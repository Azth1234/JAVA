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3F3484" w14:textId="77777777" w:rsidR="00486FF8" w:rsidRDefault="00486FF8">
      <w:pPr>
        <w:pStyle w:val="BodyText"/>
        <w:spacing w:before="3"/>
        <w:rPr>
          <w:sz w:val="26"/>
        </w:rPr>
      </w:pPr>
      <w:bookmarkStart w:id="0" w:name="_Hlk190252759"/>
    </w:p>
    <w:p w14:paraId="17CE9528" w14:textId="77777777" w:rsidR="00486FF8" w:rsidRDefault="00000000">
      <w:pPr>
        <w:pStyle w:val="Title"/>
        <w:spacing w:before="85"/>
      </w:pPr>
      <w:r>
        <w:t>23CSE101</w:t>
      </w:r>
    </w:p>
    <w:p w14:paraId="179A43D9" w14:textId="77777777" w:rsidR="00486FF8" w:rsidRDefault="00486FF8">
      <w:pPr>
        <w:pStyle w:val="BodyText"/>
        <w:spacing w:before="9"/>
        <w:rPr>
          <w:b/>
          <w:sz w:val="36"/>
        </w:rPr>
      </w:pPr>
    </w:p>
    <w:p w14:paraId="1A2CBF6E" w14:textId="47971B0F" w:rsidR="00BD08B9" w:rsidRDefault="00BD08B9" w:rsidP="00BD08B9">
      <w:pPr>
        <w:pStyle w:val="Title"/>
        <w:spacing w:line="703" w:lineRule="auto"/>
        <w:ind w:left="0"/>
        <w:jc w:val="left"/>
      </w:pPr>
      <w:r>
        <w:t xml:space="preserve"> </w:t>
      </w:r>
      <w:r>
        <w:tab/>
      </w:r>
      <w:r>
        <w:tab/>
        <w:t>OBJECT ORIENTED PROBLEM SOLVING</w:t>
      </w:r>
    </w:p>
    <w:p w14:paraId="1429AA49" w14:textId="1D1A6F4E" w:rsidR="00486FF8" w:rsidRDefault="00000000">
      <w:pPr>
        <w:pStyle w:val="Title"/>
        <w:spacing w:line="703" w:lineRule="auto"/>
        <w:ind w:left="1695"/>
      </w:pPr>
      <w:r>
        <w:t>LAB</w:t>
      </w:r>
      <w:r>
        <w:rPr>
          <w:spacing w:val="1"/>
        </w:rPr>
        <w:t xml:space="preserve"> </w:t>
      </w:r>
      <w:r>
        <w:t>MANUAL</w:t>
      </w:r>
    </w:p>
    <w:p w14:paraId="1D766CD1" w14:textId="52CBCEC4" w:rsidR="00486FF8" w:rsidRDefault="00BD08B9">
      <w:pPr>
        <w:pStyle w:val="BodyText"/>
        <w:rPr>
          <w:b/>
          <w:sz w:val="20"/>
        </w:rPr>
      </w:pPr>
      <w:r>
        <w:rPr>
          <w:noProof/>
        </w:rPr>
        <w:drawing>
          <wp:anchor distT="0" distB="0" distL="0" distR="0" simplePos="0" relativeHeight="251631616" behindDoc="0" locked="0" layoutInCell="1" allowOverlap="1" wp14:anchorId="7C50D75A" wp14:editId="1A3A4098">
            <wp:simplePos x="0" y="0"/>
            <wp:positionH relativeFrom="page">
              <wp:posOffset>2094765</wp:posOffset>
            </wp:positionH>
            <wp:positionV relativeFrom="paragraph">
              <wp:posOffset>202298</wp:posOffset>
            </wp:positionV>
            <wp:extent cx="3611653" cy="804862"/>
            <wp:effectExtent l="0" t="0" r="0" b="0"/>
            <wp:wrapTopAndBottom/>
            <wp:docPr id="1" name="image1.jpeg" descr="PDF File viewer | Microsoft Teams Clas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11653" cy="804862"/>
                    </a:xfrm>
                    <a:prstGeom prst="rect">
                      <a:avLst/>
                    </a:prstGeom>
                  </pic:spPr>
                </pic:pic>
              </a:graphicData>
            </a:graphic>
          </wp:anchor>
        </w:drawing>
      </w:r>
    </w:p>
    <w:p w14:paraId="63394D8A" w14:textId="643F6F48" w:rsidR="00486FF8" w:rsidRDefault="00486FF8">
      <w:pPr>
        <w:pStyle w:val="BodyText"/>
        <w:rPr>
          <w:b/>
          <w:sz w:val="20"/>
        </w:rPr>
      </w:pPr>
    </w:p>
    <w:p w14:paraId="28608924" w14:textId="263AF19A" w:rsidR="00486FF8" w:rsidRDefault="00486FF8" w:rsidP="00BD08B9">
      <w:pPr>
        <w:pStyle w:val="BodyText"/>
      </w:pPr>
    </w:p>
    <w:p w14:paraId="1A79F409" w14:textId="2C805864" w:rsidR="00486FF8" w:rsidRDefault="00486FF8">
      <w:pPr>
        <w:pStyle w:val="BodyText"/>
        <w:spacing w:before="8"/>
        <w:rPr>
          <w:b/>
          <w:sz w:val="16"/>
        </w:rPr>
      </w:pPr>
    </w:p>
    <w:p w14:paraId="658B6E90" w14:textId="77777777" w:rsidR="00486FF8" w:rsidRDefault="00486FF8">
      <w:pPr>
        <w:pStyle w:val="BodyText"/>
        <w:rPr>
          <w:b/>
          <w:sz w:val="40"/>
        </w:rPr>
      </w:pPr>
    </w:p>
    <w:p w14:paraId="311D7C34" w14:textId="77777777" w:rsidR="00486FF8" w:rsidRDefault="00486FF8">
      <w:pPr>
        <w:pStyle w:val="BodyText"/>
        <w:rPr>
          <w:b/>
          <w:sz w:val="40"/>
        </w:rPr>
      </w:pPr>
    </w:p>
    <w:p w14:paraId="5332B453" w14:textId="77777777" w:rsidR="00486FF8" w:rsidRDefault="00000000">
      <w:pPr>
        <w:spacing w:before="235" w:line="376" w:lineRule="auto"/>
        <w:ind w:left="1694" w:right="1691"/>
        <w:jc w:val="center"/>
        <w:rPr>
          <w:b/>
          <w:sz w:val="28"/>
        </w:rPr>
      </w:pPr>
      <w:r>
        <w:rPr>
          <w:b/>
          <w:sz w:val="28"/>
        </w:rPr>
        <w:t>Department</w:t>
      </w:r>
      <w:r>
        <w:rPr>
          <w:b/>
          <w:spacing w:val="-11"/>
          <w:sz w:val="28"/>
        </w:rPr>
        <w:t xml:space="preserve"> </w:t>
      </w:r>
      <w:r>
        <w:rPr>
          <w:b/>
          <w:sz w:val="28"/>
        </w:rPr>
        <w:t>of</w:t>
      </w:r>
      <w:r>
        <w:rPr>
          <w:b/>
          <w:spacing w:val="-7"/>
          <w:sz w:val="28"/>
        </w:rPr>
        <w:t xml:space="preserve"> </w:t>
      </w:r>
      <w:r>
        <w:rPr>
          <w:b/>
          <w:sz w:val="28"/>
        </w:rPr>
        <w:t>computer</w:t>
      </w:r>
      <w:r>
        <w:rPr>
          <w:b/>
          <w:spacing w:val="-12"/>
          <w:sz w:val="28"/>
        </w:rPr>
        <w:t xml:space="preserve"> </w:t>
      </w:r>
      <w:r>
        <w:rPr>
          <w:b/>
          <w:sz w:val="28"/>
        </w:rPr>
        <w:t>and</w:t>
      </w:r>
      <w:r>
        <w:rPr>
          <w:b/>
          <w:spacing w:val="-11"/>
          <w:sz w:val="28"/>
        </w:rPr>
        <w:t xml:space="preserve"> </w:t>
      </w:r>
      <w:r>
        <w:rPr>
          <w:b/>
          <w:sz w:val="28"/>
        </w:rPr>
        <w:t>communication</w:t>
      </w:r>
      <w:r>
        <w:rPr>
          <w:b/>
          <w:spacing w:val="-15"/>
          <w:sz w:val="28"/>
        </w:rPr>
        <w:t xml:space="preserve"> </w:t>
      </w:r>
      <w:r>
        <w:rPr>
          <w:b/>
          <w:sz w:val="28"/>
        </w:rPr>
        <w:t>Engineering</w:t>
      </w:r>
      <w:r>
        <w:rPr>
          <w:b/>
          <w:spacing w:val="-67"/>
          <w:sz w:val="28"/>
        </w:rPr>
        <w:t xml:space="preserve"> </w:t>
      </w:r>
      <w:r>
        <w:rPr>
          <w:b/>
          <w:sz w:val="28"/>
        </w:rPr>
        <w:t>Amrita School</w:t>
      </w:r>
      <w:r>
        <w:rPr>
          <w:b/>
          <w:spacing w:val="6"/>
          <w:sz w:val="28"/>
        </w:rPr>
        <w:t xml:space="preserve"> </w:t>
      </w:r>
      <w:r>
        <w:rPr>
          <w:b/>
          <w:sz w:val="28"/>
        </w:rPr>
        <w:t>of</w:t>
      </w:r>
      <w:r>
        <w:rPr>
          <w:b/>
          <w:spacing w:val="4"/>
          <w:sz w:val="28"/>
        </w:rPr>
        <w:t xml:space="preserve"> </w:t>
      </w:r>
      <w:r>
        <w:rPr>
          <w:b/>
          <w:sz w:val="28"/>
        </w:rPr>
        <w:t>Engineering</w:t>
      </w:r>
    </w:p>
    <w:p w14:paraId="5B3CC165" w14:textId="77777777" w:rsidR="00486FF8" w:rsidRDefault="00000000">
      <w:pPr>
        <w:spacing w:before="3"/>
        <w:ind w:left="1692" w:right="1691"/>
        <w:jc w:val="center"/>
        <w:rPr>
          <w:b/>
          <w:sz w:val="28"/>
        </w:rPr>
      </w:pPr>
      <w:r>
        <w:rPr>
          <w:b/>
          <w:spacing w:val="-1"/>
          <w:sz w:val="28"/>
        </w:rPr>
        <w:t>Amrita</w:t>
      </w:r>
      <w:r>
        <w:rPr>
          <w:b/>
          <w:spacing w:val="-14"/>
          <w:sz w:val="28"/>
        </w:rPr>
        <w:t xml:space="preserve"> </w:t>
      </w:r>
      <w:r>
        <w:rPr>
          <w:b/>
          <w:spacing w:val="-1"/>
          <w:sz w:val="28"/>
        </w:rPr>
        <w:t>Vishwa</w:t>
      </w:r>
      <w:r>
        <w:rPr>
          <w:b/>
          <w:spacing w:val="-10"/>
          <w:sz w:val="28"/>
        </w:rPr>
        <w:t xml:space="preserve"> </w:t>
      </w:r>
      <w:r>
        <w:rPr>
          <w:b/>
          <w:spacing w:val="-1"/>
          <w:sz w:val="28"/>
        </w:rPr>
        <w:t>Vidyapeetham,</w:t>
      </w:r>
      <w:r>
        <w:rPr>
          <w:b/>
          <w:spacing w:val="-15"/>
          <w:sz w:val="28"/>
        </w:rPr>
        <w:t xml:space="preserve"> </w:t>
      </w:r>
      <w:r>
        <w:rPr>
          <w:b/>
          <w:spacing w:val="-1"/>
          <w:sz w:val="28"/>
        </w:rPr>
        <w:t>Amaravati</w:t>
      </w:r>
      <w:r>
        <w:rPr>
          <w:b/>
          <w:spacing w:val="-7"/>
          <w:sz w:val="28"/>
        </w:rPr>
        <w:t xml:space="preserve"> </w:t>
      </w:r>
      <w:r>
        <w:rPr>
          <w:b/>
          <w:spacing w:val="-1"/>
          <w:sz w:val="28"/>
        </w:rPr>
        <w:t>Campus</w:t>
      </w:r>
    </w:p>
    <w:p w14:paraId="44D43973" w14:textId="77777777" w:rsidR="00486FF8" w:rsidRDefault="00486FF8">
      <w:pPr>
        <w:pStyle w:val="BodyText"/>
        <w:rPr>
          <w:b/>
          <w:sz w:val="30"/>
        </w:rPr>
      </w:pPr>
    </w:p>
    <w:p w14:paraId="1CACD0FD" w14:textId="77777777" w:rsidR="00486FF8" w:rsidRDefault="00486FF8">
      <w:pPr>
        <w:pStyle w:val="BodyText"/>
        <w:rPr>
          <w:b/>
          <w:sz w:val="30"/>
        </w:rPr>
      </w:pPr>
    </w:p>
    <w:p w14:paraId="2CDA3614" w14:textId="77777777" w:rsidR="00486FF8" w:rsidRDefault="00486FF8">
      <w:pPr>
        <w:pStyle w:val="BodyText"/>
        <w:rPr>
          <w:b/>
          <w:sz w:val="30"/>
        </w:rPr>
      </w:pPr>
    </w:p>
    <w:p w14:paraId="2D77C854" w14:textId="751F084D" w:rsidR="00486FF8" w:rsidRDefault="00486FF8" w:rsidP="0042702A">
      <w:pPr>
        <w:pStyle w:val="BodyText"/>
        <w:tabs>
          <w:tab w:val="left" w:pos="6750"/>
        </w:tabs>
        <w:rPr>
          <w:b/>
          <w:sz w:val="30"/>
        </w:rPr>
      </w:pPr>
    </w:p>
    <w:p w14:paraId="6A577AC2" w14:textId="77777777" w:rsidR="00BD08B9" w:rsidRDefault="00BD08B9" w:rsidP="0042702A">
      <w:pPr>
        <w:pStyle w:val="BodyText"/>
        <w:tabs>
          <w:tab w:val="left" w:pos="6750"/>
        </w:tabs>
        <w:rPr>
          <w:b/>
          <w:sz w:val="30"/>
        </w:rPr>
      </w:pPr>
    </w:p>
    <w:p w14:paraId="674CFECD" w14:textId="659B5334" w:rsidR="00486FF8" w:rsidRDefault="0042702A">
      <w:pPr>
        <w:pStyle w:val="Heading1"/>
        <w:spacing w:before="258"/>
        <w:ind w:left="6698" w:firstLine="0"/>
      </w:pPr>
      <w:bookmarkStart w:id="1" w:name="Name:"/>
      <w:bookmarkEnd w:id="1"/>
      <w:r>
        <w:t xml:space="preserve"> </w:t>
      </w:r>
      <w:r w:rsidRPr="00BD08B9">
        <w:t>Name</w:t>
      </w:r>
      <w:r>
        <w:t>: Astha Kiran</w:t>
      </w:r>
    </w:p>
    <w:p w14:paraId="6DF597B6" w14:textId="1E5DE38C" w:rsidR="00486FF8" w:rsidRDefault="0042702A" w:rsidP="0042702A">
      <w:pPr>
        <w:tabs>
          <w:tab w:val="left" w:pos="6741"/>
        </w:tabs>
        <w:spacing w:before="185"/>
        <w:ind w:left="120"/>
        <w:rPr>
          <w:b/>
          <w:sz w:val="24"/>
        </w:rPr>
      </w:pPr>
      <w:r>
        <w:rPr>
          <w:b/>
          <w:sz w:val="24"/>
        </w:rPr>
        <w:t>Verified</w:t>
      </w:r>
      <w:r>
        <w:rPr>
          <w:b/>
          <w:spacing w:val="-8"/>
          <w:sz w:val="24"/>
        </w:rPr>
        <w:t xml:space="preserve"> </w:t>
      </w:r>
      <w:r>
        <w:rPr>
          <w:b/>
          <w:sz w:val="24"/>
        </w:rPr>
        <w:t>By:</w:t>
      </w:r>
      <w:r>
        <w:rPr>
          <w:b/>
          <w:sz w:val="24"/>
        </w:rPr>
        <w:tab/>
      </w:r>
      <w:r>
        <w:rPr>
          <w:b/>
          <w:spacing w:val="-1"/>
          <w:sz w:val="24"/>
        </w:rPr>
        <w:t>Roll</w:t>
      </w:r>
      <w:r>
        <w:rPr>
          <w:b/>
          <w:spacing w:val="-16"/>
          <w:sz w:val="24"/>
        </w:rPr>
        <w:t xml:space="preserve"> </w:t>
      </w:r>
      <w:r>
        <w:rPr>
          <w:b/>
          <w:spacing w:val="-1"/>
          <w:sz w:val="24"/>
        </w:rPr>
        <w:t xml:space="preserve">No: </w:t>
      </w:r>
      <w:r>
        <w:rPr>
          <w:b/>
          <w:sz w:val="24"/>
        </w:rPr>
        <w:t>AV.SC.U4CSE24010</w:t>
      </w:r>
    </w:p>
    <w:p w14:paraId="3E766643" w14:textId="12EF2962" w:rsidR="0042702A" w:rsidRDefault="0042702A" w:rsidP="0042702A">
      <w:pPr>
        <w:tabs>
          <w:tab w:val="left" w:pos="6741"/>
        </w:tabs>
        <w:spacing w:before="185"/>
        <w:ind w:left="120"/>
        <w:rPr>
          <w:b/>
          <w:sz w:val="24"/>
        </w:rPr>
      </w:pPr>
      <w:r>
        <w:rPr>
          <w:b/>
          <w:sz w:val="24"/>
        </w:rPr>
        <w:t>Date of submission:</w:t>
      </w:r>
      <w:r>
        <w:rPr>
          <w:b/>
          <w:sz w:val="24"/>
        </w:rPr>
        <w:tab/>
        <w:t>Sem: 1</w:t>
      </w:r>
      <w:r w:rsidRPr="0042702A">
        <w:rPr>
          <w:b/>
          <w:sz w:val="24"/>
          <w:vertAlign w:val="superscript"/>
        </w:rPr>
        <w:t>st</w:t>
      </w:r>
      <w:r>
        <w:rPr>
          <w:b/>
          <w:sz w:val="24"/>
        </w:rPr>
        <w:t xml:space="preserve"> Year</w:t>
      </w:r>
    </w:p>
    <w:p w14:paraId="28DA2C6D" w14:textId="723207B8" w:rsidR="0042702A" w:rsidRDefault="0042702A" w:rsidP="0042702A">
      <w:pPr>
        <w:tabs>
          <w:tab w:val="left" w:pos="6741"/>
        </w:tabs>
        <w:spacing w:before="185"/>
        <w:ind w:left="120"/>
        <w:rPr>
          <w:b/>
          <w:sz w:val="24"/>
        </w:rPr>
      </w:pPr>
      <w:r>
        <w:rPr>
          <w:b/>
          <w:sz w:val="24"/>
        </w:rPr>
        <w:tab/>
        <w:t>Class: CSE/A</w:t>
      </w:r>
    </w:p>
    <w:p w14:paraId="6B71CE9B" w14:textId="5343A017" w:rsidR="0042702A" w:rsidRPr="0042702A" w:rsidRDefault="0042702A" w:rsidP="0042702A">
      <w:pPr>
        <w:tabs>
          <w:tab w:val="left" w:pos="6741"/>
        </w:tabs>
        <w:spacing w:before="185"/>
        <w:ind w:left="120"/>
        <w:rPr>
          <w:b/>
          <w:sz w:val="24"/>
        </w:rPr>
        <w:sectPr w:rsidR="0042702A" w:rsidRPr="0042702A">
          <w:headerReference w:type="default" r:id="rId9"/>
          <w:type w:val="continuous"/>
          <w:pgSz w:w="12240" w:h="15840"/>
          <w:pgMar w:top="1320" w:right="960" w:bottom="280" w:left="960" w:header="776"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b/>
          <w:sz w:val="24"/>
        </w:rPr>
        <w:tab/>
      </w:r>
      <w:bookmarkEnd w:id="0"/>
    </w:p>
    <w:p w14:paraId="080FF83D" w14:textId="77777777" w:rsidR="00486FF8" w:rsidRPr="000D5050" w:rsidRDefault="00486FF8" w:rsidP="00245369">
      <w:pPr>
        <w:pStyle w:val="BodyText"/>
        <w:spacing w:before="7"/>
        <w:jc w:val="center"/>
        <w:rPr>
          <w:b/>
          <w:sz w:val="28"/>
          <w:szCs w:val="28"/>
        </w:rPr>
      </w:pPr>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486FF8" w:rsidRPr="00797D2E" w14:paraId="7D0125E6" w14:textId="77777777" w:rsidTr="002D35D4">
        <w:trPr>
          <w:trHeight w:val="359"/>
        </w:trPr>
        <w:tc>
          <w:tcPr>
            <w:tcW w:w="1138" w:type="dxa"/>
          </w:tcPr>
          <w:p w14:paraId="67B2ED3C" w14:textId="77777777" w:rsidR="00486FF8" w:rsidRPr="00797D2E" w:rsidRDefault="00000000">
            <w:pPr>
              <w:pStyle w:val="TableParagraph"/>
              <w:spacing w:before="1"/>
              <w:ind w:left="59" w:right="65"/>
              <w:jc w:val="center"/>
              <w:rPr>
                <w:sz w:val="24"/>
                <w:szCs w:val="24"/>
              </w:rPr>
            </w:pPr>
            <w:r w:rsidRPr="00797D2E">
              <w:rPr>
                <w:sz w:val="24"/>
                <w:szCs w:val="24"/>
              </w:rPr>
              <w:t>SNo</w:t>
            </w:r>
          </w:p>
        </w:tc>
        <w:tc>
          <w:tcPr>
            <w:tcW w:w="4820" w:type="dxa"/>
          </w:tcPr>
          <w:p w14:paraId="56441606" w14:textId="77777777" w:rsidR="00486FF8" w:rsidRPr="00797D2E" w:rsidRDefault="00000000">
            <w:pPr>
              <w:pStyle w:val="TableParagraph"/>
              <w:spacing w:line="272" w:lineRule="exact"/>
              <w:ind w:left="22" w:right="47"/>
              <w:jc w:val="center"/>
              <w:rPr>
                <w:sz w:val="24"/>
                <w:szCs w:val="24"/>
              </w:rPr>
            </w:pPr>
            <w:r w:rsidRPr="00797D2E">
              <w:rPr>
                <w:sz w:val="24"/>
                <w:szCs w:val="24"/>
              </w:rPr>
              <w:t>Title</w:t>
            </w:r>
          </w:p>
        </w:tc>
        <w:tc>
          <w:tcPr>
            <w:tcW w:w="1291" w:type="dxa"/>
          </w:tcPr>
          <w:p w14:paraId="0D0DCE5B" w14:textId="77777777" w:rsidR="00486FF8" w:rsidRPr="00797D2E" w:rsidRDefault="00000000">
            <w:pPr>
              <w:pStyle w:val="TableParagraph"/>
              <w:spacing w:line="272" w:lineRule="exact"/>
              <w:ind w:left="154" w:right="163"/>
              <w:jc w:val="center"/>
              <w:rPr>
                <w:sz w:val="24"/>
                <w:szCs w:val="24"/>
              </w:rPr>
            </w:pPr>
            <w:r w:rsidRPr="00797D2E">
              <w:rPr>
                <w:sz w:val="24"/>
                <w:szCs w:val="24"/>
              </w:rPr>
              <w:t>Date</w:t>
            </w:r>
          </w:p>
        </w:tc>
        <w:tc>
          <w:tcPr>
            <w:tcW w:w="1134" w:type="dxa"/>
          </w:tcPr>
          <w:p w14:paraId="65B23B4B" w14:textId="77777777" w:rsidR="00486FF8" w:rsidRPr="00797D2E" w:rsidRDefault="00000000">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01999BF8" w14:textId="77777777" w:rsidR="00486FF8" w:rsidRPr="00797D2E" w:rsidRDefault="00000000">
            <w:pPr>
              <w:pStyle w:val="TableParagraph"/>
              <w:spacing w:line="272" w:lineRule="exact"/>
              <w:ind w:left="336"/>
              <w:rPr>
                <w:sz w:val="24"/>
                <w:szCs w:val="24"/>
              </w:rPr>
            </w:pPr>
            <w:r w:rsidRPr="00797D2E">
              <w:rPr>
                <w:sz w:val="24"/>
                <w:szCs w:val="24"/>
              </w:rPr>
              <w:t>Signature</w:t>
            </w:r>
          </w:p>
        </w:tc>
      </w:tr>
      <w:tr w:rsidR="00486FF8" w:rsidRPr="00797D2E" w14:paraId="0E2C9AF4" w14:textId="77777777" w:rsidTr="002D35D4">
        <w:trPr>
          <w:trHeight w:val="546"/>
        </w:trPr>
        <w:tc>
          <w:tcPr>
            <w:tcW w:w="1138" w:type="dxa"/>
          </w:tcPr>
          <w:p w14:paraId="3017DA39" w14:textId="4AD5E0EE" w:rsidR="00486FF8" w:rsidRPr="00797D2E" w:rsidRDefault="000363C2">
            <w:pPr>
              <w:pStyle w:val="TableParagraph"/>
              <w:spacing w:line="272" w:lineRule="exact"/>
              <w:ind w:left="55" w:right="83"/>
              <w:jc w:val="center"/>
              <w:rPr>
                <w:sz w:val="24"/>
                <w:szCs w:val="24"/>
              </w:rPr>
            </w:pPr>
            <w:r w:rsidRPr="00797D2E">
              <w:rPr>
                <w:sz w:val="24"/>
                <w:szCs w:val="24"/>
              </w:rPr>
              <w:t>WEEK</w:t>
            </w:r>
            <w:r w:rsidRPr="00797D2E">
              <w:rPr>
                <w:spacing w:val="-3"/>
                <w:sz w:val="24"/>
                <w:szCs w:val="24"/>
              </w:rPr>
              <w:t xml:space="preserve"> </w:t>
            </w:r>
            <w:r w:rsidRPr="00797D2E">
              <w:rPr>
                <w:sz w:val="24"/>
                <w:szCs w:val="24"/>
              </w:rPr>
              <w:t>1</w:t>
            </w:r>
          </w:p>
        </w:tc>
        <w:tc>
          <w:tcPr>
            <w:tcW w:w="4820" w:type="dxa"/>
          </w:tcPr>
          <w:p w14:paraId="1E1B90DB" w14:textId="25CF42CC" w:rsidR="00486FF8" w:rsidRPr="00797D2E" w:rsidRDefault="00486FF8">
            <w:pPr>
              <w:pStyle w:val="TableParagraph"/>
              <w:spacing w:line="272" w:lineRule="exact"/>
              <w:ind w:left="607"/>
              <w:rPr>
                <w:sz w:val="24"/>
                <w:szCs w:val="24"/>
              </w:rPr>
            </w:pPr>
          </w:p>
        </w:tc>
        <w:tc>
          <w:tcPr>
            <w:tcW w:w="1291" w:type="dxa"/>
          </w:tcPr>
          <w:p w14:paraId="2290D45D" w14:textId="241CD42E" w:rsidR="00486FF8" w:rsidRPr="00797D2E" w:rsidRDefault="00486FF8">
            <w:pPr>
              <w:pStyle w:val="TableParagraph"/>
              <w:spacing w:line="272" w:lineRule="exact"/>
              <w:ind w:left="154" w:right="168"/>
              <w:jc w:val="center"/>
              <w:rPr>
                <w:sz w:val="24"/>
                <w:szCs w:val="24"/>
              </w:rPr>
            </w:pPr>
          </w:p>
        </w:tc>
        <w:tc>
          <w:tcPr>
            <w:tcW w:w="1134" w:type="dxa"/>
          </w:tcPr>
          <w:p w14:paraId="292FAD1B" w14:textId="77777777" w:rsidR="00486FF8" w:rsidRPr="00797D2E" w:rsidRDefault="00486FF8">
            <w:pPr>
              <w:pStyle w:val="TableParagraph"/>
              <w:rPr>
                <w:sz w:val="24"/>
                <w:szCs w:val="24"/>
              </w:rPr>
            </w:pPr>
          </w:p>
        </w:tc>
        <w:tc>
          <w:tcPr>
            <w:tcW w:w="1560" w:type="dxa"/>
          </w:tcPr>
          <w:p w14:paraId="2510BCED" w14:textId="77777777" w:rsidR="00486FF8" w:rsidRPr="00797D2E" w:rsidRDefault="00486FF8">
            <w:pPr>
              <w:pStyle w:val="TableParagraph"/>
              <w:rPr>
                <w:sz w:val="24"/>
                <w:szCs w:val="24"/>
              </w:rPr>
            </w:pPr>
          </w:p>
        </w:tc>
      </w:tr>
      <w:tr w:rsidR="00486FF8" w:rsidRPr="00797D2E" w14:paraId="39BC81CB" w14:textId="77777777" w:rsidTr="002D35D4">
        <w:trPr>
          <w:trHeight w:val="519"/>
        </w:trPr>
        <w:tc>
          <w:tcPr>
            <w:tcW w:w="1138" w:type="dxa"/>
          </w:tcPr>
          <w:p w14:paraId="604147B9" w14:textId="4F9329AA" w:rsidR="00486FF8" w:rsidRPr="00797D2E" w:rsidRDefault="00797D2E">
            <w:pPr>
              <w:pStyle w:val="TableParagraph"/>
              <w:spacing w:before="7"/>
              <w:ind w:left="33"/>
              <w:jc w:val="center"/>
              <w:rPr>
                <w:sz w:val="24"/>
                <w:szCs w:val="24"/>
              </w:rPr>
            </w:pPr>
            <w:r>
              <w:rPr>
                <w:sz w:val="24"/>
                <w:szCs w:val="24"/>
              </w:rPr>
              <w:t>1</w:t>
            </w:r>
          </w:p>
        </w:tc>
        <w:tc>
          <w:tcPr>
            <w:tcW w:w="4820" w:type="dxa"/>
          </w:tcPr>
          <w:p w14:paraId="4369702E" w14:textId="369AA956" w:rsidR="00486FF8" w:rsidRPr="00797D2E" w:rsidRDefault="000363C2" w:rsidP="00D439B3">
            <w:pPr>
              <w:pStyle w:val="TableParagraph"/>
              <w:spacing w:line="249" w:lineRule="exact"/>
              <w:rPr>
                <w:sz w:val="24"/>
                <w:szCs w:val="24"/>
              </w:rPr>
            </w:pPr>
            <w:r w:rsidRPr="00797D2E">
              <w:rPr>
                <w:sz w:val="24"/>
                <w:szCs w:val="24"/>
              </w:rPr>
              <w:t xml:space="preserve">How to download and install JAVA </w:t>
            </w:r>
          </w:p>
        </w:tc>
        <w:tc>
          <w:tcPr>
            <w:tcW w:w="1291" w:type="dxa"/>
          </w:tcPr>
          <w:p w14:paraId="3F0164BC" w14:textId="12DDA5DE" w:rsidR="00486FF8" w:rsidRPr="00797D2E" w:rsidRDefault="00245369">
            <w:pPr>
              <w:pStyle w:val="TableParagraph"/>
              <w:rPr>
                <w:sz w:val="24"/>
                <w:szCs w:val="24"/>
              </w:rPr>
            </w:pPr>
            <w:r w:rsidRPr="00797D2E">
              <w:rPr>
                <w:sz w:val="24"/>
                <w:szCs w:val="24"/>
              </w:rPr>
              <w:t xml:space="preserve">   </w:t>
            </w:r>
          </w:p>
        </w:tc>
        <w:tc>
          <w:tcPr>
            <w:tcW w:w="1134" w:type="dxa"/>
          </w:tcPr>
          <w:p w14:paraId="338259D6" w14:textId="0ACA1270" w:rsidR="00486FF8" w:rsidRPr="00797D2E" w:rsidRDefault="00486FF8">
            <w:pPr>
              <w:pStyle w:val="TableParagraph"/>
              <w:spacing w:before="7"/>
              <w:ind w:left="39"/>
              <w:jc w:val="center"/>
              <w:rPr>
                <w:sz w:val="24"/>
                <w:szCs w:val="24"/>
              </w:rPr>
            </w:pPr>
          </w:p>
        </w:tc>
        <w:tc>
          <w:tcPr>
            <w:tcW w:w="1560" w:type="dxa"/>
          </w:tcPr>
          <w:p w14:paraId="2ABD42E8" w14:textId="77777777" w:rsidR="00486FF8" w:rsidRPr="00797D2E" w:rsidRDefault="00486FF8">
            <w:pPr>
              <w:pStyle w:val="TableParagraph"/>
              <w:rPr>
                <w:sz w:val="24"/>
                <w:szCs w:val="24"/>
              </w:rPr>
            </w:pPr>
          </w:p>
        </w:tc>
      </w:tr>
      <w:tr w:rsidR="00486FF8" w:rsidRPr="00797D2E" w14:paraId="00CA6540" w14:textId="77777777" w:rsidTr="002D35D4">
        <w:trPr>
          <w:trHeight w:val="560"/>
        </w:trPr>
        <w:tc>
          <w:tcPr>
            <w:tcW w:w="1138" w:type="dxa"/>
          </w:tcPr>
          <w:p w14:paraId="0FCC157A" w14:textId="5BB24290" w:rsidR="00486FF8" w:rsidRPr="00797D2E" w:rsidRDefault="00797D2E">
            <w:pPr>
              <w:pStyle w:val="TableParagraph"/>
              <w:spacing w:before="6"/>
              <w:ind w:left="34"/>
              <w:jc w:val="center"/>
              <w:rPr>
                <w:sz w:val="24"/>
                <w:szCs w:val="24"/>
              </w:rPr>
            </w:pPr>
            <w:r>
              <w:rPr>
                <w:sz w:val="24"/>
                <w:szCs w:val="24"/>
              </w:rPr>
              <w:t>2</w:t>
            </w:r>
          </w:p>
        </w:tc>
        <w:tc>
          <w:tcPr>
            <w:tcW w:w="4820" w:type="dxa"/>
          </w:tcPr>
          <w:p w14:paraId="23609CCC" w14:textId="7BEE138A" w:rsidR="00486FF8" w:rsidRPr="00797D2E" w:rsidRDefault="000363C2">
            <w:pPr>
              <w:pStyle w:val="TableParagraph"/>
              <w:spacing w:line="274" w:lineRule="exact"/>
              <w:ind w:left="16" w:right="239"/>
              <w:rPr>
                <w:sz w:val="24"/>
                <w:szCs w:val="24"/>
              </w:rPr>
            </w:pPr>
            <w:r w:rsidRPr="00797D2E">
              <w:rPr>
                <w:sz w:val="24"/>
                <w:szCs w:val="24"/>
              </w:rPr>
              <w:t>Write a java program to print the message ‘Welcome to Java Programing’</w:t>
            </w:r>
          </w:p>
        </w:tc>
        <w:tc>
          <w:tcPr>
            <w:tcW w:w="1291" w:type="dxa"/>
          </w:tcPr>
          <w:p w14:paraId="4C6C0FC8" w14:textId="5C30EF44" w:rsidR="00486FF8" w:rsidRPr="00797D2E" w:rsidRDefault="00486FF8" w:rsidP="00245369">
            <w:pPr>
              <w:pStyle w:val="TableParagraph"/>
              <w:jc w:val="center"/>
              <w:rPr>
                <w:sz w:val="24"/>
                <w:szCs w:val="24"/>
              </w:rPr>
            </w:pPr>
          </w:p>
        </w:tc>
        <w:tc>
          <w:tcPr>
            <w:tcW w:w="1134" w:type="dxa"/>
          </w:tcPr>
          <w:p w14:paraId="68A6450B" w14:textId="0532020C" w:rsidR="00486FF8" w:rsidRPr="00797D2E" w:rsidRDefault="00486FF8">
            <w:pPr>
              <w:pStyle w:val="TableParagraph"/>
              <w:spacing w:before="6"/>
              <w:ind w:left="39"/>
              <w:jc w:val="center"/>
              <w:rPr>
                <w:sz w:val="24"/>
                <w:szCs w:val="24"/>
              </w:rPr>
            </w:pPr>
          </w:p>
        </w:tc>
        <w:tc>
          <w:tcPr>
            <w:tcW w:w="1560" w:type="dxa"/>
          </w:tcPr>
          <w:p w14:paraId="4DB3AB96" w14:textId="77777777" w:rsidR="00486FF8" w:rsidRPr="00797D2E" w:rsidRDefault="00486FF8">
            <w:pPr>
              <w:pStyle w:val="TableParagraph"/>
              <w:rPr>
                <w:sz w:val="24"/>
                <w:szCs w:val="24"/>
              </w:rPr>
            </w:pPr>
          </w:p>
        </w:tc>
      </w:tr>
      <w:tr w:rsidR="00486FF8" w:rsidRPr="00797D2E" w14:paraId="006DCDF1" w14:textId="77777777" w:rsidTr="002D35D4">
        <w:trPr>
          <w:trHeight w:val="548"/>
        </w:trPr>
        <w:tc>
          <w:tcPr>
            <w:tcW w:w="1138" w:type="dxa"/>
          </w:tcPr>
          <w:p w14:paraId="6F9AEDDD" w14:textId="60B0660D" w:rsidR="00486FF8" w:rsidRPr="00797D2E" w:rsidRDefault="00797D2E">
            <w:pPr>
              <w:pStyle w:val="TableParagraph"/>
              <w:spacing w:before="6"/>
              <w:ind w:left="40"/>
              <w:jc w:val="center"/>
              <w:rPr>
                <w:sz w:val="24"/>
                <w:szCs w:val="24"/>
              </w:rPr>
            </w:pPr>
            <w:r>
              <w:rPr>
                <w:sz w:val="24"/>
                <w:szCs w:val="24"/>
              </w:rPr>
              <w:t>3</w:t>
            </w:r>
          </w:p>
        </w:tc>
        <w:tc>
          <w:tcPr>
            <w:tcW w:w="4820" w:type="dxa"/>
          </w:tcPr>
          <w:p w14:paraId="25A4182C" w14:textId="4532DAC9" w:rsidR="00486FF8" w:rsidRPr="00797D2E" w:rsidRDefault="000363C2">
            <w:pPr>
              <w:pStyle w:val="TableParagraph"/>
              <w:spacing w:line="237" w:lineRule="auto"/>
              <w:ind w:left="16" w:right="764"/>
              <w:rPr>
                <w:sz w:val="24"/>
                <w:szCs w:val="24"/>
              </w:rPr>
            </w:pPr>
            <w:r w:rsidRPr="00797D2E">
              <w:rPr>
                <w:sz w:val="24"/>
                <w:szCs w:val="24"/>
              </w:rPr>
              <w:t xml:space="preserve">Write a Java Program to print </w:t>
            </w:r>
            <w:r w:rsidR="009E68DE" w:rsidRPr="00797D2E">
              <w:rPr>
                <w:sz w:val="24"/>
                <w:szCs w:val="24"/>
              </w:rPr>
              <w:t>nam</w:t>
            </w:r>
            <w:r w:rsidRPr="00797D2E">
              <w:rPr>
                <w:sz w:val="24"/>
                <w:szCs w:val="24"/>
              </w:rPr>
              <w:t>e Roll and Section of the student</w:t>
            </w:r>
          </w:p>
        </w:tc>
        <w:tc>
          <w:tcPr>
            <w:tcW w:w="1291" w:type="dxa"/>
          </w:tcPr>
          <w:p w14:paraId="234009C2" w14:textId="5C57F7B1" w:rsidR="00486FF8" w:rsidRPr="00797D2E" w:rsidRDefault="00486FF8" w:rsidP="00245369">
            <w:pPr>
              <w:pStyle w:val="TableParagraph"/>
              <w:jc w:val="center"/>
              <w:rPr>
                <w:sz w:val="24"/>
                <w:szCs w:val="24"/>
              </w:rPr>
            </w:pPr>
          </w:p>
        </w:tc>
        <w:tc>
          <w:tcPr>
            <w:tcW w:w="1134" w:type="dxa"/>
          </w:tcPr>
          <w:p w14:paraId="6AC30CAC" w14:textId="6A85320A" w:rsidR="00486FF8" w:rsidRPr="00797D2E" w:rsidRDefault="00486FF8">
            <w:pPr>
              <w:pStyle w:val="TableParagraph"/>
              <w:spacing w:before="6"/>
              <w:ind w:left="39"/>
              <w:jc w:val="center"/>
              <w:rPr>
                <w:sz w:val="24"/>
                <w:szCs w:val="24"/>
              </w:rPr>
            </w:pPr>
          </w:p>
        </w:tc>
        <w:tc>
          <w:tcPr>
            <w:tcW w:w="1560" w:type="dxa"/>
          </w:tcPr>
          <w:p w14:paraId="57CA2156" w14:textId="77777777" w:rsidR="00486FF8" w:rsidRPr="00797D2E" w:rsidRDefault="00486FF8">
            <w:pPr>
              <w:pStyle w:val="TableParagraph"/>
              <w:rPr>
                <w:sz w:val="24"/>
                <w:szCs w:val="24"/>
              </w:rPr>
            </w:pPr>
          </w:p>
        </w:tc>
      </w:tr>
      <w:tr w:rsidR="00797D2E" w:rsidRPr="00797D2E" w14:paraId="68829EEC" w14:textId="77777777" w:rsidTr="002D35D4">
        <w:trPr>
          <w:trHeight w:val="548"/>
        </w:trPr>
        <w:tc>
          <w:tcPr>
            <w:tcW w:w="1138" w:type="dxa"/>
          </w:tcPr>
          <w:p w14:paraId="0F3303D7" w14:textId="068C4DD9" w:rsidR="00797D2E" w:rsidRPr="00797D2E" w:rsidRDefault="00797D2E">
            <w:pPr>
              <w:pStyle w:val="TableParagraph"/>
              <w:spacing w:before="6"/>
              <w:ind w:left="40"/>
              <w:jc w:val="center"/>
              <w:rPr>
                <w:sz w:val="24"/>
                <w:szCs w:val="24"/>
              </w:rPr>
            </w:pPr>
            <w:r w:rsidRPr="00797D2E">
              <w:rPr>
                <w:sz w:val="24"/>
                <w:szCs w:val="24"/>
              </w:rPr>
              <w:t>W</w:t>
            </w:r>
            <w:r>
              <w:rPr>
                <w:sz w:val="24"/>
                <w:szCs w:val="24"/>
              </w:rPr>
              <w:t>EEK 2</w:t>
            </w:r>
          </w:p>
        </w:tc>
        <w:tc>
          <w:tcPr>
            <w:tcW w:w="4820" w:type="dxa"/>
          </w:tcPr>
          <w:p w14:paraId="3327062E" w14:textId="77777777" w:rsidR="00797D2E" w:rsidRPr="00797D2E" w:rsidRDefault="00797D2E">
            <w:pPr>
              <w:pStyle w:val="TableParagraph"/>
              <w:spacing w:line="237" w:lineRule="auto"/>
              <w:ind w:left="16" w:right="764"/>
              <w:rPr>
                <w:sz w:val="24"/>
                <w:szCs w:val="24"/>
              </w:rPr>
            </w:pPr>
          </w:p>
        </w:tc>
        <w:tc>
          <w:tcPr>
            <w:tcW w:w="1291" w:type="dxa"/>
          </w:tcPr>
          <w:p w14:paraId="7B24D997" w14:textId="77777777" w:rsidR="00797D2E" w:rsidRPr="00797D2E" w:rsidRDefault="00797D2E" w:rsidP="00245369">
            <w:pPr>
              <w:pStyle w:val="TableParagraph"/>
              <w:jc w:val="center"/>
              <w:rPr>
                <w:sz w:val="24"/>
                <w:szCs w:val="24"/>
              </w:rPr>
            </w:pPr>
          </w:p>
        </w:tc>
        <w:tc>
          <w:tcPr>
            <w:tcW w:w="1134" w:type="dxa"/>
          </w:tcPr>
          <w:p w14:paraId="4FBC6F9D" w14:textId="77777777" w:rsidR="00797D2E" w:rsidRPr="00797D2E" w:rsidRDefault="00797D2E">
            <w:pPr>
              <w:pStyle w:val="TableParagraph"/>
              <w:spacing w:before="6"/>
              <w:ind w:left="39"/>
              <w:jc w:val="center"/>
              <w:rPr>
                <w:sz w:val="24"/>
                <w:szCs w:val="24"/>
              </w:rPr>
            </w:pPr>
          </w:p>
        </w:tc>
        <w:tc>
          <w:tcPr>
            <w:tcW w:w="1560" w:type="dxa"/>
          </w:tcPr>
          <w:p w14:paraId="0B12BA52" w14:textId="77777777" w:rsidR="00797D2E" w:rsidRPr="00797D2E" w:rsidRDefault="00797D2E">
            <w:pPr>
              <w:pStyle w:val="TableParagraph"/>
              <w:rPr>
                <w:sz w:val="24"/>
                <w:szCs w:val="24"/>
              </w:rPr>
            </w:pPr>
          </w:p>
        </w:tc>
      </w:tr>
      <w:tr w:rsidR="00797D2E" w:rsidRPr="00797D2E" w14:paraId="5D96A2D5" w14:textId="77777777" w:rsidTr="002D35D4">
        <w:trPr>
          <w:trHeight w:val="548"/>
        </w:trPr>
        <w:tc>
          <w:tcPr>
            <w:tcW w:w="1138" w:type="dxa"/>
          </w:tcPr>
          <w:p w14:paraId="624D9C3B" w14:textId="278B8F5B" w:rsidR="00797D2E" w:rsidRPr="00797D2E" w:rsidRDefault="008E5D29">
            <w:pPr>
              <w:pStyle w:val="TableParagraph"/>
              <w:spacing w:before="6"/>
              <w:ind w:left="40"/>
              <w:jc w:val="center"/>
              <w:rPr>
                <w:sz w:val="24"/>
                <w:szCs w:val="24"/>
              </w:rPr>
            </w:pPr>
            <w:r>
              <w:rPr>
                <w:sz w:val="24"/>
                <w:szCs w:val="24"/>
              </w:rPr>
              <w:t>1</w:t>
            </w:r>
          </w:p>
        </w:tc>
        <w:tc>
          <w:tcPr>
            <w:tcW w:w="4820" w:type="dxa"/>
          </w:tcPr>
          <w:p w14:paraId="566F5BD9" w14:textId="189057AC" w:rsidR="00797D2E" w:rsidRPr="00797D2E" w:rsidRDefault="00797D2E">
            <w:pPr>
              <w:pStyle w:val="TableParagraph"/>
              <w:spacing w:line="237" w:lineRule="auto"/>
              <w:ind w:left="16" w:right="764"/>
              <w:rPr>
                <w:sz w:val="24"/>
                <w:szCs w:val="24"/>
              </w:rPr>
            </w:pPr>
            <w:r>
              <w:rPr>
                <w:sz w:val="24"/>
                <w:szCs w:val="24"/>
              </w:rPr>
              <w:t>Write a java program to calculate area of rectangle</w:t>
            </w:r>
          </w:p>
        </w:tc>
        <w:tc>
          <w:tcPr>
            <w:tcW w:w="1291" w:type="dxa"/>
          </w:tcPr>
          <w:p w14:paraId="09237A90" w14:textId="77777777" w:rsidR="00797D2E" w:rsidRPr="00797D2E" w:rsidRDefault="00797D2E" w:rsidP="00245369">
            <w:pPr>
              <w:pStyle w:val="TableParagraph"/>
              <w:jc w:val="center"/>
              <w:rPr>
                <w:sz w:val="24"/>
                <w:szCs w:val="24"/>
              </w:rPr>
            </w:pPr>
          </w:p>
        </w:tc>
        <w:tc>
          <w:tcPr>
            <w:tcW w:w="1134" w:type="dxa"/>
          </w:tcPr>
          <w:p w14:paraId="31219AEA" w14:textId="77777777" w:rsidR="00797D2E" w:rsidRPr="00797D2E" w:rsidRDefault="00797D2E">
            <w:pPr>
              <w:pStyle w:val="TableParagraph"/>
              <w:spacing w:before="6"/>
              <w:ind w:left="39"/>
              <w:jc w:val="center"/>
              <w:rPr>
                <w:sz w:val="24"/>
                <w:szCs w:val="24"/>
              </w:rPr>
            </w:pPr>
          </w:p>
        </w:tc>
        <w:tc>
          <w:tcPr>
            <w:tcW w:w="1560" w:type="dxa"/>
          </w:tcPr>
          <w:p w14:paraId="7140CA1D" w14:textId="77777777" w:rsidR="00797D2E" w:rsidRPr="00797D2E" w:rsidRDefault="00797D2E">
            <w:pPr>
              <w:pStyle w:val="TableParagraph"/>
              <w:rPr>
                <w:sz w:val="24"/>
                <w:szCs w:val="24"/>
              </w:rPr>
            </w:pPr>
          </w:p>
        </w:tc>
      </w:tr>
      <w:tr w:rsidR="00797D2E" w:rsidRPr="00797D2E" w14:paraId="39AFB998" w14:textId="77777777" w:rsidTr="002D35D4">
        <w:trPr>
          <w:trHeight w:val="548"/>
        </w:trPr>
        <w:tc>
          <w:tcPr>
            <w:tcW w:w="1138" w:type="dxa"/>
          </w:tcPr>
          <w:p w14:paraId="6345A68B" w14:textId="30074CD5" w:rsidR="00797D2E" w:rsidRPr="00797D2E" w:rsidRDefault="008E5D29">
            <w:pPr>
              <w:pStyle w:val="TableParagraph"/>
              <w:spacing w:before="6"/>
              <w:ind w:left="40"/>
              <w:jc w:val="center"/>
              <w:rPr>
                <w:sz w:val="24"/>
                <w:szCs w:val="24"/>
              </w:rPr>
            </w:pPr>
            <w:r>
              <w:rPr>
                <w:sz w:val="24"/>
                <w:szCs w:val="24"/>
              </w:rPr>
              <w:t>2</w:t>
            </w:r>
          </w:p>
        </w:tc>
        <w:tc>
          <w:tcPr>
            <w:tcW w:w="4820" w:type="dxa"/>
          </w:tcPr>
          <w:p w14:paraId="02130DA6" w14:textId="63819738" w:rsidR="00797D2E" w:rsidRPr="00797D2E" w:rsidRDefault="00797D2E">
            <w:pPr>
              <w:pStyle w:val="TableParagraph"/>
              <w:spacing w:line="237" w:lineRule="auto"/>
              <w:ind w:left="16" w:right="764"/>
              <w:rPr>
                <w:sz w:val="24"/>
                <w:szCs w:val="24"/>
              </w:rPr>
            </w:pPr>
            <w:r>
              <w:rPr>
                <w:sz w:val="24"/>
                <w:szCs w:val="24"/>
              </w:rPr>
              <w:t>Write a java program to convert celsius into fahrenhiet to celsious and vice versa</w:t>
            </w:r>
          </w:p>
        </w:tc>
        <w:tc>
          <w:tcPr>
            <w:tcW w:w="1291" w:type="dxa"/>
          </w:tcPr>
          <w:p w14:paraId="2FFF430B" w14:textId="77777777" w:rsidR="00797D2E" w:rsidRPr="00797D2E" w:rsidRDefault="00797D2E" w:rsidP="00245369">
            <w:pPr>
              <w:pStyle w:val="TableParagraph"/>
              <w:jc w:val="center"/>
              <w:rPr>
                <w:sz w:val="24"/>
                <w:szCs w:val="24"/>
              </w:rPr>
            </w:pPr>
          </w:p>
        </w:tc>
        <w:tc>
          <w:tcPr>
            <w:tcW w:w="1134" w:type="dxa"/>
          </w:tcPr>
          <w:p w14:paraId="6EBBB724" w14:textId="77777777" w:rsidR="00797D2E" w:rsidRPr="00797D2E" w:rsidRDefault="00797D2E">
            <w:pPr>
              <w:pStyle w:val="TableParagraph"/>
              <w:spacing w:before="6"/>
              <w:ind w:left="39"/>
              <w:jc w:val="center"/>
              <w:rPr>
                <w:sz w:val="24"/>
                <w:szCs w:val="24"/>
              </w:rPr>
            </w:pPr>
          </w:p>
        </w:tc>
        <w:tc>
          <w:tcPr>
            <w:tcW w:w="1560" w:type="dxa"/>
          </w:tcPr>
          <w:p w14:paraId="326DCF1F" w14:textId="77777777" w:rsidR="00797D2E" w:rsidRPr="00797D2E" w:rsidRDefault="00797D2E">
            <w:pPr>
              <w:pStyle w:val="TableParagraph"/>
              <w:rPr>
                <w:sz w:val="24"/>
                <w:szCs w:val="24"/>
              </w:rPr>
            </w:pPr>
          </w:p>
        </w:tc>
      </w:tr>
      <w:tr w:rsidR="00797D2E" w:rsidRPr="00797D2E" w14:paraId="39A8EC2E" w14:textId="77777777" w:rsidTr="002D35D4">
        <w:trPr>
          <w:trHeight w:val="548"/>
        </w:trPr>
        <w:tc>
          <w:tcPr>
            <w:tcW w:w="1138" w:type="dxa"/>
          </w:tcPr>
          <w:p w14:paraId="5B766C1F" w14:textId="231B58C1" w:rsidR="00797D2E" w:rsidRPr="00797D2E" w:rsidRDefault="008E5D29">
            <w:pPr>
              <w:pStyle w:val="TableParagraph"/>
              <w:spacing w:before="6"/>
              <w:ind w:left="40"/>
              <w:jc w:val="center"/>
              <w:rPr>
                <w:sz w:val="24"/>
                <w:szCs w:val="24"/>
              </w:rPr>
            </w:pPr>
            <w:r>
              <w:rPr>
                <w:sz w:val="24"/>
                <w:szCs w:val="24"/>
              </w:rPr>
              <w:t>3</w:t>
            </w:r>
          </w:p>
        </w:tc>
        <w:tc>
          <w:tcPr>
            <w:tcW w:w="4820" w:type="dxa"/>
          </w:tcPr>
          <w:p w14:paraId="691ED998" w14:textId="1B946DED" w:rsidR="00797D2E" w:rsidRDefault="00797D2E">
            <w:pPr>
              <w:pStyle w:val="TableParagraph"/>
              <w:spacing w:line="237" w:lineRule="auto"/>
              <w:ind w:left="16" w:right="764"/>
              <w:rPr>
                <w:sz w:val="24"/>
                <w:szCs w:val="24"/>
              </w:rPr>
            </w:pPr>
            <w:r>
              <w:rPr>
                <w:sz w:val="24"/>
                <w:szCs w:val="24"/>
              </w:rPr>
              <w:t>Write a java program to calculate the simple interest</w:t>
            </w:r>
          </w:p>
        </w:tc>
        <w:tc>
          <w:tcPr>
            <w:tcW w:w="1291" w:type="dxa"/>
          </w:tcPr>
          <w:p w14:paraId="5F8E917B" w14:textId="77777777" w:rsidR="00797D2E" w:rsidRPr="00797D2E" w:rsidRDefault="00797D2E" w:rsidP="00245369">
            <w:pPr>
              <w:pStyle w:val="TableParagraph"/>
              <w:jc w:val="center"/>
              <w:rPr>
                <w:sz w:val="24"/>
                <w:szCs w:val="24"/>
              </w:rPr>
            </w:pPr>
          </w:p>
        </w:tc>
        <w:tc>
          <w:tcPr>
            <w:tcW w:w="1134" w:type="dxa"/>
          </w:tcPr>
          <w:p w14:paraId="7B6FFFC9" w14:textId="77777777" w:rsidR="00797D2E" w:rsidRPr="00797D2E" w:rsidRDefault="00797D2E">
            <w:pPr>
              <w:pStyle w:val="TableParagraph"/>
              <w:spacing w:before="6"/>
              <w:ind w:left="39"/>
              <w:jc w:val="center"/>
              <w:rPr>
                <w:sz w:val="24"/>
                <w:szCs w:val="24"/>
              </w:rPr>
            </w:pPr>
          </w:p>
        </w:tc>
        <w:tc>
          <w:tcPr>
            <w:tcW w:w="1560" w:type="dxa"/>
          </w:tcPr>
          <w:p w14:paraId="12B4B5A3" w14:textId="77777777" w:rsidR="00797D2E" w:rsidRPr="00797D2E" w:rsidRDefault="00797D2E">
            <w:pPr>
              <w:pStyle w:val="TableParagraph"/>
              <w:rPr>
                <w:sz w:val="24"/>
                <w:szCs w:val="24"/>
              </w:rPr>
            </w:pPr>
          </w:p>
        </w:tc>
      </w:tr>
      <w:tr w:rsidR="00797D2E" w:rsidRPr="00797D2E" w14:paraId="7C0D56F9" w14:textId="77777777" w:rsidTr="002D35D4">
        <w:trPr>
          <w:trHeight w:val="548"/>
        </w:trPr>
        <w:tc>
          <w:tcPr>
            <w:tcW w:w="1138" w:type="dxa"/>
          </w:tcPr>
          <w:p w14:paraId="2CE4B06E" w14:textId="6B28A1A1" w:rsidR="00797D2E" w:rsidRPr="00797D2E" w:rsidRDefault="008E5D29">
            <w:pPr>
              <w:pStyle w:val="TableParagraph"/>
              <w:spacing w:before="6"/>
              <w:ind w:left="40"/>
              <w:jc w:val="center"/>
              <w:rPr>
                <w:sz w:val="24"/>
                <w:szCs w:val="24"/>
              </w:rPr>
            </w:pPr>
            <w:r>
              <w:rPr>
                <w:sz w:val="24"/>
                <w:szCs w:val="24"/>
              </w:rPr>
              <w:t>4</w:t>
            </w:r>
          </w:p>
        </w:tc>
        <w:tc>
          <w:tcPr>
            <w:tcW w:w="4820" w:type="dxa"/>
          </w:tcPr>
          <w:p w14:paraId="5C512A26" w14:textId="56D1A73E" w:rsidR="00797D2E" w:rsidRPr="00797D2E" w:rsidRDefault="00797D2E">
            <w:pPr>
              <w:pStyle w:val="TableParagraph"/>
              <w:spacing w:line="237" w:lineRule="auto"/>
              <w:ind w:left="16" w:right="764"/>
              <w:rPr>
                <w:sz w:val="24"/>
                <w:szCs w:val="24"/>
              </w:rPr>
            </w:pPr>
            <w:r>
              <w:rPr>
                <w:sz w:val="24"/>
                <w:szCs w:val="24"/>
              </w:rPr>
              <w:t>Write a java program to find the largest of the number using ternatary operatop</w:t>
            </w:r>
          </w:p>
        </w:tc>
        <w:tc>
          <w:tcPr>
            <w:tcW w:w="1291" w:type="dxa"/>
          </w:tcPr>
          <w:p w14:paraId="30CAEADE" w14:textId="77777777" w:rsidR="00797D2E" w:rsidRPr="00797D2E" w:rsidRDefault="00797D2E" w:rsidP="00245369">
            <w:pPr>
              <w:pStyle w:val="TableParagraph"/>
              <w:jc w:val="center"/>
              <w:rPr>
                <w:sz w:val="24"/>
                <w:szCs w:val="24"/>
              </w:rPr>
            </w:pPr>
          </w:p>
        </w:tc>
        <w:tc>
          <w:tcPr>
            <w:tcW w:w="1134" w:type="dxa"/>
          </w:tcPr>
          <w:p w14:paraId="73A1122C" w14:textId="77777777" w:rsidR="00797D2E" w:rsidRPr="00797D2E" w:rsidRDefault="00797D2E">
            <w:pPr>
              <w:pStyle w:val="TableParagraph"/>
              <w:spacing w:before="6"/>
              <w:ind w:left="39"/>
              <w:jc w:val="center"/>
              <w:rPr>
                <w:sz w:val="24"/>
                <w:szCs w:val="24"/>
              </w:rPr>
            </w:pPr>
          </w:p>
        </w:tc>
        <w:tc>
          <w:tcPr>
            <w:tcW w:w="1560" w:type="dxa"/>
          </w:tcPr>
          <w:p w14:paraId="054325CA" w14:textId="77777777" w:rsidR="00797D2E" w:rsidRPr="00797D2E" w:rsidRDefault="00797D2E">
            <w:pPr>
              <w:pStyle w:val="TableParagraph"/>
              <w:rPr>
                <w:sz w:val="24"/>
                <w:szCs w:val="24"/>
              </w:rPr>
            </w:pPr>
          </w:p>
        </w:tc>
      </w:tr>
      <w:tr w:rsidR="00797D2E" w:rsidRPr="00797D2E" w14:paraId="111971CB" w14:textId="77777777" w:rsidTr="002D35D4">
        <w:trPr>
          <w:trHeight w:val="548"/>
        </w:trPr>
        <w:tc>
          <w:tcPr>
            <w:tcW w:w="1138" w:type="dxa"/>
          </w:tcPr>
          <w:p w14:paraId="0F95E408" w14:textId="10CD7C33" w:rsidR="00797D2E" w:rsidRPr="00797D2E" w:rsidRDefault="008E5D29">
            <w:pPr>
              <w:pStyle w:val="TableParagraph"/>
              <w:spacing w:before="6"/>
              <w:ind w:left="40"/>
              <w:jc w:val="center"/>
              <w:rPr>
                <w:sz w:val="24"/>
                <w:szCs w:val="24"/>
              </w:rPr>
            </w:pPr>
            <w:r>
              <w:rPr>
                <w:sz w:val="24"/>
                <w:szCs w:val="24"/>
              </w:rPr>
              <w:t>5</w:t>
            </w:r>
          </w:p>
        </w:tc>
        <w:tc>
          <w:tcPr>
            <w:tcW w:w="4820" w:type="dxa"/>
          </w:tcPr>
          <w:p w14:paraId="0459CC12" w14:textId="7E3E7ECF" w:rsidR="00797D2E" w:rsidRPr="00797D2E" w:rsidRDefault="00797D2E">
            <w:pPr>
              <w:pStyle w:val="TableParagraph"/>
              <w:spacing w:line="237" w:lineRule="auto"/>
              <w:ind w:left="16" w:right="764"/>
              <w:rPr>
                <w:sz w:val="24"/>
                <w:szCs w:val="24"/>
              </w:rPr>
            </w:pPr>
            <w:r>
              <w:rPr>
                <w:sz w:val="24"/>
                <w:szCs w:val="24"/>
              </w:rPr>
              <w:t>Write a java program to find the factorial of the number</w:t>
            </w:r>
          </w:p>
        </w:tc>
        <w:tc>
          <w:tcPr>
            <w:tcW w:w="1291" w:type="dxa"/>
          </w:tcPr>
          <w:p w14:paraId="03F674C2" w14:textId="77777777" w:rsidR="00797D2E" w:rsidRPr="00797D2E" w:rsidRDefault="00797D2E" w:rsidP="00245369">
            <w:pPr>
              <w:pStyle w:val="TableParagraph"/>
              <w:jc w:val="center"/>
              <w:rPr>
                <w:sz w:val="24"/>
                <w:szCs w:val="24"/>
              </w:rPr>
            </w:pPr>
          </w:p>
        </w:tc>
        <w:tc>
          <w:tcPr>
            <w:tcW w:w="1134" w:type="dxa"/>
          </w:tcPr>
          <w:p w14:paraId="20E9DC05" w14:textId="77777777" w:rsidR="00797D2E" w:rsidRPr="00797D2E" w:rsidRDefault="00797D2E">
            <w:pPr>
              <w:pStyle w:val="TableParagraph"/>
              <w:spacing w:before="6"/>
              <w:ind w:left="39"/>
              <w:jc w:val="center"/>
              <w:rPr>
                <w:sz w:val="24"/>
                <w:szCs w:val="24"/>
              </w:rPr>
            </w:pPr>
          </w:p>
        </w:tc>
        <w:tc>
          <w:tcPr>
            <w:tcW w:w="1560" w:type="dxa"/>
          </w:tcPr>
          <w:p w14:paraId="46AA5F5E" w14:textId="77777777" w:rsidR="00797D2E" w:rsidRPr="00797D2E" w:rsidRDefault="00797D2E">
            <w:pPr>
              <w:pStyle w:val="TableParagraph"/>
              <w:rPr>
                <w:sz w:val="24"/>
                <w:szCs w:val="24"/>
              </w:rPr>
            </w:pPr>
          </w:p>
        </w:tc>
      </w:tr>
      <w:tr w:rsidR="00797D2E" w:rsidRPr="00797D2E" w14:paraId="0E9976DE" w14:textId="77777777" w:rsidTr="002D35D4">
        <w:trPr>
          <w:trHeight w:val="548"/>
        </w:trPr>
        <w:tc>
          <w:tcPr>
            <w:tcW w:w="1138" w:type="dxa"/>
          </w:tcPr>
          <w:p w14:paraId="0957DAB0" w14:textId="31C40312" w:rsidR="00797D2E" w:rsidRPr="00797D2E" w:rsidRDefault="00662927">
            <w:pPr>
              <w:pStyle w:val="TableParagraph"/>
              <w:spacing w:before="6"/>
              <w:ind w:left="40"/>
              <w:jc w:val="center"/>
              <w:rPr>
                <w:sz w:val="24"/>
                <w:szCs w:val="24"/>
              </w:rPr>
            </w:pPr>
            <w:r>
              <w:rPr>
                <w:sz w:val="24"/>
                <w:szCs w:val="24"/>
              </w:rPr>
              <w:t>WEEK 3</w:t>
            </w:r>
          </w:p>
        </w:tc>
        <w:tc>
          <w:tcPr>
            <w:tcW w:w="4820" w:type="dxa"/>
          </w:tcPr>
          <w:p w14:paraId="0A6D3755" w14:textId="77777777" w:rsidR="00797D2E" w:rsidRPr="00797D2E" w:rsidRDefault="00797D2E">
            <w:pPr>
              <w:pStyle w:val="TableParagraph"/>
              <w:spacing w:line="237" w:lineRule="auto"/>
              <w:ind w:left="16" w:right="764"/>
              <w:rPr>
                <w:sz w:val="24"/>
                <w:szCs w:val="24"/>
              </w:rPr>
            </w:pPr>
          </w:p>
        </w:tc>
        <w:tc>
          <w:tcPr>
            <w:tcW w:w="1291" w:type="dxa"/>
          </w:tcPr>
          <w:p w14:paraId="1AF05D7F" w14:textId="77777777" w:rsidR="00797D2E" w:rsidRPr="00797D2E" w:rsidRDefault="00797D2E" w:rsidP="00245369">
            <w:pPr>
              <w:pStyle w:val="TableParagraph"/>
              <w:jc w:val="center"/>
              <w:rPr>
                <w:sz w:val="24"/>
                <w:szCs w:val="24"/>
              </w:rPr>
            </w:pPr>
          </w:p>
        </w:tc>
        <w:tc>
          <w:tcPr>
            <w:tcW w:w="1134" w:type="dxa"/>
          </w:tcPr>
          <w:p w14:paraId="123F8BA9" w14:textId="77777777" w:rsidR="00797D2E" w:rsidRPr="00797D2E" w:rsidRDefault="00797D2E">
            <w:pPr>
              <w:pStyle w:val="TableParagraph"/>
              <w:spacing w:before="6"/>
              <w:ind w:left="39"/>
              <w:jc w:val="center"/>
              <w:rPr>
                <w:sz w:val="24"/>
                <w:szCs w:val="24"/>
              </w:rPr>
            </w:pPr>
          </w:p>
        </w:tc>
        <w:tc>
          <w:tcPr>
            <w:tcW w:w="1560" w:type="dxa"/>
          </w:tcPr>
          <w:p w14:paraId="2ADD808D" w14:textId="77777777" w:rsidR="00797D2E" w:rsidRPr="00797D2E" w:rsidRDefault="00797D2E">
            <w:pPr>
              <w:pStyle w:val="TableParagraph"/>
              <w:rPr>
                <w:sz w:val="24"/>
                <w:szCs w:val="24"/>
              </w:rPr>
            </w:pPr>
          </w:p>
        </w:tc>
      </w:tr>
      <w:tr w:rsidR="00797D2E" w:rsidRPr="00797D2E" w14:paraId="204072D2" w14:textId="77777777" w:rsidTr="002D35D4">
        <w:trPr>
          <w:trHeight w:val="548"/>
        </w:trPr>
        <w:tc>
          <w:tcPr>
            <w:tcW w:w="1138" w:type="dxa"/>
          </w:tcPr>
          <w:p w14:paraId="362EED5D" w14:textId="3A6333E1" w:rsidR="00797D2E" w:rsidRPr="00797D2E" w:rsidRDefault="009B43EE">
            <w:pPr>
              <w:pStyle w:val="TableParagraph"/>
              <w:spacing w:before="6"/>
              <w:ind w:left="40"/>
              <w:jc w:val="center"/>
              <w:rPr>
                <w:sz w:val="24"/>
                <w:szCs w:val="24"/>
              </w:rPr>
            </w:pPr>
            <w:r>
              <w:rPr>
                <w:sz w:val="24"/>
                <w:szCs w:val="24"/>
              </w:rPr>
              <w:t>1</w:t>
            </w:r>
          </w:p>
        </w:tc>
        <w:tc>
          <w:tcPr>
            <w:tcW w:w="4820" w:type="dxa"/>
          </w:tcPr>
          <w:p w14:paraId="58003CC2" w14:textId="77777777" w:rsidR="00662927" w:rsidRDefault="00662927" w:rsidP="00662927">
            <w:pPr>
              <w:pStyle w:val="TableParagraph"/>
              <w:spacing w:line="237" w:lineRule="auto"/>
              <w:ind w:left="16" w:right="764"/>
              <w:rPr>
                <w:sz w:val="24"/>
                <w:szCs w:val="24"/>
              </w:rPr>
            </w:pPr>
            <w:r>
              <w:rPr>
                <w:sz w:val="24"/>
                <w:szCs w:val="24"/>
              </w:rPr>
              <w:t>Create a java program with the following instructions:</w:t>
            </w:r>
          </w:p>
          <w:p w14:paraId="3393F609" w14:textId="46DD58C8" w:rsidR="00662927" w:rsidRDefault="00662927" w:rsidP="00570BA3">
            <w:pPr>
              <w:pStyle w:val="TableParagraph"/>
              <w:numPr>
                <w:ilvl w:val="0"/>
                <w:numId w:val="50"/>
              </w:numPr>
              <w:spacing w:line="237" w:lineRule="auto"/>
              <w:ind w:right="764"/>
              <w:rPr>
                <w:sz w:val="24"/>
                <w:szCs w:val="24"/>
              </w:rPr>
            </w:pPr>
            <w:r>
              <w:rPr>
                <w:sz w:val="24"/>
                <w:szCs w:val="24"/>
              </w:rPr>
              <w:t>Create a class with name Car.</w:t>
            </w:r>
          </w:p>
          <w:p w14:paraId="61A9B6F9" w14:textId="77777777" w:rsidR="00662927" w:rsidRDefault="00662927" w:rsidP="00570BA3">
            <w:pPr>
              <w:pStyle w:val="TableParagraph"/>
              <w:numPr>
                <w:ilvl w:val="0"/>
                <w:numId w:val="50"/>
              </w:numPr>
              <w:spacing w:line="237" w:lineRule="auto"/>
              <w:ind w:right="764"/>
              <w:rPr>
                <w:sz w:val="24"/>
                <w:szCs w:val="24"/>
              </w:rPr>
            </w:pPr>
            <w:r>
              <w:rPr>
                <w:sz w:val="24"/>
                <w:szCs w:val="24"/>
              </w:rPr>
              <w:t>Create attributes named Car_color, Car_Brand,Fuel_type,mileage.</w:t>
            </w:r>
          </w:p>
          <w:p w14:paraId="11028108" w14:textId="3ADF3230" w:rsidR="00662927" w:rsidRDefault="00662927" w:rsidP="00570BA3">
            <w:pPr>
              <w:pStyle w:val="TableParagraph"/>
              <w:numPr>
                <w:ilvl w:val="0"/>
                <w:numId w:val="50"/>
              </w:numPr>
              <w:spacing w:line="237" w:lineRule="auto"/>
              <w:ind w:right="764"/>
              <w:rPr>
                <w:sz w:val="24"/>
                <w:szCs w:val="24"/>
              </w:rPr>
            </w:pPr>
            <w:r>
              <w:rPr>
                <w:sz w:val="24"/>
                <w:szCs w:val="24"/>
              </w:rPr>
              <w:t>Create three methods named start(), stop(), service()</w:t>
            </w:r>
            <w:r w:rsidR="009B43EE">
              <w:rPr>
                <w:sz w:val="24"/>
                <w:szCs w:val="24"/>
              </w:rPr>
              <w:t>.</w:t>
            </w:r>
          </w:p>
          <w:p w14:paraId="686014C2" w14:textId="77777777" w:rsidR="00662927" w:rsidRDefault="00662927" w:rsidP="00570BA3">
            <w:pPr>
              <w:pStyle w:val="TableParagraph"/>
              <w:numPr>
                <w:ilvl w:val="0"/>
                <w:numId w:val="50"/>
              </w:numPr>
              <w:spacing w:line="237" w:lineRule="auto"/>
              <w:ind w:right="764"/>
              <w:rPr>
                <w:sz w:val="24"/>
                <w:szCs w:val="24"/>
              </w:rPr>
            </w:pPr>
            <w:r>
              <w:rPr>
                <w:sz w:val="24"/>
                <w:szCs w:val="24"/>
              </w:rPr>
              <w:t>Create three objects car1, car2, car3.</w:t>
            </w:r>
          </w:p>
          <w:p w14:paraId="4154DDE7" w14:textId="1F9536C7" w:rsidR="00662927" w:rsidRPr="00797D2E" w:rsidRDefault="00662927" w:rsidP="00570BA3">
            <w:pPr>
              <w:pStyle w:val="TableParagraph"/>
              <w:numPr>
                <w:ilvl w:val="0"/>
                <w:numId w:val="50"/>
              </w:numPr>
              <w:spacing w:line="237" w:lineRule="auto"/>
              <w:ind w:right="764"/>
              <w:rPr>
                <w:sz w:val="24"/>
                <w:szCs w:val="24"/>
              </w:rPr>
            </w:pPr>
            <w:r>
              <w:rPr>
                <w:sz w:val="24"/>
                <w:szCs w:val="24"/>
              </w:rPr>
              <w:t>Create one constructor which should print “welcome to my garage”</w:t>
            </w:r>
            <w:r w:rsidR="009B43EE">
              <w:rPr>
                <w:sz w:val="24"/>
                <w:szCs w:val="24"/>
              </w:rPr>
              <w:t>.</w:t>
            </w:r>
          </w:p>
        </w:tc>
        <w:tc>
          <w:tcPr>
            <w:tcW w:w="1291" w:type="dxa"/>
          </w:tcPr>
          <w:p w14:paraId="6FD1CDF1" w14:textId="77777777" w:rsidR="00797D2E" w:rsidRPr="00797D2E" w:rsidRDefault="00797D2E" w:rsidP="00245369">
            <w:pPr>
              <w:pStyle w:val="TableParagraph"/>
              <w:jc w:val="center"/>
              <w:rPr>
                <w:sz w:val="24"/>
                <w:szCs w:val="24"/>
              </w:rPr>
            </w:pPr>
          </w:p>
        </w:tc>
        <w:tc>
          <w:tcPr>
            <w:tcW w:w="1134" w:type="dxa"/>
          </w:tcPr>
          <w:p w14:paraId="5ED68D63" w14:textId="77777777" w:rsidR="00797D2E" w:rsidRPr="00797D2E" w:rsidRDefault="00797D2E">
            <w:pPr>
              <w:pStyle w:val="TableParagraph"/>
              <w:spacing w:before="6"/>
              <w:ind w:left="39"/>
              <w:jc w:val="center"/>
              <w:rPr>
                <w:sz w:val="24"/>
                <w:szCs w:val="24"/>
              </w:rPr>
            </w:pPr>
          </w:p>
        </w:tc>
        <w:tc>
          <w:tcPr>
            <w:tcW w:w="1560" w:type="dxa"/>
          </w:tcPr>
          <w:p w14:paraId="67FAEC19" w14:textId="77777777" w:rsidR="00797D2E" w:rsidRPr="00797D2E" w:rsidRDefault="00797D2E">
            <w:pPr>
              <w:pStyle w:val="TableParagraph"/>
              <w:rPr>
                <w:sz w:val="24"/>
                <w:szCs w:val="24"/>
              </w:rPr>
            </w:pPr>
          </w:p>
        </w:tc>
      </w:tr>
      <w:tr w:rsidR="00570BA3" w:rsidRPr="00797D2E" w14:paraId="489455A9" w14:textId="77777777" w:rsidTr="002D35D4">
        <w:trPr>
          <w:trHeight w:val="548"/>
        </w:trPr>
        <w:tc>
          <w:tcPr>
            <w:tcW w:w="1138" w:type="dxa"/>
          </w:tcPr>
          <w:p w14:paraId="1017C345" w14:textId="5B5A2060" w:rsidR="00570BA3" w:rsidRPr="00797D2E" w:rsidRDefault="002D35D4">
            <w:pPr>
              <w:pStyle w:val="TableParagraph"/>
              <w:spacing w:before="6"/>
              <w:ind w:left="40"/>
              <w:jc w:val="center"/>
              <w:rPr>
                <w:sz w:val="24"/>
                <w:szCs w:val="24"/>
              </w:rPr>
            </w:pPr>
            <w:r>
              <w:rPr>
                <w:sz w:val="24"/>
                <w:szCs w:val="24"/>
              </w:rPr>
              <w:t>2.</w:t>
            </w:r>
          </w:p>
        </w:tc>
        <w:tc>
          <w:tcPr>
            <w:tcW w:w="4820" w:type="dxa"/>
          </w:tcPr>
          <w:p w14:paraId="46CA1D12" w14:textId="08AB36F9" w:rsidR="00570BA3" w:rsidRDefault="002D35D4" w:rsidP="002D35D4">
            <w:pPr>
              <w:pStyle w:val="TableParagraph"/>
              <w:spacing w:line="237" w:lineRule="auto"/>
              <w:ind w:left="16" w:right="764"/>
              <w:rPr>
                <w:sz w:val="24"/>
                <w:szCs w:val="24"/>
              </w:rPr>
            </w:pPr>
            <w:r>
              <w:rPr>
                <w:sz w:val="24"/>
                <w:szCs w:val="24"/>
              </w:rPr>
              <w:t>Write a JAVA Program to create a class named bank account with two methods deposit() and withdraw()</w:t>
            </w:r>
            <w:r w:rsidR="00B02101">
              <w:rPr>
                <w:sz w:val="24"/>
                <w:szCs w:val="24"/>
              </w:rPr>
              <w:t>:</w:t>
            </w:r>
          </w:p>
          <w:p w14:paraId="1AF13F04" w14:textId="77777777" w:rsidR="002D35D4" w:rsidRDefault="002D35D4" w:rsidP="002D35D4">
            <w:pPr>
              <w:pStyle w:val="TableParagraph"/>
              <w:numPr>
                <w:ilvl w:val="0"/>
                <w:numId w:val="53"/>
              </w:numPr>
              <w:spacing w:line="237" w:lineRule="auto"/>
              <w:ind w:right="764"/>
              <w:rPr>
                <w:sz w:val="24"/>
                <w:szCs w:val="24"/>
              </w:rPr>
            </w:pPr>
            <w:r>
              <w:rPr>
                <w:sz w:val="24"/>
                <w:szCs w:val="24"/>
              </w:rPr>
              <w:t>In deposit()- whenever an amount is deposited, it has to be updated with the current amount.</w:t>
            </w:r>
          </w:p>
          <w:p w14:paraId="7AAAD57A" w14:textId="6259164F" w:rsidR="002D35D4" w:rsidRDefault="002D35D4" w:rsidP="002D35D4">
            <w:pPr>
              <w:pStyle w:val="TableParagraph"/>
              <w:numPr>
                <w:ilvl w:val="0"/>
                <w:numId w:val="53"/>
              </w:numPr>
              <w:spacing w:line="237" w:lineRule="auto"/>
              <w:ind w:right="764"/>
              <w:rPr>
                <w:sz w:val="24"/>
                <w:szCs w:val="24"/>
              </w:rPr>
            </w:pPr>
            <w:r>
              <w:rPr>
                <w:sz w:val="24"/>
                <w:szCs w:val="24"/>
              </w:rPr>
              <w:t>Withdraw()- whenever an amount is being withdrawn it has to be less than the current balance otherwise print insufficient balance.</w:t>
            </w:r>
          </w:p>
        </w:tc>
        <w:tc>
          <w:tcPr>
            <w:tcW w:w="1291" w:type="dxa"/>
          </w:tcPr>
          <w:p w14:paraId="06CC97FE" w14:textId="77777777" w:rsidR="00570BA3" w:rsidRPr="00797D2E" w:rsidRDefault="00570BA3" w:rsidP="00245369">
            <w:pPr>
              <w:pStyle w:val="TableParagraph"/>
              <w:jc w:val="center"/>
              <w:rPr>
                <w:sz w:val="24"/>
                <w:szCs w:val="24"/>
              </w:rPr>
            </w:pPr>
          </w:p>
        </w:tc>
        <w:tc>
          <w:tcPr>
            <w:tcW w:w="1134" w:type="dxa"/>
          </w:tcPr>
          <w:p w14:paraId="71EFA9B0" w14:textId="77777777" w:rsidR="00570BA3" w:rsidRPr="00797D2E" w:rsidRDefault="00570BA3">
            <w:pPr>
              <w:pStyle w:val="TableParagraph"/>
              <w:spacing w:before="6"/>
              <w:ind w:left="39"/>
              <w:jc w:val="center"/>
              <w:rPr>
                <w:sz w:val="24"/>
                <w:szCs w:val="24"/>
              </w:rPr>
            </w:pPr>
          </w:p>
        </w:tc>
        <w:tc>
          <w:tcPr>
            <w:tcW w:w="1560" w:type="dxa"/>
          </w:tcPr>
          <w:p w14:paraId="124DAA8B" w14:textId="77777777" w:rsidR="00570BA3" w:rsidRPr="00797D2E" w:rsidRDefault="00570BA3">
            <w:pPr>
              <w:pStyle w:val="TableParagraph"/>
              <w:rPr>
                <w:sz w:val="24"/>
                <w:szCs w:val="24"/>
              </w:rPr>
            </w:pPr>
          </w:p>
        </w:tc>
      </w:tr>
    </w:tbl>
    <w:p w14:paraId="08B51784" w14:textId="77777777" w:rsidR="00BD08B9" w:rsidRPr="00797D2E" w:rsidRDefault="00BD08B9">
      <w:pPr>
        <w:pStyle w:val="Heading1"/>
        <w:spacing w:before="84"/>
        <w:ind w:left="1695" w:right="1686" w:firstLine="0"/>
        <w:jc w:val="center"/>
        <w:rPr>
          <w:sz w:val="32"/>
          <w:szCs w:val="32"/>
          <w:u w:val="single"/>
        </w:rPr>
      </w:pPr>
      <w:bookmarkStart w:id="2" w:name="LAB-1"/>
      <w:bookmarkEnd w:id="2"/>
    </w:p>
    <w:tbl>
      <w:tblPr>
        <w:tblW w:w="0" w:type="auto"/>
        <w:tblInd w:w="1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9D73A5" w:rsidRPr="00797D2E" w14:paraId="724CBA20" w14:textId="77777777" w:rsidTr="00D24425">
        <w:trPr>
          <w:trHeight w:val="359"/>
        </w:trPr>
        <w:tc>
          <w:tcPr>
            <w:tcW w:w="1138" w:type="dxa"/>
          </w:tcPr>
          <w:p w14:paraId="7B25868E" w14:textId="77777777" w:rsidR="009D73A5" w:rsidRPr="00797D2E" w:rsidRDefault="009D73A5" w:rsidP="00D24425">
            <w:pPr>
              <w:pStyle w:val="TableParagraph"/>
              <w:spacing w:before="1"/>
              <w:ind w:left="59" w:right="65"/>
              <w:jc w:val="center"/>
              <w:rPr>
                <w:sz w:val="24"/>
                <w:szCs w:val="24"/>
              </w:rPr>
            </w:pPr>
            <w:r w:rsidRPr="00797D2E">
              <w:rPr>
                <w:sz w:val="24"/>
                <w:szCs w:val="24"/>
              </w:rPr>
              <w:lastRenderedPageBreak/>
              <w:t>SNo</w:t>
            </w:r>
          </w:p>
        </w:tc>
        <w:tc>
          <w:tcPr>
            <w:tcW w:w="4820" w:type="dxa"/>
          </w:tcPr>
          <w:p w14:paraId="69A7EFB8" w14:textId="77777777" w:rsidR="009D73A5" w:rsidRPr="00797D2E" w:rsidRDefault="009D73A5" w:rsidP="00D24425">
            <w:pPr>
              <w:pStyle w:val="TableParagraph"/>
              <w:spacing w:line="272" w:lineRule="exact"/>
              <w:ind w:left="22" w:right="47"/>
              <w:jc w:val="center"/>
              <w:rPr>
                <w:sz w:val="24"/>
                <w:szCs w:val="24"/>
              </w:rPr>
            </w:pPr>
            <w:r w:rsidRPr="00797D2E">
              <w:rPr>
                <w:sz w:val="24"/>
                <w:szCs w:val="24"/>
              </w:rPr>
              <w:t>Title</w:t>
            </w:r>
          </w:p>
        </w:tc>
        <w:tc>
          <w:tcPr>
            <w:tcW w:w="1291" w:type="dxa"/>
          </w:tcPr>
          <w:p w14:paraId="6AA442AD" w14:textId="77777777" w:rsidR="009D73A5" w:rsidRPr="00797D2E" w:rsidRDefault="009D73A5" w:rsidP="00D24425">
            <w:pPr>
              <w:pStyle w:val="TableParagraph"/>
              <w:spacing w:line="272" w:lineRule="exact"/>
              <w:ind w:left="154" w:right="163"/>
              <w:jc w:val="center"/>
              <w:rPr>
                <w:sz w:val="24"/>
                <w:szCs w:val="24"/>
              </w:rPr>
            </w:pPr>
            <w:r w:rsidRPr="00797D2E">
              <w:rPr>
                <w:sz w:val="24"/>
                <w:szCs w:val="24"/>
              </w:rPr>
              <w:t>Date</w:t>
            </w:r>
          </w:p>
        </w:tc>
        <w:tc>
          <w:tcPr>
            <w:tcW w:w="1134" w:type="dxa"/>
          </w:tcPr>
          <w:p w14:paraId="3A9EE913" w14:textId="77777777" w:rsidR="009D73A5" w:rsidRPr="00797D2E" w:rsidRDefault="009D73A5" w:rsidP="00D24425">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7D604BE6" w14:textId="77777777" w:rsidR="009D73A5" w:rsidRPr="00797D2E" w:rsidRDefault="009D73A5" w:rsidP="00D24425">
            <w:pPr>
              <w:pStyle w:val="TableParagraph"/>
              <w:spacing w:line="272" w:lineRule="exact"/>
              <w:ind w:left="336"/>
              <w:rPr>
                <w:sz w:val="24"/>
                <w:szCs w:val="24"/>
              </w:rPr>
            </w:pPr>
            <w:r w:rsidRPr="00797D2E">
              <w:rPr>
                <w:sz w:val="24"/>
                <w:szCs w:val="24"/>
              </w:rPr>
              <w:t>Signature</w:t>
            </w:r>
          </w:p>
        </w:tc>
      </w:tr>
      <w:tr w:rsidR="00B02101" w:rsidRPr="00797D2E" w14:paraId="1E0752B7" w14:textId="77777777" w:rsidTr="00B02101">
        <w:trPr>
          <w:trHeight w:val="555"/>
        </w:trPr>
        <w:tc>
          <w:tcPr>
            <w:tcW w:w="1138" w:type="dxa"/>
          </w:tcPr>
          <w:p w14:paraId="46550742" w14:textId="2554BF71" w:rsidR="00B02101" w:rsidRPr="00797D2E" w:rsidRDefault="00B02101" w:rsidP="00D24425">
            <w:pPr>
              <w:pStyle w:val="TableParagraph"/>
              <w:spacing w:before="1"/>
              <w:ind w:left="59" w:right="65"/>
              <w:jc w:val="center"/>
              <w:rPr>
                <w:sz w:val="24"/>
                <w:szCs w:val="24"/>
              </w:rPr>
            </w:pPr>
            <w:r w:rsidRPr="00797D2E">
              <w:rPr>
                <w:sz w:val="24"/>
                <w:szCs w:val="24"/>
              </w:rPr>
              <w:t>WEEK</w:t>
            </w:r>
            <w:r w:rsidRPr="00797D2E">
              <w:rPr>
                <w:spacing w:val="-3"/>
                <w:sz w:val="24"/>
                <w:szCs w:val="24"/>
              </w:rPr>
              <w:t xml:space="preserve"> </w:t>
            </w:r>
            <w:r>
              <w:rPr>
                <w:sz w:val="24"/>
                <w:szCs w:val="24"/>
              </w:rPr>
              <w:t>4</w:t>
            </w:r>
          </w:p>
        </w:tc>
        <w:tc>
          <w:tcPr>
            <w:tcW w:w="4820" w:type="dxa"/>
          </w:tcPr>
          <w:p w14:paraId="47045208" w14:textId="77777777" w:rsidR="00B02101" w:rsidRPr="00797D2E" w:rsidRDefault="00B02101" w:rsidP="00D24425">
            <w:pPr>
              <w:pStyle w:val="TableParagraph"/>
              <w:spacing w:line="272" w:lineRule="exact"/>
              <w:ind w:left="22" w:right="47"/>
              <w:jc w:val="center"/>
              <w:rPr>
                <w:sz w:val="24"/>
                <w:szCs w:val="24"/>
              </w:rPr>
            </w:pPr>
          </w:p>
        </w:tc>
        <w:tc>
          <w:tcPr>
            <w:tcW w:w="1291" w:type="dxa"/>
          </w:tcPr>
          <w:p w14:paraId="0BCBDBB2" w14:textId="77777777" w:rsidR="00B02101" w:rsidRPr="00797D2E" w:rsidRDefault="00B02101" w:rsidP="00D24425">
            <w:pPr>
              <w:pStyle w:val="TableParagraph"/>
              <w:spacing w:line="272" w:lineRule="exact"/>
              <w:ind w:left="154" w:right="163"/>
              <w:jc w:val="center"/>
              <w:rPr>
                <w:sz w:val="24"/>
                <w:szCs w:val="24"/>
              </w:rPr>
            </w:pPr>
          </w:p>
        </w:tc>
        <w:tc>
          <w:tcPr>
            <w:tcW w:w="1134" w:type="dxa"/>
          </w:tcPr>
          <w:p w14:paraId="26B7E686" w14:textId="77777777" w:rsidR="00B02101" w:rsidRPr="00797D2E" w:rsidRDefault="00B02101" w:rsidP="00D24425">
            <w:pPr>
              <w:pStyle w:val="TableParagraph"/>
              <w:spacing w:line="272" w:lineRule="exact"/>
              <w:ind w:left="242" w:right="269"/>
              <w:jc w:val="center"/>
              <w:rPr>
                <w:sz w:val="24"/>
                <w:szCs w:val="24"/>
              </w:rPr>
            </w:pPr>
          </w:p>
        </w:tc>
        <w:tc>
          <w:tcPr>
            <w:tcW w:w="1560" w:type="dxa"/>
          </w:tcPr>
          <w:p w14:paraId="7813789F" w14:textId="77777777" w:rsidR="00B02101" w:rsidRPr="00797D2E" w:rsidRDefault="00B02101" w:rsidP="00D24425">
            <w:pPr>
              <w:pStyle w:val="TableParagraph"/>
              <w:spacing w:line="272" w:lineRule="exact"/>
              <w:ind w:left="336"/>
              <w:rPr>
                <w:sz w:val="24"/>
                <w:szCs w:val="24"/>
              </w:rPr>
            </w:pPr>
          </w:p>
        </w:tc>
      </w:tr>
      <w:tr w:rsidR="009D73A5" w:rsidRPr="00797D2E" w14:paraId="5DDF1F82" w14:textId="77777777" w:rsidTr="00B02101">
        <w:trPr>
          <w:trHeight w:val="3673"/>
        </w:trPr>
        <w:tc>
          <w:tcPr>
            <w:tcW w:w="1138" w:type="dxa"/>
          </w:tcPr>
          <w:p w14:paraId="048D5C55" w14:textId="3F41114A" w:rsidR="009D73A5" w:rsidRPr="00797D2E" w:rsidRDefault="00B02101" w:rsidP="00D24425">
            <w:pPr>
              <w:pStyle w:val="TableParagraph"/>
              <w:spacing w:line="272" w:lineRule="exact"/>
              <w:ind w:left="55" w:right="83"/>
              <w:jc w:val="center"/>
              <w:rPr>
                <w:sz w:val="24"/>
                <w:szCs w:val="24"/>
              </w:rPr>
            </w:pPr>
            <w:r>
              <w:rPr>
                <w:sz w:val="24"/>
                <w:szCs w:val="24"/>
              </w:rPr>
              <w:t>1</w:t>
            </w:r>
          </w:p>
        </w:tc>
        <w:tc>
          <w:tcPr>
            <w:tcW w:w="4820" w:type="dxa"/>
          </w:tcPr>
          <w:p w14:paraId="75D4757C" w14:textId="0B6A50D2" w:rsidR="009D73A5" w:rsidRDefault="009D73A5" w:rsidP="009D73A5">
            <w:pPr>
              <w:pStyle w:val="TableParagraph"/>
              <w:spacing w:line="272" w:lineRule="exact"/>
              <w:rPr>
                <w:sz w:val="24"/>
                <w:szCs w:val="24"/>
              </w:rPr>
            </w:pPr>
            <w:r>
              <w:rPr>
                <w:sz w:val="24"/>
                <w:szCs w:val="24"/>
              </w:rPr>
              <w:t>Write a JAVA Program with class named Book</w:t>
            </w:r>
            <w:r w:rsidR="00B02101">
              <w:rPr>
                <w:sz w:val="24"/>
                <w:szCs w:val="24"/>
              </w:rPr>
              <w:t>:</w:t>
            </w:r>
            <w:r>
              <w:rPr>
                <w:sz w:val="24"/>
                <w:szCs w:val="24"/>
              </w:rPr>
              <w:t xml:space="preserve"> </w:t>
            </w:r>
          </w:p>
          <w:p w14:paraId="744E75AF" w14:textId="1FD97E71" w:rsidR="009D73A5" w:rsidRDefault="009D73A5" w:rsidP="0017775D">
            <w:pPr>
              <w:pStyle w:val="TableParagraph"/>
              <w:numPr>
                <w:ilvl w:val="0"/>
                <w:numId w:val="74"/>
              </w:numPr>
              <w:spacing w:line="272" w:lineRule="exact"/>
              <w:rPr>
                <w:sz w:val="24"/>
                <w:szCs w:val="24"/>
              </w:rPr>
            </w:pPr>
            <w:r>
              <w:rPr>
                <w:sz w:val="24"/>
                <w:szCs w:val="24"/>
              </w:rPr>
              <w:t>The class should contain various attributes such as “title_of_book, Author, year_of_publication”.</w:t>
            </w:r>
          </w:p>
          <w:p w14:paraId="532EBDCC" w14:textId="43342C8D" w:rsidR="009D73A5" w:rsidRDefault="009D73A5" w:rsidP="0017775D">
            <w:pPr>
              <w:pStyle w:val="TableParagraph"/>
              <w:numPr>
                <w:ilvl w:val="0"/>
                <w:numId w:val="74"/>
              </w:numPr>
              <w:spacing w:line="272" w:lineRule="exact"/>
              <w:rPr>
                <w:sz w:val="24"/>
                <w:szCs w:val="24"/>
              </w:rPr>
            </w:pPr>
            <w:r>
              <w:rPr>
                <w:sz w:val="24"/>
                <w:szCs w:val="24"/>
              </w:rPr>
              <w:t>It should also contain a constructor with parameters which initializes “title_of_book, Author, year_of_publication”.</w:t>
            </w:r>
          </w:p>
          <w:p w14:paraId="7AB6F858" w14:textId="77777777" w:rsidR="009D73A5" w:rsidRDefault="009D73A5" w:rsidP="0017775D">
            <w:pPr>
              <w:pStyle w:val="TableParagraph"/>
              <w:numPr>
                <w:ilvl w:val="0"/>
                <w:numId w:val="74"/>
              </w:numPr>
              <w:spacing w:line="272" w:lineRule="exact"/>
              <w:rPr>
                <w:sz w:val="24"/>
                <w:szCs w:val="24"/>
              </w:rPr>
            </w:pPr>
            <w:r>
              <w:rPr>
                <w:sz w:val="24"/>
                <w:szCs w:val="24"/>
              </w:rPr>
              <w:t>Create a method which displays the details of the book “title_of_book, Author, year_of_publication”.</w:t>
            </w:r>
          </w:p>
          <w:p w14:paraId="3E1BE259" w14:textId="4EDE8B96" w:rsidR="009D73A5" w:rsidRPr="009D73A5" w:rsidRDefault="009D73A5" w:rsidP="0017775D">
            <w:pPr>
              <w:pStyle w:val="TableParagraph"/>
              <w:numPr>
                <w:ilvl w:val="0"/>
                <w:numId w:val="74"/>
              </w:numPr>
              <w:spacing w:line="272" w:lineRule="exact"/>
              <w:rPr>
                <w:sz w:val="24"/>
                <w:szCs w:val="24"/>
              </w:rPr>
            </w:pPr>
            <w:r>
              <w:rPr>
                <w:sz w:val="24"/>
                <w:szCs w:val="24"/>
              </w:rPr>
              <w:t>Display the details of the two books by creating two objects.</w:t>
            </w:r>
          </w:p>
        </w:tc>
        <w:tc>
          <w:tcPr>
            <w:tcW w:w="1291" w:type="dxa"/>
          </w:tcPr>
          <w:p w14:paraId="4EC75662" w14:textId="77777777" w:rsidR="009D73A5" w:rsidRPr="00797D2E" w:rsidRDefault="009D73A5" w:rsidP="00D24425">
            <w:pPr>
              <w:pStyle w:val="TableParagraph"/>
              <w:spacing w:line="272" w:lineRule="exact"/>
              <w:ind w:left="154" w:right="168"/>
              <w:jc w:val="center"/>
              <w:rPr>
                <w:sz w:val="24"/>
                <w:szCs w:val="24"/>
              </w:rPr>
            </w:pPr>
          </w:p>
        </w:tc>
        <w:tc>
          <w:tcPr>
            <w:tcW w:w="1134" w:type="dxa"/>
          </w:tcPr>
          <w:p w14:paraId="5049D693" w14:textId="77777777" w:rsidR="009D73A5" w:rsidRPr="00797D2E" w:rsidRDefault="009D73A5" w:rsidP="00D24425">
            <w:pPr>
              <w:pStyle w:val="TableParagraph"/>
              <w:rPr>
                <w:sz w:val="24"/>
                <w:szCs w:val="24"/>
              </w:rPr>
            </w:pPr>
          </w:p>
        </w:tc>
        <w:tc>
          <w:tcPr>
            <w:tcW w:w="1560" w:type="dxa"/>
          </w:tcPr>
          <w:p w14:paraId="3BB9B199" w14:textId="77777777" w:rsidR="009D73A5" w:rsidRPr="00797D2E" w:rsidRDefault="009D73A5" w:rsidP="00D24425">
            <w:pPr>
              <w:pStyle w:val="TableParagraph"/>
              <w:rPr>
                <w:sz w:val="24"/>
                <w:szCs w:val="24"/>
              </w:rPr>
            </w:pPr>
          </w:p>
        </w:tc>
      </w:tr>
      <w:tr w:rsidR="009D73A5" w:rsidRPr="00797D2E" w14:paraId="6B4EDDA6" w14:textId="77777777" w:rsidTr="00D24425">
        <w:trPr>
          <w:trHeight w:val="519"/>
        </w:trPr>
        <w:tc>
          <w:tcPr>
            <w:tcW w:w="1138" w:type="dxa"/>
          </w:tcPr>
          <w:p w14:paraId="53C8B1C4" w14:textId="64DE7FB4" w:rsidR="009D73A5" w:rsidRPr="00797D2E" w:rsidRDefault="00B02101" w:rsidP="00D24425">
            <w:pPr>
              <w:pStyle w:val="TableParagraph"/>
              <w:spacing w:before="7"/>
              <w:ind w:left="33"/>
              <w:jc w:val="center"/>
              <w:rPr>
                <w:sz w:val="24"/>
                <w:szCs w:val="24"/>
              </w:rPr>
            </w:pPr>
            <w:r>
              <w:rPr>
                <w:sz w:val="24"/>
                <w:szCs w:val="24"/>
              </w:rPr>
              <w:t>2</w:t>
            </w:r>
          </w:p>
        </w:tc>
        <w:tc>
          <w:tcPr>
            <w:tcW w:w="4820" w:type="dxa"/>
          </w:tcPr>
          <w:p w14:paraId="57E66F1C" w14:textId="4D4911F0" w:rsidR="00B02101" w:rsidRDefault="00B02101" w:rsidP="00D24425">
            <w:pPr>
              <w:pStyle w:val="TableParagraph"/>
              <w:spacing w:line="249" w:lineRule="exact"/>
              <w:rPr>
                <w:sz w:val="24"/>
                <w:szCs w:val="24"/>
              </w:rPr>
            </w:pPr>
            <w:r>
              <w:rPr>
                <w:sz w:val="24"/>
                <w:szCs w:val="24"/>
              </w:rPr>
              <w:t>To create a JAVA program with class named Myclass:</w:t>
            </w:r>
          </w:p>
          <w:p w14:paraId="1C5EA51A" w14:textId="1F7B4A84" w:rsidR="009D73A5" w:rsidRDefault="00B02101" w:rsidP="0017775D">
            <w:pPr>
              <w:pStyle w:val="TableParagraph"/>
              <w:numPr>
                <w:ilvl w:val="0"/>
                <w:numId w:val="73"/>
              </w:numPr>
              <w:spacing w:line="249" w:lineRule="exact"/>
              <w:rPr>
                <w:sz w:val="24"/>
                <w:szCs w:val="24"/>
              </w:rPr>
            </w:pPr>
            <w:r>
              <w:rPr>
                <w:sz w:val="24"/>
                <w:szCs w:val="24"/>
              </w:rPr>
              <w:t>with “static variable-count” of int type, initialize to zero and a constant variable “pi-double” to initialize to 3.1415 as attributes of that class.</w:t>
            </w:r>
          </w:p>
          <w:p w14:paraId="5558897D" w14:textId="7D5420CD" w:rsidR="00B02101" w:rsidRPr="00797D2E" w:rsidRDefault="00B02101" w:rsidP="0017775D">
            <w:pPr>
              <w:pStyle w:val="TableParagraph"/>
              <w:numPr>
                <w:ilvl w:val="0"/>
                <w:numId w:val="73"/>
              </w:numPr>
              <w:spacing w:line="249" w:lineRule="exact"/>
              <w:rPr>
                <w:sz w:val="24"/>
                <w:szCs w:val="24"/>
              </w:rPr>
            </w:pPr>
            <w:r>
              <w:rPr>
                <w:sz w:val="24"/>
                <w:szCs w:val="24"/>
              </w:rPr>
              <w:t>Now define a constructor for Myclass that increments the count variable each time object for Myclass is created. Finally print values of “count” and “pi” variables.</w:t>
            </w:r>
          </w:p>
        </w:tc>
        <w:tc>
          <w:tcPr>
            <w:tcW w:w="1291" w:type="dxa"/>
          </w:tcPr>
          <w:p w14:paraId="409F5FB8" w14:textId="77777777" w:rsidR="009D73A5" w:rsidRPr="00797D2E" w:rsidRDefault="009D73A5" w:rsidP="00D24425">
            <w:pPr>
              <w:pStyle w:val="TableParagraph"/>
              <w:rPr>
                <w:sz w:val="24"/>
                <w:szCs w:val="24"/>
              </w:rPr>
            </w:pPr>
            <w:r w:rsidRPr="00797D2E">
              <w:rPr>
                <w:sz w:val="24"/>
                <w:szCs w:val="24"/>
              </w:rPr>
              <w:t xml:space="preserve">   </w:t>
            </w:r>
          </w:p>
        </w:tc>
        <w:tc>
          <w:tcPr>
            <w:tcW w:w="1134" w:type="dxa"/>
          </w:tcPr>
          <w:p w14:paraId="3D27F17B" w14:textId="77777777" w:rsidR="009D73A5" w:rsidRPr="00797D2E" w:rsidRDefault="009D73A5" w:rsidP="00D24425">
            <w:pPr>
              <w:pStyle w:val="TableParagraph"/>
              <w:spacing w:before="7"/>
              <w:ind w:left="39"/>
              <w:jc w:val="center"/>
              <w:rPr>
                <w:sz w:val="24"/>
                <w:szCs w:val="24"/>
              </w:rPr>
            </w:pPr>
          </w:p>
        </w:tc>
        <w:tc>
          <w:tcPr>
            <w:tcW w:w="1560" w:type="dxa"/>
          </w:tcPr>
          <w:p w14:paraId="4067DB24" w14:textId="77777777" w:rsidR="009D73A5" w:rsidRPr="00797D2E" w:rsidRDefault="009D73A5" w:rsidP="00D24425">
            <w:pPr>
              <w:pStyle w:val="TableParagraph"/>
              <w:rPr>
                <w:sz w:val="24"/>
                <w:szCs w:val="24"/>
              </w:rPr>
            </w:pPr>
          </w:p>
        </w:tc>
      </w:tr>
      <w:tr w:rsidR="00860215" w:rsidRPr="00797D2E" w14:paraId="03191273" w14:textId="77777777" w:rsidTr="00D24425">
        <w:trPr>
          <w:trHeight w:val="519"/>
        </w:trPr>
        <w:tc>
          <w:tcPr>
            <w:tcW w:w="1138" w:type="dxa"/>
          </w:tcPr>
          <w:p w14:paraId="6E657CAB" w14:textId="78EAD9BA" w:rsidR="00860215" w:rsidRDefault="00860215" w:rsidP="00D24425">
            <w:pPr>
              <w:pStyle w:val="TableParagraph"/>
              <w:spacing w:before="7"/>
              <w:ind w:left="33"/>
              <w:jc w:val="center"/>
              <w:rPr>
                <w:sz w:val="24"/>
                <w:szCs w:val="24"/>
              </w:rPr>
            </w:pPr>
            <w:r>
              <w:rPr>
                <w:sz w:val="24"/>
                <w:szCs w:val="24"/>
              </w:rPr>
              <w:t>WEEK 5</w:t>
            </w:r>
          </w:p>
        </w:tc>
        <w:tc>
          <w:tcPr>
            <w:tcW w:w="4820" w:type="dxa"/>
          </w:tcPr>
          <w:p w14:paraId="466CB132" w14:textId="77777777" w:rsidR="00860215" w:rsidRDefault="00860215" w:rsidP="00D24425">
            <w:pPr>
              <w:pStyle w:val="TableParagraph"/>
              <w:spacing w:line="249" w:lineRule="exact"/>
              <w:rPr>
                <w:sz w:val="24"/>
                <w:szCs w:val="24"/>
              </w:rPr>
            </w:pPr>
          </w:p>
        </w:tc>
        <w:tc>
          <w:tcPr>
            <w:tcW w:w="1291" w:type="dxa"/>
          </w:tcPr>
          <w:p w14:paraId="52D6956B" w14:textId="77777777" w:rsidR="00860215" w:rsidRPr="00797D2E" w:rsidRDefault="00860215" w:rsidP="00D24425">
            <w:pPr>
              <w:pStyle w:val="TableParagraph"/>
              <w:rPr>
                <w:sz w:val="24"/>
                <w:szCs w:val="24"/>
              </w:rPr>
            </w:pPr>
          </w:p>
        </w:tc>
        <w:tc>
          <w:tcPr>
            <w:tcW w:w="1134" w:type="dxa"/>
          </w:tcPr>
          <w:p w14:paraId="0D2F03F0" w14:textId="77777777" w:rsidR="00860215" w:rsidRPr="00797D2E" w:rsidRDefault="00860215" w:rsidP="00D24425">
            <w:pPr>
              <w:pStyle w:val="TableParagraph"/>
              <w:spacing w:before="7"/>
              <w:ind w:left="39"/>
              <w:jc w:val="center"/>
              <w:rPr>
                <w:sz w:val="24"/>
                <w:szCs w:val="24"/>
              </w:rPr>
            </w:pPr>
          </w:p>
        </w:tc>
        <w:tc>
          <w:tcPr>
            <w:tcW w:w="1560" w:type="dxa"/>
          </w:tcPr>
          <w:p w14:paraId="5FB6CE66" w14:textId="77777777" w:rsidR="00860215" w:rsidRPr="00797D2E" w:rsidRDefault="00860215" w:rsidP="00D24425">
            <w:pPr>
              <w:pStyle w:val="TableParagraph"/>
              <w:rPr>
                <w:sz w:val="24"/>
                <w:szCs w:val="24"/>
              </w:rPr>
            </w:pPr>
          </w:p>
        </w:tc>
      </w:tr>
      <w:tr w:rsidR="00860215" w:rsidRPr="00797D2E" w14:paraId="360AF6B0" w14:textId="77777777" w:rsidTr="00D24425">
        <w:trPr>
          <w:trHeight w:val="519"/>
        </w:trPr>
        <w:tc>
          <w:tcPr>
            <w:tcW w:w="1138" w:type="dxa"/>
          </w:tcPr>
          <w:p w14:paraId="3BDE8197" w14:textId="0B670BF5" w:rsidR="00860215" w:rsidRDefault="00333BE4" w:rsidP="00D24425">
            <w:pPr>
              <w:pStyle w:val="TableParagraph"/>
              <w:spacing w:before="7"/>
              <w:ind w:left="33"/>
              <w:jc w:val="center"/>
              <w:rPr>
                <w:sz w:val="24"/>
                <w:szCs w:val="24"/>
              </w:rPr>
            </w:pPr>
            <w:r>
              <w:rPr>
                <w:sz w:val="24"/>
                <w:szCs w:val="24"/>
              </w:rPr>
              <w:t>1.</w:t>
            </w:r>
          </w:p>
        </w:tc>
        <w:tc>
          <w:tcPr>
            <w:tcW w:w="4820" w:type="dxa"/>
          </w:tcPr>
          <w:p w14:paraId="621E5598" w14:textId="78028135" w:rsidR="00860215" w:rsidRDefault="00860215" w:rsidP="00D24425">
            <w:pPr>
              <w:pStyle w:val="TableParagraph"/>
              <w:spacing w:line="249" w:lineRule="exact"/>
              <w:rPr>
                <w:sz w:val="24"/>
                <w:szCs w:val="24"/>
              </w:rPr>
            </w:pPr>
            <w:r>
              <w:rPr>
                <w:sz w:val="24"/>
                <w:szCs w:val="24"/>
              </w:rPr>
              <w:t>Create a calculator using the opertations including addition , subtraction multiplication and division using multilevel inheritence and desire output.</w:t>
            </w:r>
          </w:p>
        </w:tc>
        <w:tc>
          <w:tcPr>
            <w:tcW w:w="1291" w:type="dxa"/>
          </w:tcPr>
          <w:p w14:paraId="40C69CF5" w14:textId="77777777" w:rsidR="00860215" w:rsidRPr="00797D2E" w:rsidRDefault="00860215" w:rsidP="00D24425">
            <w:pPr>
              <w:pStyle w:val="TableParagraph"/>
              <w:rPr>
                <w:sz w:val="24"/>
                <w:szCs w:val="24"/>
              </w:rPr>
            </w:pPr>
          </w:p>
        </w:tc>
        <w:tc>
          <w:tcPr>
            <w:tcW w:w="1134" w:type="dxa"/>
          </w:tcPr>
          <w:p w14:paraId="1E803CB2" w14:textId="77777777" w:rsidR="00860215" w:rsidRPr="00797D2E" w:rsidRDefault="00860215" w:rsidP="00D24425">
            <w:pPr>
              <w:pStyle w:val="TableParagraph"/>
              <w:spacing w:before="7"/>
              <w:ind w:left="39"/>
              <w:jc w:val="center"/>
              <w:rPr>
                <w:sz w:val="24"/>
                <w:szCs w:val="24"/>
              </w:rPr>
            </w:pPr>
          </w:p>
        </w:tc>
        <w:tc>
          <w:tcPr>
            <w:tcW w:w="1560" w:type="dxa"/>
          </w:tcPr>
          <w:p w14:paraId="38A53C66" w14:textId="77777777" w:rsidR="00860215" w:rsidRPr="00797D2E" w:rsidRDefault="00860215" w:rsidP="00D24425">
            <w:pPr>
              <w:pStyle w:val="TableParagraph"/>
              <w:rPr>
                <w:sz w:val="24"/>
                <w:szCs w:val="24"/>
              </w:rPr>
            </w:pPr>
          </w:p>
        </w:tc>
      </w:tr>
      <w:tr w:rsidR="00860215" w:rsidRPr="00797D2E" w14:paraId="69D580DD" w14:textId="77777777" w:rsidTr="00D24425">
        <w:trPr>
          <w:trHeight w:val="519"/>
        </w:trPr>
        <w:tc>
          <w:tcPr>
            <w:tcW w:w="1138" w:type="dxa"/>
          </w:tcPr>
          <w:p w14:paraId="729026E7" w14:textId="0F3F9510" w:rsidR="00860215" w:rsidRDefault="00333BE4" w:rsidP="00D24425">
            <w:pPr>
              <w:pStyle w:val="TableParagraph"/>
              <w:spacing w:before="7"/>
              <w:ind w:left="33"/>
              <w:jc w:val="center"/>
              <w:rPr>
                <w:sz w:val="24"/>
                <w:szCs w:val="24"/>
              </w:rPr>
            </w:pPr>
            <w:r>
              <w:rPr>
                <w:sz w:val="24"/>
                <w:szCs w:val="24"/>
              </w:rPr>
              <w:t>2.</w:t>
            </w:r>
          </w:p>
        </w:tc>
        <w:tc>
          <w:tcPr>
            <w:tcW w:w="4820" w:type="dxa"/>
          </w:tcPr>
          <w:p w14:paraId="7CDFC155" w14:textId="77777777" w:rsidR="00860215" w:rsidRDefault="00860215" w:rsidP="0056710E">
            <w:pPr>
              <w:pStyle w:val="TableParagraph"/>
              <w:numPr>
                <w:ilvl w:val="0"/>
                <w:numId w:val="63"/>
              </w:numPr>
              <w:spacing w:line="249" w:lineRule="exact"/>
              <w:rPr>
                <w:sz w:val="24"/>
                <w:szCs w:val="24"/>
              </w:rPr>
            </w:pPr>
            <w:r>
              <w:rPr>
                <w:sz w:val="24"/>
                <w:szCs w:val="24"/>
              </w:rPr>
              <w:t>A vehicle rental company</w:t>
            </w:r>
            <w:r w:rsidR="00A93F7A">
              <w:rPr>
                <w:sz w:val="24"/>
                <w:szCs w:val="24"/>
              </w:rPr>
              <w:t xml:space="preserve"> wants to develop a system that maintains information about different types of vehicles available for rent out cars and bikes and they need a program to store details about each vehicle such as brand and speed.</w:t>
            </w:r>
          </w:p>
          <w:p w14:paraId="2443F139" w14:textId="55A04A5A" w:rsidR="00A93F7A" w:rsidRDefault="00A93F7A" w:rsidP="0056710E">
            <w:pPr>
              <w:pStyle w:val="TableParagraph"/>
              <w:numPr>
                <w:ilvl w:val="0"/>
                <w:numId w:val="64"/>
              </w:numPr>
              <w:spacing w:line="249" w:lineRule="exact"/>
              <w:rPr>
                <w:sz w:val="24"/>
                <w:szCs w:val="24"/>
              </w:rPr>
            </w:pPr>
            <w:r>
              <w:rPr>
                <w:sz w:val="24"/>
                <w:szCs w:val="24"/>
              </w:rPr>
              <w:t>Cars should have an additional property/attributes no. of doors , sitting capacities.</w:t>
            </w:r>
          </w:p>
          <w:p w14:paraId="26B011E3" w14:textId="76BAFEB3" w:rsidR="00A93F7A" w:rsidRDefault="00A93F7A" w:rsidP="0056710E">
            <w:pPr>
              <w:pStyle w:val="TableParagraph"/>
              <w:numPr>
                <w:ilvl w:val="0"/>
                <w:numId w:val="64"/>
              </w:numPr>
              <w:spacing w:line="249" w:lineRule="exact"/>
              <w:rPr>
                <w:sz w:val="24"/>
                <w:szCs w:val="24"/>
              </w:rPr>
            </w:pPr>
            <w:r>
              <w:rPr>
                <w:sz w:val="24"/>
                <w:szCs w:val="24"/>
              </w:rPr>
              <w:t>Bikes should have a property indicating whether they have gears or not.</w:t>
            </w:r>
          </w:p>
          <w:p w14:paraId="5DEF15D9" w14:textId="77777777" w:rsidR="00A93F7A" w:rsidRDefault="00A93F7A" w:rsidP="0056710E">
            <w:pPr>
              <w:pStyle w:val="TableParagraph"/>
              <w:numPr>
                <w:ilvl w:val="0"/>
                <w:numId w:val="64"/>
              </w:numPr>
              <w:spacing w:line="249" w:lineRule="exact"/>
              <w:rPr>
                <w:sz w:val="24"/>
                <w:szCs w:val="24"/>
              </w:rPr>
            </w:pPr>
            <w:r>
              <w:rPr>
                <w:sz w:val="24"/>
                <w:szCs w:val="24"/>
              </w:rPr>
              <w:t xml:space="preserve">The system should also include a function to display details about each vehicle </w:t>
            </w:r>
            <w:r w:rsidR="00333BE4">
              <w:rPr>
                <w:sz w:val="24"/>
                <w:szCs w:val="24"/>
              </w:rPr>
              <w:t>and indicate when a vehicle is starting</w:t>
            </w:r>
          </w:p>
          <w:p w14:paraId="26233A84" w14:textId="77777777" w:rsidR="002A6B8A" w:rsidRDefault="002A6B8A" w:rsidP="0056710E">
            <w:pPr>
              <w:pStyle w:val="TableParagraph"/>
              <w:numPr>
                <w:ilvl w:val="0"/>
                <w:numId w:val="64"/>
              </w:numPr>
              <w:spacing w:line="249" w:lineRule="exact"/>
              <w:rPr>
                <w:sz w:val="24"/>
                <w:szCs w:val="24"/>
              </w:rPr>
            </w:pPr>
            <w:r>
              <w:rPr>
                <w:sz w:val="24"/>
                <w:szCs w:val="24"/>
              </w:rPr>
              <w:t>Each class should have a constructor</w:t>
            </w:r>
          </w:p>
          <w:p w14:paraId="1F315A97" w14:textId="50339C94" w:rsidR="002A6B8A" w:rsidRDefault="002A6B8A" w:rsidP="0056710E">
            <w:pPr>
              <w:pStyle w:val="TableParagraph"/>
              <w:spacing w:line="249" w:lineRule="exact"/>
              <w:ind w:left="360"/>
              <w:rPr>
                <w:sz w:val="24"/>
                <w:szCs w:val="24"/>
              </w:rPr>
            </w:pPr>
            <w:r>
              <w:rPr>
                <w:sz w:val="24"/>
                <w:szCs w:val="24"/>
              </w:rPr>
              <w:t>Which obj oriented programming concept is used in the above program? Explain why it is useful in this scenario.</w:t>
            </w:r>
          </w:p>
        </w:tc>
        <w:tc>
          <w:tcPr>
            <w:tcW w:w="1291" w:type="dxa"/>
          </w:tcPr>
          <w:p w14:paraId="436D1145" w14:textId="77777777" w:rsidR="00860215" w:rsidRPr="00797D2E" w:rsidRDefault="00860215" w:rsidP="00D24425">
            <w:pPr>
              <w:pStyle w:val="TableParagraph"/>
              <w:rPr>
                <w:sz w:val="24"/>
                <w:szCs w:val="24"/>
              </w:rPr>
            </w:pPr>
          </w:p>
        </w:tc>
        <w:tc>
          <w:tcPr>
            <w:tcW w:w="1134" w:type="dxa"/>
          </w:tcPr>
          <w:p w14:paraId="4A3C69AB" w14:textId="77777777" w:rsidR="00860215" w:rsidRPr="00797D2E" w:rsidRDefault="00860215" w:rsidP="00D24425">
            <w:pPr>
              <w:pStyle w:val="TableParagraph"/>
              <w:spacing w:before="7"/>
              <w:ind w:left="39"/>
              <w:jc w:val="center"/>
              <w:rPr>
                <w:sz w:val="24"/>
                <w:szCs w:val="24"/>
              </w:rPr>
            </w:pPr>
          </w:p>
        </w:tc>
        <w:tc>
          <w:tcPr>
            <w:tcW w:w="1560" w:type="dxa"/>
          </w:tcPr>
          <w:p w14:paraId="0AAEAAA7" w14:textId="77777777" w:rsidR="00860215" w:rsidRPr="00797D2E" w:rsidRDefault="00860215" w:rsidP="00D24425">
            <w:pPr>
              <w:pStyle w:val="TableParagraph"/>
              <w:rPr>
                <w:sz w:val="24"/>
                <w:szCs w:val="24"/>
              </w:rPr>
            </w:pPr>
          </w:p>
        </w:tc>
      </w:tr>
    </w:tbl>
    <w:p w14:paraId="5DD5F124" w14:textId="77777777" w:rsidR="00256EED" w:rsidRDefault="00256EED" w:rsidP="004C0C5E">
      <w:pPr>
        <w:pStyle w:val="Heading1"/>
        <w:spacing w:before="84"/>
        <w:ind w:left="0" w:right="1686" w:firstLine="0"/>
        <w:rPr>
          <w:sz w:val="32"/>
          <w:szCs w:val="32"/>
          <w:u w:val="single"/>
        </w:rPr>
      </w:pPr>
    </w:p>
    <w:tbl>
      <w:tblPr>
        <w:tblpPr w:leftFromText="180" w:rightFromText="180" w:vertAnchor="text" w:horzAnchor="margin" w:tblpY="-96"/>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4820"/>
        <w:gridCol w:w="1291"/>
        <w:gridCol w:w="1134"/>
        <w:gridCol w:w="1560"/>
      </w:tblGrid>
      <w:tr w:rsidR="00C040A8" w:rsidRPr="00797D2E" w14:paraId="586CD6E7" w14:textId="77777777" w:rsidTr="00C040A8">
        <w:trPr>
          <w:trHeight w:val="359"/>
        </w:trPr>
        <w:tc>
          <w:tcPr>
            <w:tcW w:w="1138" w:type="dxa"/>
          </w:tcPr>
          <w:p w14:paraId="49C8F125" w14:textId="77777777" w:rsidR="00C040A8" w:rsidRPr="00797D2E" w:rsidRDefault="00C040A8" w:rsidP="00C040A8">
            <w:pPr>
              <w:pStyle w:val="TableParagraph"/>
              <w:spacing w:before="1"/>
              <w:ind w:left="59" w:right="65"/>
              <w:jc w:val="center"/>
              <w:rPr>
                <w:sz w:val="24"/>
                <w:szCs w:val="24"/>
              </w:rPr>
            </w:pPr>
            <w:r w:rsidRPr="00797D2E">
              <w:rPr>
                <w:sz w:val="24"/>
                <w:szCs w:val="24"/>
              </w:rPr>
              <w:lastRenderedPageBreak/>
              <w:t>SNo</w:t>
            </w:r>
          </w:p>
        </w:tc>
        <w:tc>
          <w:tcPr>
            <w:tcW w:w="4820" w:type="dxa"/>
          </w:tcPr>
          <w:p w14:paraId="3CD7F979" w14:textId="77777777" w:rsidR="00C040A8" w:rsidRPr="00797D2E" w:rsidRDefault="00C040A8" w:rsidP="00C040A8">
            <w:pPr>
              <w:pStyle w:val="TableParagraph"/>
              <w:spacing w:line="272" w:lineRule="exact"/>
              <w:ind w:left="22" w:right="47"/>
              <w:jc w:val="center"/>
              <w:rPr>
                <w:sz w:val="24"/>
                <w:szCs w:val="24"/>
              </w:rPr>
            </w:pPr>
            <w:r w:rsidRPr="00797D2E">
              <w:rPr>
                <w:sz w:val="24"/>
                <w:szCs w:val="24"/>
              </w:rPr>
              <w:t>Title</w:t>
            </w:r>
          </w:p>
        </w:tc>
        <w:tc>
          <w:tcPr>
            <w:tcW w:w="1291" w:type="dxa"/>
          </w:tcPr>
          <w:p w14:paraId="448A796A" w14:textId="77777777" w:rsidR="00C040A8" w:rsidRPr="00797D2E" w:rsidRDefault="00C040A8" w:rsidP="00C040A8">
            <w:pPr>
              <w:pStyle w:val="TableParagraph"/>
              <w:spacing w:line="272" w:lineRule="exact"/>
              <w:ind w:left="154" w:right="163"/>
              <w:jc w:val="center"/>
              <w:rPr>
                <w:sz w:val="24"/>
                <w:szCs w:val="24"/>
              </w:rPr>
            </w:pPr>
            <w:r w:rsidRPr="00797D2E">
              <w:rPr>
                <w:sz w:val="24"/>
                <w:szCs w:val="24"/>
              </w:rPr>
              <w:t>Date</w:t>
            </w:r>
          </w:p>
        </w:tc>
        <w:tc>
          <w:tcPr>
            <w:tcW w:w="1134" w:type="dxa"/>
          </w:tcPr>
          <w:p w14:paraId="0F60A4E9" w14:textId="77777777" w:rsidR="00C040A8" w:rsidRPr="00797D2E" w:rsidRDefault="00C040A8" w:rsidP="00C040A8">
            <w:pPr>
              <w:pStyle w:val="TableParagraph"/>
              <w:spacing w:line="272" w:lineRule="exact"/>
              <w:ind w:left="242" w:right="269"/>
              <w:jc w:val="center"/>
              <w:rPr>
                <w:sz w:val="24"/>
                <w:szCs w:val="24"/>
              </w:rPr>
            </w:pPr>
            <w:r w:rsidRPr="00797D2E">
              <w:rPr>
                <w:sz w:val="24"/>
                <w:szCs w:val="24"/>
              </w:rPr>
              <w:t>Page</w:t>
            </w:r>
            <w:r w:rsidRPr="00797D2E">
              <w:rPr>
                <w:spacing w:val="-5"/>
                <w:sz w:val="24"/>
                <w:szCs w:val="24"/>
              </w:rPr>
              <w:t xml:space="preserve"> </w:t>
            </w:r>
            <w:r w:rsidRPr="00797D2E">
              <w:rPr>
                <w:sz w:val="24"/>
                <w:szCs w:val="24"/>
              </w:rPr>
              <w:t>No</w:t>
            </w:r>
          </w:p>
        </w:tc>
        <w:tc>
          <w:tcPr>
            <w:tcW w:w="1560" w:type="dxa"/>
          </w:tcPr>
          <w:p w14:paraId="09A34A7A" w14:textId="77777777" w:rsidR="00C040A8" w:rsidRPr="00797D2E" w:rsidRDefault="00C040A8" w:rsidP="00C040A8">
            <w:pPr>
              <w:pStyle w:val="TableParagraph"/>
              <w:spacing w:line="272" w:lineRule="exact"/>
              <w:ind w:left="336"/>
              <w:rPr>
                <w:sz w:val="24"/>
                <w:szCs w:val="24"/>
              </w:rPr>
            </w:pPr>
            <w:r w:rsidRPr="00797D2E">
              <w:rPr>
                <w:sz w:val="24"/>
                <w:szCs w:val="24"/>
              </w:rPr>
              <w:t>Signature</w:t>
            </w:r>
          </w:p>
        </w:tc>
      </w:tr>
      <w:tr w:rsidR="00C040A8" w:rsidRPr="00797D2E" w14:paraId="3ED49289" w14:textId="77777777" w:rsidTr="00C040A8">
        <w:trPr>
          <w:trHeight w:val="359"/>
        </w:trPr>
        <w:tc>
          <w:tcPr>
            <w:tcW w:w="1138" w:type="dxa"/>
          </w:tcPr>
          <w:p w14:paraId="627D38AD" w14:textId="77777777" w:rsidR="00C040A8" w:rsidRPr="00797D2E" w:rsidRDefault="00C040A8" w:rsidP="00C040A8">
            <w:pPr>
              <w:pStyle w:val="TableParagraph"/>
              <w:spacing w:before="1"/>
              <w:ind w:left="59" w:right="65"/>
              <w:jc w:val="center"/>
              <w:rPr>
                <w:sz w:val="24"/>
                <w:szCs w:val="24"/>
              </w:rPr>
            </w:pPr>
          </w:p>
        </w:tc>
        <w:tc>
          <w:tcPr>
            <w:tcW w:w="4820" w:type="dxa"/>
          </w:tcPr>
          <w:p w14:paraId="78F4401A" w14:textId="77777777" w:rsidR="00C040A8" w:rsidRDefault="00C040A8" w:rsidP="00C040A8">
            <w:pPr>
              <w:pStyle w:val="TableParagraph"/>
              <w:numPr>
                <w:ilvl w:val="0"/>
                <w:numId w:val="63"/>
              </w:numPr>
              <w:spacing w:line="272" w:lineRule="exact"/>
              <w:ind w:right="47"/>
              <w:rPr>
                <w:sz w:val="24"/>
                <w:szCs w:val="24"/>
              </w:rPr>
            </w:pPr>
            <w:r>
              <w:rPr>
                <w:sz w:val="24"/>
                <w:szCs w:val="24"/>
              </w:rPr>
              <w:t>If the company decides to add a new type of vehicle truck, how would you modify the above program:</w:t>
            </w:r>
          </w:p>
          <w:p w14:paraId="4D4C1DEE" w14:textId="77777777" w:rsidR="00C040A8" w:rsidRDefault="00C040A8" w:rsidP="00C040A8">
            <w:pPr>
              <w:pStyle w:val="TableParagraph"/>
              <w:numPr>
                <w:ilvl w:val="0"/>
                <w:numId w:val="62"/>
              </w:numPr>
              <w:spacing w:line="272" w:lineRule="exact"/>
              <w:ind w:right="47"/>
              <w:rPr>
                <w:sz w:val="24"/>
                <w:szCs w:val="24"/>
              </w:rPr>
            </w:pPr>
            <w:r>
              <w:rPr>
                <w:sz w:val="24"/>
                <w:szCs w:val="24"/>
              </w:rPr>
              <w:t>Truck should include an additional property-capacity(in tons).</w:t>
            </w:r>
          </w:p>
          <w:p w14:paraId="7C25104B" w14:textId="77777777" w:rsidR="00C040A8" w:rsidRDefault="00C040A8" w:rsidP="00C040A8">
            <w:pPr>
              <w:pStyle w:val="TableParagraph"/>
              <w:numPr>
                <w:ilvl w:val="0"/>
                <w:numId w:val="62"/>
              </w:numPr>
              <w:spacing w:line="272" w:lineRule="exact"/>
              <w:ind w:right="47"/>
              <w:rPr>
                <w:sz w:val="24"/>
                <w:szCs w:val="24"/>
              </w:rPr>
            </w:pPr>
            <w:r>
              <w:rPr>
                <w:sz w:val="24"/>
                <w:szCs w:val="24"/>
              </w:rPr>
              <w:t>Create a show truckdetails() to display the trucks capacity.</w:t>
            </w:r>
          </w:p>
          <w:p w14:paraId="34EF0F79" w14:textId="77777777" w:rsidR="00C040A8" w:rsidRDefault="00C040A8" w:rsidP="00C040A8">
            <w:pPr>
              <w:pStyle w:val="TableParagraph"/>
              <w:numPr>
                <w:ilvl w:val="0"/>
                <w:numId w:val="62"/>
              </w:numPr>
              <w:spacing w:line="272" w:lineRule="exact"/>
              <w:ind w:right="47"/>
              <w:rPr>
                <w:sz w:val="24"/>
                <w:szCs w:val="24"/>
              </w:rPr>
            </w:pPr>
            <w:r>
              <w:rPr>
                <w:sz w:val="24"/>
                <w:szCs w:val="24"/>
              </w:rPr>
              <w:t>Write a constructor for the truck that initializes all properties.</w:t>
            </w:r>
          </w:p>
          <w:p w14:paraId="5231631B" w14:textId="77777777" w:rsidR="00C040A8" w:rsidRDefault="00C040A8" w:rsidP="00C040A8">
            <w:pPr>
              <w:pStyle w:val="TableParagraph"/>
              <w:spacing w:line="272" w:lineRule="exact"/>
              <w:ind w:left="382" w:right="47"/>
              <w:rPr>
                <w:sz w:val="24"/>
                <w:szCs w:val="24"/>
              </w:rPr>
            </w:pPr>
            <w:r>
              <w:rPr>
                <w:sz w:val="24"/>
                <w:szCs w:val="24"/>
              </w:rPr>
              <w:t>Implement truck class and update main to  create a truck object and also create an object for car and bike subclass.</w:t>
            </w:r>
          </w:p>
          <w:p w14:paraId="4BB3EDF5" w14:textId="77777777" w:rsidR="00C040A8" w:rsidRPr="00797D2E" w:rsidRDefault="00C040A8" w:rsidP="00C040A8">
            <w:pPr>
              <w:pStyle w:val="TableParagraph"/>
              <w:spacing w:line="272" w:lineRule="exact"/>
              <w:ind w:right="47"/>
              <w:rPr>
                <w:sz w:val="24"/>
                <w:szCs w:val="24"/>
              </w:rPr>
            </w:pPr>
            <w:r>
              <w:rPr>
                <w:sz w:val="24"/>
                <w:szCs w:val="24"/>
              </w:rPr>
              <w:t xml:space="preserve">      Finally display its details</w:t>
            </w:r>
          </w:p>
        </w:tc>
        <w:tc>
          <w:tcPr>
            <w:tcW w:w="1291" w:type="dxa"/>
          </w:tcPr>
          <w:p w14:paraId="50BCA01A" w14:textId="77777777" w:rsidR="00C040A8" w:rsidRPr="00797D2E" w:rsidRDefault="00C040A8" w:rsidP="00C040A8">
            <w:pPr>
              <w:pStyle w:val="TableParagraph"/>
              <w:spacing w:line="272" w:lineRule="exact"/>
              <w:ind w:left="154" w:right="163"/>
              <w:jc w:val="center"/>
              <w:rPr>
                <w:sz w:val="24"/>
                <w:szCs w:val="24"/>
              </w:rPr>
            </w:pPr>
            <w:r>
              <w:rPr>
                <w:sz w:val="24"/>
                <w:szCs w:val="24"/>
              </w:rPr>
              <w:t xml:space="preserve"> </w:t>
            </w:r>
          </w:p>
        </w:tc>
        <w:tc>
          <w:tcPr>
            <w:tcW w:w="1134" w:type="dxa"/>
          </w:tcPr>
          <w:p w14:paraId="6F56E5F3" w14:textId="77777777" w:rsidR="00C040A8" w:rsidRPr="00797D2E" w:rsidRDefault="00C040A8" w:rsidP="00C040A8">
            <w:pPr>
              <w:pStyle w:val="TableParagraph"/>
              <w:spacing w:line="272" w:lineRule="exact"/>
              <w:ind w:left="242" w:right="269"/>
              <w:jc w:val="center"/>
              <w:rPr>
                <w:sz w:val="24"/>
                <w:szCs w:val="24"/>
              </w:rPr>
            </w:pPr>
          </w:p>
        </w:tc>
        <w:tc>
          <w:tcPr>
            <w:tcW w:w="1560" w:type="dxa"/>
          </w:tcPr>
          <w:p w14:paraId="73C099AE" w14:textId="77777777" w:rsidR="00C040A8" w:rsidRPr="00797D2E" w:rsidRDefault="00C040A8" w:rsidP="00C040A8">
            <w:pPr>
              <w:pStyle w:val="TableParagraph"/>
              <w:spacing w:line="272" w:lineRule="exact"/>
              <w:ind w:left="336"/>
              <w:rPr>
                <w:sz w:val="24"/>
                <w:szCs w:val="24"/>
              </w:rPr>
            </w:pPr>
          </w:p>
        </w:tc>
      </w:tr>
      <w:tr w:rsidR="00C040A8" w:rsidRPr="00797D2E" w14:paraId="79D350CE" w14:textId="77777777" w:rsidTr="00C040A8">
        <w:trPr>
          <w:trHeight w:val="555"/>
        </w:trPr>
        <w:tc>
          <w:tcPr>
            <w:tcW w:w="1138" w:type="dxa"/>
          </w:tcPr>
          <w:p w14:paraId="7C066204" w14:textId="77777777" w:rsidR="00C040A8" w:rsidRPr="00797D2E" w:rsidRDefault="00C040A8" w:rsidP="00C040A8">
            <w:pPr>
              <w:pStyle w:val="TableParagraph"/>
              <w:spacing w:before="1"/>
              <w:ind w:left="59" w:right="65"/>
              <w:jc w:val="center"/>
              <w:rPr>
                <w:sz w:val="24"/>
                <w:szCs w:val="24"/>
              </w:rPr>
            </w:pPr>
            <w:r w:rsidRPr="00797D2E">
              <w:rPr>
                <w:sz w:val="24"/>
                <w:szCs w:val="24"/>
              </w:rPr>
              <w:t>WEEK</w:t>
            </w:r>
            <w:r w:rsidRPr="00797D2E">
              <w:rPr>
                <w:spacing w:val="-3"/>
                <w:sz w:val="24"/>
                <w:szCs w:val="24"/>
              </w:rPr>
              <w:t xml:space="preserve"> </w:t>
            </w:r>
            <w:r>
              <w:rPr>
                <w:sz w:val="24"/>
                <w:szCs w:val="24"/>
              </w:rPr>
              <w:t>6</w:t>
            </w:r>
          </w:p>
        </w:tc>
        <w:tc>
          <w:tcPr>
            <w:tcW w:w="4820" w:type="dxa"/>
          </w:tcPr>
          <w:p w14:paraId="1BEB21E6" w14:textId="77777777" w:rsidR="00C040A8" w:rsidRPr="00797D2E" w:rsidRDefault="00C040A8" w:rsidP="00C040A8">
            <w:pPr>
              <w:pStyle w:val="TableParagraph"/>
              <w:spacing w:line="272" w:lineRule="exact"/>
              <w:ind w:left="22" w:right="47"/>
              <w:jc w:val="center"/>
              <w:rPr>
                <w:sz w:val="24"/>
                <w:szCs w:val="24"/>
              </w:rPr>
            </w:pPr>
          </w:p>
        </w:tc>
        <w:tc>
          <w:tcPr>
            <w:tcW w:w="1291" w:type="dxa"/>
          </w:tcPr>
          <w:p w14:paraId="26804481" w14:textId="77777777" w:rsidR="00C040A8" w:rsidRPr="00797D2E" w:rsidRDefault="00C040A8" w:rsidP="00C040A8">
            <w:pPr>
              <w:pStyle w:val="TableParagraph"/>
              <w:spacing w:line="272" w:lineRule="exact"/>
              <w:ind w:left="154" w:right="163"/>
              <w:jc w:val="center"/>
              <w:rPr>
                <w:sz w:val="24"/>
                <w:szCs w:val="24"/>
              </w:rPr>
            </w:pPr>
          </w:p>
        </w:tc>
        <w:tc>
          <w:tcPr>
            <w:tcW w:w="1134" w:type="dxa"/>
          </w:tcPr>
          <w:p w14:paraId="21D0DB70" w14:textId="77777777" w:rsidR="00C040A8" w:rsidRPr="00797D2E" w:rsidRDefault="00C040A8" w:rsidP="00C040A8">
            <w:pPr>
              <w:pStyle w:val="TableParagraph"/>
              <w:spacing w:line="272" w:lineRule="exact"/>
              <w:ind w:left="242" w:right="269"/>
              <w:jc w:val="center"/>
              <w:rPr>
                <w:sz w:val="24"/>
                <w:szCs w:val="24"/>
              </w:rPr>
            </w:pPr>
          </w:p>
        </w:tc>
        <w:tc>
          <w:tcPr>
            <w:tcW w:w="1560" w:type="dxa"/>
          </w:tcPr>
          <w:p w14:paraId="647F119B" w14:textId="77777777" w:rsidR="00C040A8" w:rsidRPr="00797D2E" w:rsidRDefault="00C040A8" w:rsidP="00C040A8">
            <w:pPr>
              <w:pStyle w:val="TableParagraph"/>
              <w:spacing w:line="272" w:lineRule="exact"/>
              <w:ind w:left="336"/>
              <w:rPr>
                <w:sz w:val="24"/>
                <w:szCs w:val="24"/>
              </w:rPr>
            </w:pPr>
          </w:p>
        </w:tc>
      </w:tr>
      <w:tr w:rsidR="00C040A8" w:rsidRPr="00797D2E" w14:paraId="59B5DC7A" w14:textId="77777777" w:rsidTr="00C040A8">
        <w:trPr>
          <w:trHeight w:val="1406"/>
        </w:trPr>
        <w:tc>
          <w:tcPr>
            <w:tcW w:w="1138" w:type="dxa"/>
          </w:tcPr>
          <w:p w14:paraId="3ACFE573" w14:textId="77777777" w:rsidR="00C040A8" w:rsidRPr="00797D2E" w:rsidRDefault="00C040A8" w:rsidP="00C040A8">
            <w:pPr>
              <w:pStyle w:val="TableParagraph"/>
              <w:spacing w:line="272" w:lineRule="exact"/>
              <w:ind w:left="55" w:right="83"/>
              <w:jc w:val="center"/>
              <w:rPr>
                <w:sz w:val="24"/>
                <w:szCs w:val="24"/>
              </w:rPr>
            </w:pPr>
            <w:r>
              <w:rPr>
                <w:sz w:val="24"/>
                <w:szCs w:val="24"/>
              </w:rPr>
              <w:t>1</w:t>
            </w:r>
          </w:p>
        </w:tc>
        <w:tc>
          <w:tcPr>
            <w:tcW w:w="4820" w:type="dxa"/>
          </w:tcPr>
          <w:p w14:paraId="54A234EF" w14:textId="39433C96" w:rsidR="00C040A8" w:rsidRPr="009D73A5" w:rsidRDefault="00C040A8" w:rsidP="00C040A8">
            <w:pPr>
              <w:pStyle w:val="TableParagraph"/>
              <w:spacing w:line="272" w:lineRule="exact"/>
              <w:rPr>
                <w:sz w:val="24"/>
                <w:szCs w:val="24"/>
              </w:rPr>
            </w:pPr>
            <w:r>
              <w:rPr>
                <w:sz w:val="24"/>
                <w:szCs w:val="24"/>
              </w:rPr>
              <w:t>Write a java program to create a vehicle class with a method displayinfo(). Override thi</w:t>
            </w:r>
            <w:r w:rsidR="00414784">
              <w:rPr>
                <w:sz w:val="24"/>
                <w:szCs w:val="24"/>
              </w:rPr>
              <w:t>s</w:t>
            </w:r>
            <w:r>
              <w:rPr>
                <w:sz w:val="24"/>
                <w:szCs w:val="24"/>
              </w:rPr>
              <w:t xml:space="preserve"> in the Car subclass to provide specific information about a car [ car</w:t>
            </w:r>
            <w:r w:rsidR="00414784">
              <w:rPr>
                <w:sz w:val="24"/>
                <w:szCs w:val="24"/>
              </w:rPr>
              <w:t>C</w:t>
            </w:r>
            <w:r>
              <w:rPr>
                <w:sz w:val="24"/>
                <w:szCs w:val="24"/>
              </w:rPr>
              <w:t>ompany, car</w:t>
            </w:r>
            <w:r w:rsidR="00414784">
              <w:rPr>
                <w:sz w:val="24"/>
                <w:szCs w:val="24"/>
              </w:rPr>
              <w:t>M</w:t>
            </w:r>
            <w:r>
              <w:rPr>
                <w:sz w:val="24"/>
                <w:szCs w:val="24"/>
              </w:rPr>
              <w:t>odel, car</w:t>
            </w:r>
            <w:r w:rsidR="00414784">
              <w:rPr>
                <w:sz w:val="24"/>
                <w:szCs w:val="24"/>
              </w:rPr>
              <w:t>P</w:t>
            </w:r>
            <w:r>
              <w:rPr>
                <w:sz w:val="24"/>
                <w:szCs w:val="24"/>
              </w:rPr>
              <w:t>rize, seating</w:t>
            </w:r>
            <w:r w:rsidR="00414784">
              <w:rPr>
                <w:sz w:val="24"/>
                <w:szCs w:val="24"/>
              </w:rPr>
              <w:t>C</w:t>
            </w:r>
            <w:r>
              <w:rPr>
                <w:sz w:val="24"/>
                <w:szCs w:val="24"/>
              </w:rPr>
              <w:t>apacity,petrol_or_not(Boolean)]</w:t>
            </w:r>
          </w:p>
        </w:tc>
        <w:tc>
          <w:tcPr>
            <w:tcW w:w="1291" w:type="dxa"/>
          </w:tcPr>
          <w:p w14:paraId="6DD58B97" w14:textId="77777777" w:rsidR="00C040A8" w:rsidRPr="00797D2E" w:rsidRDefault="00C040A8" w:rsidP="00C040A8">
            <w:pPr>
              <w:pStyle w:val="TableParagraph"/>
              <w:spacing w:line="272" w:lineRule="exact"/>
              <w:ind w:left="154" w:right="168"/>
              <w:jc w:val="center"/>
              <w:rPr>
                <w:sz w:val="24"/>
                <w:szCs w:val="24"/>
              </w:rPr>
            </w:pPr>
          </w:p>
        </w:tc>
        <w:tc>
          <w:tcPr>
            <w:tcW w:w="1134" w:type="dxa"/>
          </w:tcPr>
          <w:p w14:paraId="345906BC" w14:textId="77777777" w:rsidR="00C040A8" w:rsidRPr="00797D2E" w:rsidRDefault="00C040A8" w:rsidP="00C040A8">
            <w:pPr>
              <w:pStyle w:val="TableParagraph"/>
              <w:rPr>
                <w:sz w:val="24"/>
                <w:szCs w:val="24"/>
              </w:rPr>
            </w:pPr>
          </w:p>
        </w:tc>
        <w:tc>
          <w:tcPr>
            <w:tcW w:w="1560" w:type="dxa"/>
          </w:tcPr>
          <w:p w14:paraId="56641CE8" w14:textId="77777777" w:rsidR="00C040A8" w:rsidRPr="00797D2E" w:rsidRDefault="00C040A8" w:rsidP="00C040A8">
            <w:pPr>
              <w:pStyle w:val="TableParagraph"/>
              <w:rPr>
                <w:sz w:val="24"/>
                <w:szCs w:val="24"/>
              </w:rPr>
            </w:pPr>
          </w:p>
        </w:tc>
      </w:tr>
      <w:tr w:rsidR="00C040A8" w:rsidRPr="00797D2E" w14:paraId="120A4502" w14:textId="77777777" w:rsidTr="00C040A8">
        <w:trPr>
          <w:trHeight w:val="519"/>
        </w:trPr>
        <w:tc>
          <w:tcPr>
            <w:tcW w:w="1138" w:type="dxa"/>
          </w:tcPr>
          <w:p w14:paraId="30D81940" w14:textId="77777777" w:rsidR="00C040A8" w:rsidRPr="00797D2E" w:rsidRDefault="00C040A8" w:rsidP="00C040A8">
            <w:pPr>
              <w:pStyle w:val="TableParagraph"/>
              <w:spacing w:before="7"/>
              <w:ind w:left="33"/>
              <w:jc w:val="center"/>
              <w:rPr>
                <w:sz w:val="24"/>
                <w:szCs w:val="24"/>
              </w:rPr>
            </w:pPr>
            <w:r>
              <w:rPr>
                <w:sz w:val="24"/>
                <w:szCs w:val="24"/>
              </w:rPr>
              <w:t>2</w:t>
            </w:r>
          </w:p>
        </w:tc>
        <w:tc>
          <w:tcPr>
            <w:tcW w:w="4820" w:type="dxa"/>
          </w:tcPr>
          <w:p w14:paraId="4801209C" w14:textId="77777777" w:rsidR="00C040A8" w:rsidRDefault="00C040A8" w:rsidP="00C040A8">
            <w:pPr>
              <w:pStyle w:val="TableParagraph"/>
              <w:spacing w:line="249" w:lineRule="exact"/>
              <w:rPr>
                <w:sz w:val="24"/>
                <w:szCs w:val="24"/>
              </w:rPr>
            </w:pPr>
            <w:r>
              <w:rPr>
                <w:sz w:val="24"/>
                <w:szCs w:val="24"/>
              </w:rPr>
              <w:t>A college is developing an automated admission system that veifies students eligibility for undergraduate(UG) and post-graduate(PG) programs. Each program has different eligibility criteria based on the students percentage</w:t>
            </w:r>
            <w:r w:rsidR="0017775D">
              <w:rPr>
                <w:sz w:val="24"/>
                <w:szCs w:val="24"/>
              </w:rPr>
              <w:t xml:space="preserve"> in their previous qualification.</w:t>
            </w:r>
          </w:p>
          <w:p w14:paraId="6B393AF8" w14:textId="4125FC9E" w:rsidR="0017775D" w:rsidRDefault="0017775D" w:rsidP="0017775D">
            <w:pPr>
              <w:pStyle w:val="TableParagraph"/>
              <w:numPr>
                <w:ilvl w:val="0"/>
                <w:numId w:val="72"/>
              </w:numPr>
              <w:spacing w:line="249" w:lineRule="exact"/>
              <w:rPr>
                <w:sz w:val="24"/>
                <w:szCs w:val="24"/>
              </w:rPr>
            </w:pPr>
            <w:r>
              <w:rPr>
                <w:sz w:val="24"/>
                <w:szCs w:val="24"/>
              </w:rPr>
              <w:t>UG qualification require : min 60%</w:t>
            </w:r>
          </w:p>
          <w:p w14:paraId="6D4D796C" w14:textId="42315F7D" w:rsidR="0017775D" w:rsidRPr="00797D2E" w:rsidRDefault="0017775D" w:rsidP="0017775D">
            <w:pPr>
              <w:pStyle w:val="TableParagraph"/>
              <w:numPr>
                <w:ilvl w:val="0"/>
                <w:numId w:val="72"/>
              </w:numPr>
              <w:spacing w:line="249" w:lineRule="exact"/>
              <w:rPr>
                <w:sz w:val="24"/>
                <w:szCs w:val="24"/>
              </w:rPr>
            </w:pPr>
            <w:r>
              <w:rPr>
                <w:sz w:val="24"/>
                <w:szCs w:val="24"/>
              </w:rPr>
              <w:t>PG qualification require : min 70%</w:t>
            </w:r>
          </w:p>
        </w:tc>
        <w:tc>
          <w:tcPr>
            <w:tcW w:w="1291" w:type="dxa"/>
          </w:tcPr>
          <w:p w14:paraId="503827E2" w14:textId="77777777" w:rsidR="00C040A8" w:rsidRPr="00797D2E" w:rsidRDefault="00C040A8" w:rsidP="00C040A8">
            <w:pPr>
              <w:pStyle w:val="TableParagraph"/>
              <w:rPr>
                <w:sz w:val="24"/>
                <w:szCs w:val="24"/>
              </w:rPr>
            </w:pPr>
            <w:r w:rsidRPr="00797D2E">
              <w:rPr>
                <w:sz w:val="24"/>
                <w:szCs w:val="24"/>
              </w:rPr>
              <w:t xml:space="preserve">   </w:t>
            </w:r>
          </w:p>
        </w:tc>
        <w:tc>
          <w:tcPr>
            <w:tcW w:w="1134" w:type="dxa"/>
          </w:tcPr>
          <w:p w14:paraId="155EE87D" w14:textId="77777777" w:rsidR="00C040A8" w:rsidRPr="00797D2E" w:rsidRDefault="00C040A8" w:rsidP="00C040A8">
            <w:pPr>
              <w:pStyle w:val="TableParagraph"/>
              <w:spacing w:before="7"/>
              <w:ind w:left="39"/>
              <w:jc w:val="center"/>
              <w:rPr>
                <w:sz w:val="24"/>
                <w:szCs w:val="24"/>
              </w:rPr>
            </w:pPr>
          </w:p>
        </w:tc>
        <w:tc>
          <w:tcPr>
            <w:tcW w:w="1560" w:type="dxa"/>
          </w:tcPr>
          <w:p w14:paraId="7509BFA6" w14:textId="77777777" w:rsidR="00C040A8" w:rsidRPr="00797D2E" w:rsidRDefault="00C040A8" w:rsidP="00C040A8">
            <w:pPr>
              <w:pStyle w:val="TableParagraph"/>
              <w:rPr>
                <w:sz w:val="24"/>
                <w:szCs w:val="24"/>
              </w:rPr>
            </w:pPr>
          </w:p>
        </w:tc>
      </w:tr>
      <w:tr w:rsidR="00C040A8" w:rsidRPr="00797D2E" w14:paraId="563C85EF" w14:textId="77777777" w:rsidTr="00C040A8">
        <w:trPr>
          <w:trHeight w:val="519"/>
        </w:trPr>
        <w:tc>
          <w:tcPr>
            <w:tcW w:w="1138" w:type="dxa"/>
          </w:tcPr>
          <w:p w14:paraId="2F062163" w14:textId="6EB46068" w:rsidR="00C040A8" w:rsidRDefault="0017775D" w:rsidP="00C040A8">
            <w:pPr>
              <w:pStyle w:val="TableParagraph"/>
              <w:spacing w:before="7"/>
              <w:ind w:left="33"/>
              <w:jc w:val="center"/>
              <w:rPr>
                <w:sz w:val="24"/>
                <w:szCs w:val="24"/>
              </w:rPr>
            </w:pPr>
            <w:r>
              <w:rPr>
                <w:sz w:val="24"/>
                <w:szCs w:val="24"/>
              </w:rPr>
              <w:t>3.</w:t>
            </w:r>
          </w:p>
        </w:tc>
        <w:tc>
          <w:tcPr>
            <w:tcW w:w="4820" w:type="dxa"/>
          </w:tcPr>
          <w:p w14:paraId="06FC6064" w14:textId="77777777" w:rsidR="00C040A8" w:rsidRDefault="0017775D" w:rsidP="00C040A8">
            <w:pPr>
              <w:pStyle w:val="TableParagraph"/>
              <w:spacing w:line="249" w:lineRule="exact"/>
              <w:rPr>
                <w:sz w:val="24"/>
                <w:szCs w:val="24"/>
              </w:rPr>
            </w:pPr>
            <w:r>
              <w:rPr>
                <w:sz w:val="24"/>
                <w:szCs w:val="24"/>
              </w:rPr>
              <w:t>Create a calculator class with overloaded methods to perform addition:</w:t>
            </w:r>
          </w:p>
          <w:p w14:paraId="54385B0A" w14:textId="77777777" w:rsidR="0017775D" w:rsidRDefault="0017775D" w:rsidP="0017775D">
            <w:pPr>
              <w:pStyle w:val="TableParagraph"/>
              <w:numPr>
                <w:ilvl w:val="0"/>
                <w:numId w:val="75"/>
              </w:numPr>
              <w:spacing w:line="249" w:lineRule="exact"/>
              <w:rPr>
                <w:sz w:val="24"/>
                <w:szCs w:val="24"/>
              </w:rPr>
            </w:pPr>
            <w:r>
              <w:rPr>
                <w:sz w:val="24"/>
                <w:szCs w:val="24"/>
              </w:rPr>
              <w:t>Add 2 int</w:t>
            </w:r>
          </w:p>
          <w:p w14:paraId="47052F34" w14:textId="77777777" w:rsidR="0017775D" w:rsidRDefault="0017775D" w:rsidP="0017775D">
            <w:pPr>
              <w:pStyle w:val="TableParagraph"/>
              <w:numPr>
                <w:ilvl w:val="0"/>
                <w:numId w:val="75"/>
              </w:numPr>
              <w:spacing w:line="249" w:lineRule="exact"/>
              <w:rPr>
                <w:sz w:val="24"/>
                <w:szCs w:val="24"/>
              </w:rPr>
            </w:pPr>
            <w:r>
              <w:rPr>
                <w:sz w:val="24"/>
                <w:szCs w:val="24"/>
              </w:rPr>
              <w:t>Add 3 int</w:t>
            </w:r>
          </w:p>
          <w:p w14:paraId="193BADA1" w14:textId="3446D0A4" w:rsidR="0017775D" w:rsidRDefault="0017775D" w:rsidP="0017775D">
            <w:pPr>
              <w:pStyle w:val="TableParagraph"/>
              <w:numPr>
                <w:ilvl w:val="0"/>
                <w:numId w:val="75"/>
              </w:numPr>
              <w:spacing w:line="249" w:lineRule="exact"/>
              <w:rPr>
                <w:sz w:val="24"/>
                <w:szCs w:val="24"/>
              </w:rPr>
            </w:pPr>
            <w:r>
              <w:rPr>
                <w:sz w:val="24"/>
                <w:szCs w:val="24"/>
              </w:rPr>
              <w:t>Add 2 doubles</w:t>
            </w:r>
          </w:p>
        </w:tc>
        <w:tc>
          <w:tcPr>
            <w:tcW w:w="1291" w:type="dxa"/>
          </w:tcPr>
          <w:p w14:paraId="2180CB16" w14:textId="77777777" w:rsidR="00C040A8" w:rsidRPr="00797D2E" w:rsidRDefault="00C040A8" w:rsidP="00C040A8">
            <w:pPr>
              <w:pStyle w:val="TableParagraph"/>
              <w:rPr>
                <w:sz w:val="24"/>
                <w:szCs w:val="24"/>
              </w:rPr>
            </w:pPr>
          </w:p>
        </w:tc>
        <w:tc>
          <w:tcPr>
            <w:tcW w:w="1134" w:type="dxa"/>
          </w:tcPr>
          <w:p w14:paraId="64FBDD69" w14:textId="77777777" w:rsidR="00C040A8" w:rsidRPr="00797D2E" w:rsidRDefault="00C040A8" w:rsidP="00C040A8">
            <w:pPr>
              <w:pStyle w:val="TableParagraph"/>
              <w:spacing w:before="7"/>
              <w:ind w:left="39"/>
              <w:jc w:val="center"/>
              <w:rPr>
                <w:sz w:val="24"/>
                <w:szCs w:val="24"/>
              </w:rPr>
            </w:pPr>
          </w:p>
        </w:tc>
        <w:tc>
          <w:tcPr>
            <w:tcW w:w="1560" w:type="dxa"/>
          </w:tcPr>
          <w:p w14:paraId="2D69FDDB" w14:textId="77777777" w:rsidR="00C040A8" w:rsidRPr="00797D2E" w:rsidRDefault="00C040A8" w:rsidP="00C040A8">
            <w:pPr>
              <w:pStyle w:val="TableParagraph"/>
              <w:rPr>
                <w:sz w:val="24"/>
                <w:szCs w:val="24"/>
              </w:rPr>
            </w:pPr>
          </w:p>
        </w:tc>
      </w:tr>
      <w:tr w:rsidR="00C040A8" w:rsidRPr="00797D2E" w14:paraId="66AF4823" w14:textId="77777777" w:rsidTr="00C040A8">
        <w:trPr>
          <w:trHeight w:val="519"/>
        </w:trPr>
        <w:tc>
          <w:tcPr>
            <w:tcW w:w="1138" w:type="dxa"/>
          </w:tcPr>
          <w:p w14:paraId="6AEB17AF" w14:textId="00CA2B48" w:rsidR="00C040A8" w:rsidRDefault="0017775D" w:rsidP="00C040A8">
            <w:pPr>
              <w:pStyle w:val="TableParagraph"/>
              <w:spacing w:before="7"/>
              <w:ind w:left="33"/>
              <w:jc w:val="center"/>
              <w:rPr>
                <w:sz w:val="24"/>
                <w:szCs w:val="24"/>
              </w:rPr>
            </w:pPr>
            <w:r>
              <w:rPr>
                <w:sz w:val="24"/>
                <w:szCs w:val="24"/>
              </w:rPr>
              <w:t>4</w:t>
            </w:r>
            <w:r w:rsidR="00C040A8">
              <w:rPr>
                <w:sz w:val="24"/>
                <w:szCs w:val="24"/>
              </w:rPr>
              <w:t>.</w:t>
            </w:r>
          </w:p>
        </w:tc>
        <w:tc>
          <w:tcPr>
            <w:tcW w:w="4820" w:type="dxa"/>
          </w:tcPr>
          <w:p w14:paraId="57F88A10" w14:textId="2A6270C9" w:rsidR="0017775D" w:rsidRDefault="0017775D" w:rsidP="00C040A8">
            <w:pPr>
              <w:pStyle w:val="TableParagraph"/>
              <w:spacing w:line="249" w:lineRule="exact"/>
              <w:rPr>
                <w:sz w:val="24"/>
                <w:szCs w:val="24"/>
              </w:rPr>
            </w:pPr>
            <w:r>
              <w:rPr>
                <w:sz w:val="24"/>
                <w:szCs w:val="24"/>
              </w:rPr>
              <w:t>Create a shape class with a method calculateArea() that is overloaded for different shapes(e.g. square,rectangle) then, create a subclass circle that overrides the  calculateArea() method for circle.</w:t>
            </w:r>
          </w:p>
        </w:tc>
        <w:tc>
          <w:tcPr>
            <w:tcW w:w="1291" w:type="dxa"/>
          </w:tcPr>
          <w:p w14:paraId="74D55A75" w14:textId="77777777" w:rsidR="00C040A8" w:rsidRPr="00797D2E" w:rsidRDefault="00C040A8" w:rsidP="00C040A8">
            <w:pPr>
              <w:pStyle w:val="TableParagraph"/>
              <w:rPr>
                <w:sz w:val="24"/>
                <w:szCs w:val="24"/>
              </w:rPr>
            </w:pPr>
          </w:p>
        </w:tc>
        <w:tc>
          <w:tcPr>
            <w:tcW w:w="1134" w:type="dxa"/>
          </w:tcPr>
          <w:p w14:paraId="37FC21C2" w14:textId="77777777" w:rsidR="00C040A8" w:rsidRPr="00797D2E" w:rsidRDefault="00C040A8" w:rsidP="00C040A8">
            <w:pPr>
              <w:pStyle w:val="TableParagraph"/>
              <w:spacing w:before="7"/>
              <w:ind w:left="39"/>
              <w:jc w:val="center"/>
              <w:rPr>
                <w:sz w:val="24"/>
                <w:szCs w:val="24"/>
              </w:rPr>
            </w:pPr>
          </w:p>
        </w:tc>
        <w:tc>
          <w:tcPr>
            <w:tcW w:w="1560" w:type="dxa"/>
          </w:tcPr>
          <w:p w14:paraId="5EA7CEA4" w14:textId="77777777" w:rsidR="00C040A8" w:rsidRPr="00797D2E" w:rsidRDefault="00C040A8" w:rsidP="00C040A8">
            <w:pPr>
              <w:pStyle w:val="TableParagraph"/>
              <w:rPr>
                <w:sz w:val="24"/>
                <w:szCs w:val="24"/>
              </w:rPr>
            </w:pPr>
          </w:p>
        </w:tc>
      </w:tr>
      <w:tr w:rsidR="00C040A8" w:rsidRPr="00797D2E" w14:paraId="7DAA19DF" w14:textId="77777777" w:rsidTr="00C040A8">
        <w:trPr>
          <w:trHeight w:val="519"/>
        </w:trPr>
        <w:tc>
          <w:tcPr>
            <w:tcW w:w="1138" w:type="dxa"/>
          </w:tcPr>
          <w:p w14:paraId="6D6F4965" w14:textId="02DDD341" w:rsidR="00C040A8" w:rsidRDefault="00C040A8" w:rsidP="00C040A8">
            <w:pPr>
              <w:pStyle w:val="TableParagraph"/>
              <w:spacing w:before="7"/>
              <w:ind w:left="33"/>
              <w:jc w:val="center"/>
              <w:rPr>
                <w:sz w:val="24"/>
                <w:szCs w:val="24"/>
              </w:rPr>
            </w:pPr>
          </w:p>
        </w:tc>
        <w:tc>
          <w:tcPr>
            <w:tcW w:w="4820" w:type="dxa"/>
          </w:tcPr>
          <w:p w14:paraId="72046A2B" w14:textId="25A9EC60" w:rsidR="00C040A8" w:rsidRDefault="00C040A8" w:rsidP="0017775D">
            <w:pPr>
              <w:pStyle w:val="TableParagraph"/>
              <w:spacing w:line="249" w:lineRule="exact"/>
              <w:rPr>
                <w:sz w:val="24"/>
                <w:szCs w:val="24"/>
              </w:rPr>
            </w:pPr>
          </w:p>
        </w:tc>
        <w:tc>
          <w:tcPr>
            <w:tcW w:w="1291" w:type="dxa"/>
          </w:tcPr>
          <w:p w14:paraId="2E69D76D" w14:textId="77777777" w:rsidR="00C040A8" w:rsidRPr="00797D2E" w:rsidRDefault="00C040A8" w:rsidP="00C040A8">
            <w:pPr>
              <w:pStyle w:val="TableParagraph"/>
              <w:rPr>
                <w:sz w:val="24"/>
                <w:szCs w:val="24"/>
              </w:rPr>
            </w:pPr>
          </w:p>
        </w:tc>
        <w:tc>
          <w:tcPr>
            <w:tcW w:w="1134" w:type="dxa"/>
          </w:tcPr>
          <w:p w14:paraId="2D7A4857" w14:textId="77777777" w:rsidR="00C040A8" w:rsidRPr="00797D2E" w:rsidRDefault="00C040A8" w:rsidP="00C040A8">
            <w:pPr>
              <w:pStyle w:val="TableParagraph"/>
              <w:spacing w:before="7"/>
              <w:ind w:left="39"/>
              <w:jc w:val="center"/>
              <w:rPr>
                <w:sz w:val="24"/>
                <w:szCs w:val="24"/>
              </w:rPr>
            </w:pPr>
          </w:p>
        </w:tc>
        <w:tc>
          <w:tcPr>
            <w:tcW w:w="1560" w:type="dxa"/>
          </w:tcPr>
          <w:p w14:paraId="4735FFFB" w14:textId="77777777" w:rsidR="00C040A8" w:rsidRPr="00797D2E" w:rsidRDefault="00C040A8" w:rsidP="00C040A8">
            <w:pPr>
              <w:pStyle w:val="TableParagraph"/>
              <w:rPr>
                <w:sz w:val="24"/>
                <w:szCs w:val="24"/>
              </w:rPr>
            </w:pPr>
          </w:p>
        </w:tc>
      </w:tr>
    </w:tbl>
    <w:p w14:paraId="6E0EF9ED" w14:textId="77777777" w:rsidR="00333BE4" w:rsidRDefault="00333BE4" w:rsidP="00570BA3">
      <w:pPr>
        <w:pStyle w:val="Heading1"/>
        <w:tabs>
          <w:tab w:val="left" w:pos="4879"/>
        </w:tabs>
        <w:spacing w:before="84"/>
        <w:ind w:left="0" w:right="1686" w:firstLine="0"/>
        <w:rPr>
          <w:sz w:val="32"/>
          <w:szCs w:val="32"/>
          <w:u w:val="single"/>
        </w:rPr>
      </w:pPr>
    </w:p>
    <w:p w14:paraId="534E1746" w14:textId="77777777" w:rsidR="00333BE4" w:rsidRPr="00333BE4" w:rsidRDefault="00333BE4" w:rsidP="00333BE4">
      <w:pPr>
        <w:pStyle w:val="Heading1"/>
        <w:tabs>
          <w:tab w:val="left" w:pos="4879"/>
        </w:tabs>
        <w:spacing w:before="84"/>
        <w:ind w:left="0" w:right="1686" w:firstLine="720"/>
        <w:rPr>
          <w:b w:val="0"/>
          <w:bCs w:val="0"/>
        </w:rPr>
      </w:pPr>
    </w:p>
    <w:p w14:paraId="24C93015" w14:textId="77777777" w:rsidR="00333BE4" w:rsidRDefault="00333BE4" w:rsidP="00570BA3">
      <w:pPr>
        <w:pStyle w:val="Heading1"/>
        <w:tabs>
          <w:tab w:val="left" w:pos="4879"/>
        </w:tabs>
        <w:spacing w:before="84"/>
        <w:ind w:left="0" w:right="1686" w:firstLine="0"/>
        <w:rPr>
          <w:sz w:val="32"/>
          <w:szCs w:val="32"/>
          <w:u w:val="single"/>
        </w:rPr>
      </w:pPr>
    </w:p>
    <w:p w14:paraId="059A5509" w14:textId="77777777" w:rsidR="00333BE4" w:rsidRDefault="00333BE4" w:rsidP="00570BA3">
      <w:pPr>
        <w:pStyle w:val="Heading1"/>
        <w:tabs>
          <w:tab w:val="left" w:pos="4879"/>
        </w:tabs>
        <w:spacing w:before="84"/>
        <w:ind w:left="0" w:right="1686" w:firstLine="0"/>
        <w:rPr>
          <w:sz w:val="32"/>
          <w:szCs w:val="32"/>
          <w:u w:val="single"/>
        </w:rPr>
      </w:pPr>
    </w:p>
    <w:p w14:paraId="45EB5637" w14:textId="77777777" w:rsidR="00333BE4" w:rsidRDefault="00333BE4" w:rsidP="00570BA3">
      <w:pPr>
        <w:pStyle w:val="Heading1"/>
        <w:tabs>
          <w:tab w:val="left" w:pos="4879"/>
        </w:tabs>
        <w:spacing w:before="84"/>
        <w:ind w:left="0" w:right="1686" w:firstLine="0"/>
        <w:rPr>
          <w:sz w:val="32"/>
          <w:szCs w:val="32"/>
          <w:u w:val="single"/>
        </w:rPr>
      </w:pPr>
    </w:p>
    <w:p w14:paraId="6202A545" w14:textId="77777777" w:rsidR="00333BE4" w:rsidRDefault="00333BE4" w:rsidP="00570BA3">
      <w:pPr>
        <w:pStyle w:val="Heading1"/>
        <w:tabs>
          <w:tab w:val="left" w:pos="4879"/>
        </w:tabs>
        <w:spacing w:before="84"/>
        <w:ind w:left="0" w:right="1686" w:firstLine="0"/>
        <w:rPr>
          <w:sz w:val="32"/>
          <w:szCs w:val="32"/>
          <w:u w:val="single"/>
        </w:rPr>
      </w:pPr>
    </w:p>
    <w:p w14:paraId="6827815D" w14:textId="77777777" w:rsidR="00333BE4" w:rsidRDefault="00333BE4" w:rsidP="00570BA3">
      <w:pPr>
        <w:pStyle w:val="Heading1"/>
        <w:tabs>
          <w:tab w:val="left" w:pos="4879"/>
        </w:tabs>
        <w:spacing w:before="84"/>
        <w:ind w:left="0" w:right="1686" w:firstLine="0"/>
        <w:rPr>
          <w:sz w:val="32"/>
          <w:szCs w:val="32"/>
          <w:u w:val="single"/>
        </w:rPr>
      </w:pPr>
    </w:p>
    <w:p w14:paraId="2024C0B6" w14:textId="77777777" w:rsidR="00333BE4" w:rsidRDefault="00333BE4" w:rsidP="00570BA3">
      <w:pPr>
        <w:pStyle w:val="Heading1"/>
        <w:tabs>
          <w:tab w:val="left" w:pos="4879"/>
        </w:tabs>
        <w:spacing w:before="84"/>
        <w:ind w:left="0" w:right="1686" w:firstLine="0"/>
        <w:rPr>
          <w:sz w:val="32"/>
          <w:szCs w:val="32"/>
          <w:u w:val="single"/>
        </w:rPr>
      </w:pPr>
    </w:p>
    <w:p w14:paraId="07144411" w14:textId="77777777" w:rsidR="00333BE4" w:rsidRDefault="00333BE4" w:rsidP="00570BA3">
      <w:pPr>
        <w:pStyle w:val="Heading1"/>
        <w:tabs>
          <w:tab w:val="left" w:pos="4879"/>
        </w:tabs>
        <w:spacing w:before="84"/>
        <w:ind w:left="0" w:right="1686" w:firstLine="0"/>
        <w:rPr>
          <w:sz w:val="32"/>
          <w:szCs w:val="32"/>
          <w:u w:val="single"/>
        </w:rPr>
      </w:pPr>
    </w:p>
    <w:p w14:paraId="73246AFA" w14:textId="77777777" w:rsidR="00333BE4" w:rsidRDefault="00333BE4" w:rsidP="00570BA3">
      <w:pPr>
        <w:pStyle w:val="Heading1"/>
        <w:tabs>
          <w:tab w:val="left" w:pos="4879"/>
        </w:tabs>
        <w:spacing w:before="84"/>
        <w:ind w:left="0" w:right="1686" w:firstLine="0"/>
        <w:rPr>
          <w:sz w:val="32"/>
          <w:szCs w:val="32"/>
          <w:u w:val="single"/>
        </w:rPr>
      </w:pPr>
    </w:p>
    <w:p w14:paraId="57EC43B0" w14:textId="77777777" w:rsidR="00333BE4" w:rsidRDefault="00333BE4" w:rsidP="00570BA3">
      <w:pPr>
        <w:pStyle w:val="Heading1"/>
        <w:tabs>
          <w:tab w:val="left" w:pos="4879"/>
        </w:tabs>
        <w:spacing w:before="84"/>
        <w:ind w:left="0" w:right="1686" w:firstLine="0"/>
        <w:rPr>
          <w:sz w:val="32"/>
          <w:szCs w:val="32"/>
          <w:u w:val="single"/>
        </w:rPr>
      </w:pPr>
    </w:p>
    <w:p w14:paraId="3E480EEC" w14:textId="77777777" w:rsidR="00333BE4" w:rsidRDefault="00333BE4" w:rsidP="00570BA3">
      <w:pPr>
        <w:pStyle w:val="Heading1"/>
        <w:tabs>
          <w:tab w:val="left" w:pos="4879"/>
        </w:tabs>
        <w:spacing w:before="84"/>
        <w:ind w:left="0" w:right="1686" w:firstLine="0"/>
        <w:rPr>
          <w:sz w:val="32"/>
          <w:szCs w:val="32"/>
          <w:u w:val="single"/>
        </w:rPr>
      </w:pPr>
    </w:p>
    <w:p w14:paraId="2D91BF65" w14:textId="77777777" w:rsidR="00333BE4" w:rsidRDefault="00333BE4" w:rsidP="00570BA3">
      <w:pPr>
        <w:pStyle w:val="Heading1"/>
        <w:tabs>
          <w:tab w:val="left" w:pos="4879"/>
        </w:tabs>
        <w:spacing w:before="84"/>
        <w:ind w:left="0" w:right="1686" w:firstLine="0"/>
        <w:rPr>
          <w:sz w:val="32"/>
          <w:szCs w:val="32"/>
          <w:u w:val="single"/>
        </w:rPr>
      </w:pPr>
    </w:p>
    <w:p w14:paraId="7E763274" w14:textId="77777777" w:rsidR="00333BE4" w:rsidRDefault="00333BE4" w:rsidP="00570BA3">
      <w:pPr>
        <w:pStyle w:val="Heading1"/>
        <w:tabs>
          <w:tab w:val="left" w:pos="4879"/>
        </w:tabs>
        <w:spacing w:before="84"/>
        <w:ind w:left="0" w:right="1686" w:firstLine="0"/>
        <w:rPr>
          <w:sz w:val="32"/>
          <w:szCs w:val="32"/>
          <w:u w:val="single"/>
        </w:rPr>
      </w:pPr>
    </w:p>
    <w:p w14:paraId="534A1F02" w14:textId="77777777" w:rsidR="00333BE4" w:rsidRDefault="00333BE4" w:rsidP="00570BA3">
      <w:pPr>
        <w:pStyle w:val="Heading1"/>
        <w:tabs>
          <w:tab w:val="left" w:pos="4879"/>
        </w:tabs>
        <w:spacing w:before="84"/>
        <w:ind w:left="0" w:right="1686" w:firstLine="0"/>
        <w:rPr>
          <w:sz w:val="32"/>
          <w:szCs w:val="32"/>
          <w:u w:val="single"/>
        </w:rPr>
      </w:pPr>
    </w:p>
    <w:p w14:paraId="230A012F" w14:textId="77777777" w:rsidR="00333BE4" w:rsidRDefault="00333BE4" w:rsidP="00570BA3">
      <w:pPr>
        <w:pStyle w:val="Heading1"/>
        <w:tabs>
          <w:tab w:val="left" w:pos="4879"/>
        </w:tabs>
        <w:spacing w:before="84"/>
        <w:ind w:left="0" w:right="1686" w:firstLine="0"/>
        <w:rPr>
          <w:sz w:val="32"/>
          <w:szCs w:val="32"/>
          <w:u w:val="single"/>
        </w:rPr>
      </w:pPr>
    </w:p>
    <w:p w14:paraId="0752BCC8" w14:textId="77777777" w:rsidR="00333BE4" w:rsidRDefault="00333BE4" w:rsidP="00570BA3">
      <w:pPr>
        <w:pStyle w:val="Heading1"/>
        <w:tabs>
          <w:tab w:val="left" w:pos="4879"/>
        </w:tabs>
        <w:spacing w:before="84"/>
        <w:ind w:left="0" w:right="1686" w:firstLine="0"/>
        <w:rPr>
          <w:sz w:val="32"/>
          <w:szCs w:val="32"/>
          <w:u w:val="single"/>
        </w:rPr>
      </w:pPr>
    </w:p>
    <w:p w14:paraId="68C4D78C" w14:textId="77777777" w:rsidR="00333BE4" w:rsidRDefault="00333BE4" w:rsidP="00570BA3">
      <w:pPr>
        <w:pStyle w:val="Heading1"/>
        <w:tabs>
          <w:tab w:val="left" w:pos="4879"/>
        </w:tabs>
        <w:spacing w:before="84"/>
        <w:ind w:left="0" w:right="1686" w:firstLine="0"/>
        <w:rPr>
          <w:sz w:val="32"/>
          <w:szCs w:val="32"/>
          <w:u w:val="single"/>
        </w:rPr>
      </w:pPr>
    </w:p>
    <w:p w14:paraId="7BD804AF" w14:textId="77777777" w:rsidR="00333BE4" w:rsidRDefault="00333BE4" w:rsidP="00570BA3">
      <w:pPr>
        <w:pStyle w:val="Heading1"/>
        <w:tabs>
          <w:tab w:val="left" w:pos="4879"/>
        </w:tabs>
        <w:spacing w:before="84"/>
        <w:ind w:left="0" w:right="1686" w:firstLine="0"/>
        <w:rPr>
          <w:sz w:val="32"/>
          <w:szCs w:val="32"/>
          <w:u w:val="single"/>
        </w:rPr>
      </w:pPr>
    </w:p>
    <w:p w14:paraId="7F91CFE6" w14:textId="77777777" w:rsidR="00333BE4" w:rsidRDefault="00333BE4" w:rsidP="00570BA3">
      <w:pPr>
        <w:pStyle w:val="Heading1"/>
        <w:tabs>
          <w:tab w:val="left" w:pos="4879"/>
        </w:tabs>
        <w:spacing w:before="84"/>
        <w:ind w:left="0" w:right="1686" w:firstLine="0"/>
        <w:rPr>
          <w:sz w:val="32"/>
          <w:szCs w:val="32"/>
          <w:u w:val="single"/>
        </w:rPr>
      </w:pPr>
    </w:p>
    <w:p w14:paraId="482CBD1E" w14:textId="77777777" w:rsidR="00333BE4" w:rsidRDefault="00333BE4" w:rsidP="00570BA3">
      <w:pPr>
        <w:pStyle w:val="Heading1"/>
        <w:tabs>
          <w:tab w:val="left" w:pos="4879"/>
        </w:tabs>
        <w:spacing w:before="84"/>
        <w:ind w:left="0" w:right="1686" w:firstLine="0"/>
        <w:rPr>
          <w:sz w:val="32"/>
          <w:szCs w:val="32"/>
          <w:u w:val="single"/>
        </w:rPr>
      </w:pPr>
    </w:p>
    <w:p w14:paraId="379A3391" w14:textId="77777777" w:rsidR="00333BE4" w:rsidRDefault="00333BE4" w:rsidP="00570BA3">
      <w:pPr>
        <w:pStyle w:val="Heading1"/>
        <w:tabs>
          <w:tab w:val="left" w:pos="4879"/>
        </w:tabs>
        <w:spacing w:before="84"/>
        <w:ind w:left="0" w:right="1686" w:firstLine="0"/>
        <w:rPr>
          <w:sz w:val="32"/>
          <w:szCs w:val="32"/>
          <w:u w:val="single"/>
        </w:rPr>
      </w:pPr>
    </w:p>
    <w:p w14:paraId="262A9F93" w14:textId="77777777" w:rsidR="00333BE4" w:rsidRDefault="00333BE4" w:rsidP="00570BA3">
      <w:pPr>
        <w:pStyle w:val="Heading1"/>
        <w:tabs>
          <w:tab w:val="left" w:pos="4879"/>
        </w:tabs>
        <w:spacing w:before="84"/>
        <w:ind w:left="0" w:right="1686" w:firstLine="0"/>
        <w:rPr>
          <w:sz w:val="32"/>
          <w:szCs w:val="32"/>
          <w:u w:val="single"/>
        </w:rPr>
      </w:pPr>
    </w:p>
    <w:p w14:paraId="30F3D360" w14:textId="77777777" w:rsidR="00333BE4" w:rsidRDefault="00333BE4" w:rsidP="00570BA3">
      <w:pPr>
        <w:pStyle w:val="Heading1"/>
        <w:tabs>
          <w:tab w:val="left" w:pos="4879"/>
        </w:tabs>
        <w:spacing w:before="84"/>
        <w:ind w:left="0" w:right="1686" w:firstLine="0"/>
        <w:rPr>
          <w:sz w:val="32"/>
          <w:szCs w:val="32"/>
          <w:u w:val="single"/>
        </w:rPr>
      </w:pPr>
    </w:p>
    <w:p w14:paraId="599DA9A8" w14:textId="77777777" w:rsidR="00333BE4" w:rsidRDefault="00333BE4" w:rsidP="00570BA3">
      <w:pPr>
        <w:pStyle w:val="Heading1"/>
        <w:tabs>
          <w:tab w:val="left" w:pos="4879"/>
        </w:tabs>
        <w:spacing w:before="84"/>
        <w:ind w:left="0" w:right="1686" w:firstLine="0"/>
        <w:rPr>
          <w:sz w:val="32"/>
          <w:szCs w:val="32"/>
          <w:u w:val="single"/>
        </w:rPr>
      </w:pPr>
    </w:p>
    <w:p w14:paraId="79E673D9" w14:textId="77777777" w:rsidR="00333BE4" w:rsidRDefault="00333BE4" w:rsidP="00570BA3">
      <w:pPr>
        <w:pStyle w:val="Heading1"/>
        <w:tabs>
          <w:tab w:val="left" w:pos="4879"/>
        </w:tabs>
        <w:spacing w:before="84"/>
        <w:ind w:left="0" w:right="1686" w:firstLine="0"/>
        <w:rPr>
          <w:sz w:val="32"/>
          <w:szCs w:val="32"/>
          <w:u w:val="single"/>
        </w:rPr>
      </w:pPr>
    </w:p>
    <w:p w14:paraId="619D0D7B" w14:textId="77777777" w:rsidR="00333BE4" w:rsidRDefault="00333BE4" w:rsidP="00570BA3">
      <w:pPr>
        <w:pStyle w:val="Heading1"/>
        <w:tabs>
          <w:tab w:val="left" w:pos="4879"/>
        </w:tabs>
        <w:spacing w:before="84"/>
        <w:ind w:left="0" w:right="1686" w:firstLine="0"/>
        <w:rPr>
          <w:sz w:val="32"/>
          <w:szCs w:val="32"/>
          <w:u w:val="single"/>
        </w:rPr>
      </w:pPr>
    </w:p>
    <w:p w14:paraId="67327F87" w14:textId="77777777" w:rsidR="00333BE4" w:rsidRDefault="00333BE4" w:rsidP="00570BA3">
      <w:pPr>
        <w:pStyle w:val="Heading1"/>
        <w:tabs>
          <w:tab w:val="left" w:pos="4879"/>
        </w:tabs>
        <w:spacing w:before="84"/>
        <w:ind w:left="0" w:right="1686" w:firstLine="0"/>
        <w:rPr>
          <w:sz w:val="32"/>
          <w:szCs w:val="32"/>
          <w:u w:val="single"/>
        </w:rPr>
      </w:pPr>
    </w:p>
    <w:p w14:paraId="6FE9BB62" w14:textId="77777777" w:rsidR="00333BE4" w:rsidRDefault="00333BE4" w:rsidP="00570BA3">
      <w:pPr>
        <w:pStyle w:val="Heading1"/>
        <w:tabs>
          <w:tab w:val="left" w:pos="4879"/>
        </w:tabs>
        <w:spacing w:before="84"/>
        <w:ind w:left="0" w:right="1686" w:firstLine="0"/>
        <w:rPr>
          <w:sz w:val="32"/>
          <w:szCs w:val="32"/>
          <w:u w:val="single"/>
        </w:rPr>
      </w:pPr>
    </w:p>
    <w:p w14:paraId="24017E5C" w14:textId="77777777" w:rsidR="00897E10" w:rsidRDefault="00897E10" w:rsidP="00570BA3">
      <w:pPr>
        <w:pStyle w:val="Heading1"/>
        <w:tabs>
          <w:tab w:val="left" w:pos="4879"/>
        </w:tabs>
        <w:spacing w:before="84"/>
        <w:ind w:left="0" w:right="1686" w:firstLine="0"/>
        <w:rPr>
          <w:sz w:val="32"/>
          <w:szCs w:val="32"/>
          <w:u w:val="single"/>
        </w:rPr>
      </w:pPr>
    </w:p>
    <w:p w14:paraId="46A13E1C" w14:textId="77777777" w:rsidR="00897E10" w:rsidRDefault="00897E10" w:rsidP="00570BA3">
      <w:pPr>
        <w:pStyle w:val="Heading1"/>
        <w:tabs>
          <w:tab w:val="left" w:pos="4879"/>
        </w:tabs>
        <w:spacing w:before="84"/>
        <w:ind w:left="0" w:right="1686" w:firstLine="0"/>
        <w:rPr>
          <w:sz w:val="32"/>
          <w:szCs w:val="32"/>
          <w:u w:val="single"/>
        </w:rPr>
      </w:pPr>
    </w:p>
    <w:p w14:paraId="3A4F2449" w14:textId="77777777" w:rsidR="00897E10" w:rsidRDefault="00897E10" w:rsidP="00570BA3">
      <w:pPr>
        <w:pStyle w:val="Heading1"/>
        <w:tabs>
          <w:tab w:val="left" w:pos="4879"/>
        </w:tabs>
        <w:spacing w:before="84"/>
        <w:ind w:left="0" w:right="1686" w:firstLine="0"/>
        <w:rPr>
          <w:sz w:val="32"/>
          <w:szCs w:val="32"/>
          <w:u w:val="single"/>
        </w:rPr>
      </w:pPr>
    </w:p>
    <w:p w14:paraId="0E18CE16" w14:textId="77777777" w:rsidR="00897E10" w:rsidRDefault="00897E10" w:rsidP="00570BA3">
      <w:pPr>
        <w:pStyle w:val="Heading1"/>
        <w:tabs>
          <w:tab w:val="left" w:pos="4879"/>
        </w:tabs>
        <w:spacing w:before="84"/>
        <w:ind w:left="0" w:right="1686" w:firstLine="0"/>
        <w:rPr>
          <w:sz w:val="32"/>
          <w:szCs w:val="32"/>
          <w:u w:val="single"/>
        </w:rPr>
      </w:pPr>
    </w:p>
    <w:p w14:paraId="647A8134" w14:textId="77777777" w:rsidR="00897E10" w:rsidRDefault="00897E10" w:rsidP="00570BA3">
      <w:pPr>
        <w:pStyle w:val="Heading1"/>
        <w:tabs>
          <w:tab w:val="left" w:pos="4879"/>
        </w:tabs>
        <w:spacing w:before="84"/>
        <w:ind w:left="0" w:right="1686" w:firstLine="0"/>
        <w:rPr>
          <w:sz w:val="32"/>
          <w:szCs w:val="32"/>
          <w:u w:val="single"/>
        </w:rPr>
      </w:pPr>
    </w:p>
    <w:p w14:paraId="1738CB6D" w14:textId="647C1AA6" w:rsidR="00897E10" w:rsidRDefault="00897E10" w:rsidP="00570BA3">
      <w:pPr>
        <w:pStyle w:val="Heading1"/>
        <w:tabs>
          <w:tab w:val="left" w:pos="4879"/>
        </w:tabs>
        <w:spacing w:before="84"/>
        <w:ind w:left="0" w:right="1686" w:firstLine="0"/>
        <w:rPr>
          <w:sz w:val="32"/>
          <w:szCs w:val="32"/>
          <w:u w:val="single"/>
        </w:rPr>
      </w:pPr>
    </w:p>
    <w:p w14:paraId="11D47C18" w14:textId="77777777" w:rsidR="00B506F7" w:rsidRDefault="00B506F7" w:rsidP="00570BA3">
      <w:pPr>
        <w:pStyle w:val="Heading1"/>
        <w:tabs>
          <w:tab w:val="left" w:pos="4879"/>
        </w:tabs>
        <w:spacing w:before="84"/>
        <w:ind w:left="0" w:right="1686" w:firstLine="0"/>
        <w:rPr>
          <w:sz w:val="32"/>
          <w:szCs w:val="32"/>
          <w:u w:val="single"/>
        </w:rPr>
      </w:pPr>
    </w:p>
    <w:p w14:paraId="3DAF3316" w14:textId="77777777" w:rsidR="00B506F7" w:rsidRDefault="00B506F7" w:rsidP="00570BA3">
      <w:pPr>
        <w:pStyle w:val="Heading1"/>
        <w:tabs>
          <w:tab w:val="left" w:pos="4879"/>
        </w:tabs>
        <w:spacing w:before="84"/>
        <w:ind w:left="0" w:right="1686" w:firstLine="0"/>
        <w:rPr>
          <w:sz w:val="32"/>
          <w:szCs w:val="32"/>
          <w:u w:val="single"/>
        </w:rPr>
      </w:pPr>
    </w:p>
    <w:p w14:paraId="2BA9C2F0" w14:textId="77777777" w:rsidR="00B506F7" w:rsidRDefault="00B506F7" w:rsidP="00570BA3">
      <w:pPr>
        <w:pStyle w:val="Heading1"/>
        <w:tabs>
          <w:tab w:val="left" w:pos="4879"/>
        </w:tabs>
        <w:spacing w:before="84"/>
        <w:ind w:left="0" w:right="1686" w:firstLine="0"/>
        <w:rPr>
          <w:u w:val="single"/>
        </w:rPr>
      </w:pPr>
    </w:p>
    <w:p w14:paraId="7634C407" w14:textId="77777777" w:rsidR="00C040A8" w:rsidRPr="00C040A8" w:rsidRDefault="00C040A8" w:rsidP="00570BA3">
      <w:pPr>
        <w:pStyle w:val="Heading1"/>
        <w:tabs>
          <w:tab w:val="left" w:pos="4879"/>
        </w:tabs>
        <w:spacing w:before="84"/>
        <w:ind w:left="0" w:right="1686" w:firstLine="0"/>
        <w:rPr>
          <w:u w:val="single"/>
        </w:rPr>
      </w:pPr>
    </w:p>
    <w:p w14:paraId="6CFF1542" w14:textId="692E8C09" w:rsidR="00486FF8" w:rsidRPr="009E68DE" w:rsidRDefault="00CF0B5D" w:rsidP="00570BA3">
      <w:pPr>
        <w:pStyle w:val="Heading1"/>
        <w:spacing w:before="84"/>
        <w:ind w:left="4440" w:right="1686" w:firstLine="600"/>
        <w:rPr>
          <w:sz w:val="32"/>
          <w:szCs w:val="32"/>
          <w:u w:val="single"/>
        </w:rPr>
      </w:pPr>
      <w:r w:rsidRPr="009E68DE">
        <w:rPr>
          <w:sz w:val="32"/>
          <w:szCs w:val="32"/>
          <w:u w:val="single"/>
        </w:rPr>
        <w:lastRenderedPageBreak/>
        <w:t>WEEK-1</w:t>
      </w:r>
    </w:p>
    <w:p w14:paraId="3E9C4361" w14:textId="77777777" w:rsidR="00CF0B5D" w:rsidRDefault="00CF0B5D">
      <w:pPr>
        <w:pStyle w:val="Heading1"/>
        <w:spacing w:before="84"/>
        <w:ind w:left="1695" w:right="1686" w:firstLine="0"/>
        <w:jc w:val="center"/>
      </w:pPr>
    </w:p>
    <w:p w14:paraId="164D7660" w14:textId="00E26186" w:rsidR="0057034E" w:rsidRPr="00703577" w:rsidRDefault="00BD08B9" w:rsidP="00703577">
      <w:pPr>
        <w:pStyle w:val="Heading1"/>
        <w:spacing w:before="84"/>
        <w:ind w:left="479" w:right="1686" w:firstLine="0"/>
      </w:pPr>
      <w:r w:rsidRPr="00703577">
        <w:rPr>
          <w:u w:val="single"/>
        </w:rPr>
        <w:t>Program</w:t>
      </w:r>
      <w:r w:rsidR="00703577" w:rsidRPr="00703577">
        <w:rPr>
          <w:u w:val="single"/>
        </w:rPr>
        <w:t>1</w:t>
      </w:r>
      <w:r w:rsidR="00703577">
        <w:t>)</w:t>
      </w:r>
    </w:p>
    <w:p w14:paraId="71DAE74D" w14:textId="29EC8A0F" w:rsidR="0057034E" w:rsidRPr="00703577" w:rsidRDefault="0057034E" w:rsidP="001238B9">
      <w:pPr>
        <w:pStyle w:val="Heading1"/>
        <w:spacing w:before="84"/>
        <w:ind w:left="479" w:right="1686" w:firstLine="0"/>
      </w:pPr>
      <w:r w:rsidRPr="00703577">
        <w:rPr>
          <w:u w:val="single"/>
        </w:rPr>
        <w:t>AIM</w:t>
      </w:r>
      <w:r w:rsidRPr="00703577">
        <w:t xml:space="preserve"> – To download and install JAVA</w:t>
      </w:r>
    </w:p>
    <w:p w14:paraId="719394B6" w14:textId="26F9079A" w:rsidR="0057034E" w:rsidRPr="00703577" w:rsidRDefault="0057034E" w:rsidP="001238B9">
      <w:pPr>
        <w:pStyle w:val="Heading1"/>
        <w:spacing w:before="84"/>
        <w:ind w:left="479" w:right="1686" w:firstLine="0"/>
      </w:pPr>
    </w:p>
    <w:p w14:paraId="35A0B851" w14:textId="64ED53A5" w:rsidR="0057034E" w:rsidRPr="00703577" w:rsidRDefault="0057034E" w:rsidP="001238B9">
      <w:pPr>
        <w:pStyle w:val="Heading1"/>
        <w:spacing w:before="84"/>
        <w:ind w:left="479" w:right="1686" w:firstLine="0"/>
        <w:rPr>
          <w:u w:val="single"/>
        </w:rPr>
      </w:pPr>
      <w:r w:rsidRPr="00703577">
        <w:rPr>
          <w:u w:val="single"/>
        </w:rPr>
        <w:t>PROCEDURE</w:t>
      </w:r>
    </w:p>
    <w:p w14:paraId="07E7E26D" w14:textId="79E048E2" w:rsidR="00CF0B5D" w:rsidRPr="00703577" w:rsidRDefault="00CF0B5D" w:rsidP="00CF0B5D">
      <w:pPr>
        <w:pStyle w:val="Heading1"/>
        <w:spacing w:before="84"/>
        <w:ind w:left="839" w:right="1686" w:firstLine="0"/>
        <w:rPr>
          <w:b w:val="0"/>
          <w:bCs w:val="0"/>
        </w:rPr>
      </w:pPr>
      <w:r w:rsidRPr="00703577">
        <w:rPr>
          <w:b w:val="0"/>
          <w:bCs w:val="0"/>
        </w:rPr>
        <w:t>1)Search “Java download” in the search bar</w:t>
      </w:r>
      <w:r w:rsidR="00C2439C" w:rsidRPr="00703577">
        <w:rPr>
          <w:b w:val="0"/>
          <w:bCs w:val="0"/>
        </w:rPr>
        <w:t xml:space="preserve"> (e.g. Google)</w:t>
      </w:r>
    </w:p>
    <w:p w14:paraId="11CB8FB7" w14:textId="5FD7018E" w:rsidR="00491819" w:rsidRDefault="00491819" w:rsidP="00491819">
      <w:pPr>
        <w:pStyle w:val="Heading1"/>
        <w:spacing w:before="84"/>
        <w:ind w:left="839" w:right="1686" w:firstLine="0"/>
        <w:rPr>
          <w:b w:val="0"/>
          <w:bCs w:val="0"/>
          <w:sz w:val="28"/>
          <w:szCs w:val="28"/>
        </w:rPr>
      </w:pPr>
      <w:r w:rsidRPr="00703577">
        <w:rPr>
          <w:b w:val="0"/>
          <w:bCs w:val="0"/>
        </w:rPr>
        <w:t>2) Go to the website of Oracle</w:t>
      </w:r>
      <w:r w:rsidRPr="00703577">
        <w:rPr>
          <w:b w:val="0"/>
          <w:bCs w:val="0"/>
          <w:sz w:val="32"/>
          <w:szCs w:val="32"/>
        </w:rPr>
        <w:t xml:space="preserve"> </w:t>
      </w:r>
    </w:p>
    <w:p w14:paraId="1A032894" w14:textId="3B7BBB11" w:rsidR="00491819" w:rsidRDefault="0057034E" w:rsidP="00491819">
      <w:pPr>
        <w:pStyle w:val="Heading1"/>
        <w:spacing w:before="84"/>
        <w:ind w:left="0" w:right="1686" w:firstLine="0"/>
        <w:rPr>
          <w:b w:val="0"/>
          <w:bCs w:val="0"/>
          <w:sz w:val="28"/>
          <w:szCs w:val="28"/>
        </w:rPr>
      </w:pPr>
      <w:r w:rsidRPr="00491819">
        <w:rPr>
          <w:b w:val="0"/>
          <w:bCs w:val="0"/>
          <w:noProof/>
          <w:sz w:val="28"/>
          <w:szCs w:val="28"/>
        </w:rPr>
        <w:drawing>
          <wp:anchor distT="0" distB="0" distL="114300" distR="114300" simplePos="0" relativeHeight="251695104" behindDoc="0" locked="0" layoutInCell="1" allowOverlap="1" wp14:anchorId="4BBFE21D" wp14:editId="5DAF665A">
            <wp:simplePos x="0" y="0"/>
            <wp:positionH relativeFrom="margin">
              <wp:posOffset>1210917</wp:posOffset>
            </wp:positionH>
            <wp:positionV relativeFrom="paragraph">
              <wp:posOffset>134620</wp:posOffset>
            </wp:positionV>
            <wp:extent cx="3665220" cy="1744980"/>
            <wp:effectExtent l="0" t="0" r="0" b="7620"/>
            <wp:wrapThrough wrapText="bothSides">
              <wp:wrapPolygon edited="0">
                <wp:start x="0" y="0"/>
                <wp:lineTo x="0" y="21459"/>
                <wp:lineTo x="21443" y="21459"/>
                <wp:lineTo x="21443" y="0"/>
                <wp:lineTo x="0" y="0"/>
              </wp:wrapPolygon>
            </wp:wrapThrough>
            <wp:docPr id="208419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06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5220" cy="1744980"/>
                    </a:xfrm>
                    <a:prstGeom prst="rect">
                      <a:avLst/>
                    </a:prstGeom>
                  </pic:spPr>
                </pic:pic>
              </a:graphicData>
            </a:graphic>
            <wp14:sizeRelH relativeFrom="margin">
              <wp14:pctWidth>0</wp14:pctWidth>
            </wp14:sizeRelH>
            <wp14:sizeRelV relativeFrom="margin">
              <wp14:pctHeight>0</wp14:pctHeight>
            </wp14:sizeRelV>
          </wp:anchor>
        </w:drawing>
      </w:r>
    </w:p>
    <w:p w14:paraId="128B344D" w14:textId="3F03F1D1" w:rsidR="00491819" w:rsidRPr="00491819" w:rsidRDefault="00491819" w:rsidP="00491819"/>
    <w:p w14:paraId="2B795829" w14:textId="4A337286" w:rsidR="00491819" w:rsidRPr="00491819" w:rsidRDefault="00491819" w:rsidP="00491819"/>
    <w:p w14:paraId="1F6990DB" w14:textId="4C0FF22B" w:rsidR="00491819" w:rsidRPr="00491819" w:rsidRDefault="00491819" w:rsidP="00491819"/>
    <w:p w14:paraId="49CEBAAB" w14:textId="04BBD8BC" w:rsidR="00491819" w:rsidRPr="00491819" w:rsidRDefault="00491819" w:rsidP="00491819"/>
    <w:p w14:paraId="071CCA09" w14:textId="77777777" w:rsidR="00491819" w:rsidRPr="00491819" w:rsidRDefault="00491819" w:rsidP="00491819"/>
    <w:p w14:paraId="0FD15DB2" w14:textId="77777777" w:rsidR="00491819" w:rsidRPr="00491819" w:rsidRDefault="00491819" w:rsidP="00491819"/>
    <w:p w14:paraId="2F74A9B8" w14:textId="77777777" w:rsidR="00491819" w:rsidRDefault="00491819" w:rsidP="00491819">
      <w:pPr>
        <w:rPr>
          <w:sz w:val="28"/>
          <w:szCs w:val="28"/>
        </w:rPr>
      </w:pPr>
    </w:p>
    <w:p w14:paraId="70E61325" w14:textId="77777777" w:rsidR="00491819" w:rsidRDefault="00491819" w:rsidP="00491819"/>
    <w:p w14:paraId="5B58E1EB" w14:textId="77777777" w:rsidR="00491819" w:rsidRDefault="00491819" w:rsidP="00491819"/>
    <w:p w14:paraId="07A47BE5" w14:textId="77777777" w:rsidR="00703577" w:rsidRDefault="00703577" w:rsidP="00491819"/>
    <w:p w14:paraId="2BE2E07B" w14:textId="77777777" w:rsidR="00703577" w:rsidRPr="00491819" w:rsidRDefault="00703577" w:rsidP="00491819"/>
    <w:p w14:paraId="338B8AC2" w14:textId="54198AAC" w:rsidR="00CF0B5D" w:rsidRPr="00703577" w:rsidRDefault="00CF0B5D" w:rsidP="00CF0B5D">
      <w:pPr>
        <w:pStyle w:val="Heading1"/>
        <w:spacing w:before="84"/>
        <w:ind w:left="839" w:right="1686" w:firstLine="0"/>
        <w:rPr>
          <w:b w:val="0"/>
          <w:bCs w:val="0"/>
        </w:rPr>
      </w:pPr>
      <w:r w:rsidRPr="00703577">
        <w:rPr>
          <w:b w:val="0"/>
          <w:bCs w:val="0"/>
        </w:rPr>
        <w:t>3)Download the LTS(Long-Term Support) version of jdk.</w:t>
      </w:r>
    </w:p>
    <w:p w14:paraId="7E73C70C" w14:textId="0B951D4A" w:rsidR="00CF0B5D" w:rsidRPr="00703577" w:rsidRDefault="00CF0B5D" w:rsidP="00CF0B5D">
      <w:pPr>
        <w:pStyle w:val="Heading1"/>
        <w:spacing w:before="84"/>
        <w:ind w:left="839" w:right="1686" w:firstLine="0"/>
        <w:rPr>
          <w:b w:val="0"/>
          <w:bCs w:val="0"/>
        </w:rPr>
      </w:pPr>
      <w:r w:rsidRPr="00703577">
        <w:rPr>
          <w:b w:val="0"/>
          <w:bCs w:val="0"/>
        </w:rPr>
        <w:t xml:space="preserve">     Here it is “jdk21”</w:t>
      </w:r>
    </w:p>
    <w:p w14:paraId="291E659C" w14:textId="2DD48F8E" w:rsidR="00491819" w:rsidRPr="00703577" w:rsidRDefault="00491819" w:rsidP="00491819">
      <w:pPr>
        <w:pStyle w:val="BodyText"/>
        <w:spacing w:before="5"/>
        <w:ind w:left="848"/>
      </w:pPr>
      <w:r w:rsidRPr="00703577">
        <w:t xml:space="preserve">4) Select your operating System i.e. for me it is windows so I m selecting </w:t>
      </w:r>
    </w:p>
    <w:p w14:paraId="6B0667DA" w14:textId="03E77BAD" w:rsidR="00491819" w:rsidRPr="00703577" w:rsidRDefault="00491819" w:rsidP="00491819">
      <w:pPr>
        <w:pStyle w:val="BodyText"/>
        <w:spacing w:before="5"/>
        <w:ind w:left="848"/>
      </w:pPr>
      <w:r w:rsidRPr="00703577">
        <w:t xml:space="preserve">     windows option. Then select x64 installer</w:t>
      </w:r>
    </w:p>
    <w:p w14:paraId="53833148" w14:textId="5591B65B" w:rsidR="00491819" w:rsidRDefault="0057034E" w:rsidP="00CF0B5D">
      <w:pPr>
        <w:pStyle w:val="Heading1"/>
        <w:spacing w:before="84"/>
        <w:ind w:left="839" w:right="1686" w:firstLine="0"/>
        <w:rPr>
          <w:b w:val="0"/>
          <w:bCs w:val="0"/>
          <w:sz w:val="28"/>
          <w:szCs w:val="28"/>
        </w:rPr>
      </w:pPr>
      <w:r w:rsidRPr="00491819">
        <w:rPr>
          <w:b w:val="0"/>
          <w:bCs w:val="0"/>
          <w:noProof/>
          <w:sz w:val="28"/>
          <w:szCs w:val="28"/>
        </w:rPr>
        <w:drawing>
          <wp:anchor distT="0" distB="0" distL="114300" distR="114300" simplePos="0" relativeHeight="251697152" behindDoc="0" locked="0" layoutInCell="1" allowOverlap="1" wp14:anchorId="161112FC" wp14:editId="4210BE51">
            <wp:simplePos x="0" y="0"/>
            <wp:positionH relativeFrom="column">
              <wp:posOffset>1751330</wp:posOffset>
            </wp:positionH>
            <wp:positionV relativeFrom="paragraph">
              <wp:posOffset>98425</wp:posOffset>
            </wp:positionV>
            <wp:extent cx="2580005" cy="1691005"/>
            <wp:effectExtent l="0" t="0" r="0" b="4445"/>
            <wp:wrapThrough wrapText="bothSides">
              <wp:wrapPolygon edited="0">
                <wp:start x="0" y="0"/>
                <wp:lineTo x="0" y="21413"/>
                <wp:lineTo x="21371" y="21413"/>
                <wp:lineTo x="21371" y="0"/>
                <wp:lineTo x="0" y="0"/>
              </wp:wrapPolygon>
            </wp:wrapThrough>
            <wp:docPr id="54725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572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0005" cy="1691005"/>
                    </a:xfrm>
                    <a:prstGeom prst="rect">
                      <a:avLst/>
                    </a:prstGeom>
                  </pic:spPr>
                </pic:pic>
              </a:graphicData>
            </a:graphic>
            <wp14:sizeRelH relativeFrom="margin">
              <wp14:pctWidth>0</wp14:pctWidth>
            </wp14:sizeRelH>
            <wp14:sizeRelV relativeFrom="margin">
              <wp14:pctHeight>0</wp14:pctHeight>
            </wp14:sizeRelV>
          </wp:anchor>
        </w:drawing>
      </w:r>
    </w:p>
    <w:p w14:paraId="08F13BB5" w14:textId="2A89604C" w:rsidR="00491819" w:rsidRDefault="00491819" w:rsidP="00CF0B5D">
      <w:pPr>
        <w:pStyle w:val="Heading1"/>
        <w:spacing w:before="84"/>
        <w:ind w:left="839" w:right="1686" w:firstLine="0"/>
        <w:rPr>
          <w:b w:val="0"/>
          <w:bCs w:val="0"/>
          <w:sz w:val="28"/>
          <w:szCs w:val="28"/>
        </w:rPr>
      </w:pPr>
    </w:p>
    <w:p w14:paraId="03689389" w14:textId="4F0C69ED" w:rsidR="00491819" w:rsidRDefault="00491819" w:rsidP="00CF0B5D">
      <w:pPr>
        <w:pStyle w:val="Heading1"/>
        <w:spacing w:before="84"/>
        <w:ind w:left="839" w:right="1686" w:firstLine="0"/>
        <w:rPr>
          <w:b w:val="0"/>
          <w:bCs w:val="0"/>
          <w:sz w:val="28"/>
          <w:szCs w:val="28"/>
        </w:rPr>
      </w:pPr>
    </w:p>
    <w:p w14:paraId="716DD500" w14:textId="5783E5BD" w:rsidR="00491819" w:rsidRDefault="00491819" w:rsidP="00CF0B5D">
      <w:pPr>
        <w:pStyle w:val="Heading1"/>
        <w:spacing w:before="84"/>
        <w:ind w:left="839" w:right="1686" w:firstLine="0"/>
        <w:rPr>
          <w:b w:val="0"/>
          <w:bCs w:val="0"/>
          <w:sz w:val="28"/>
          <w:szCs w:val="28"/>
        </w:rPr>
      </w:pPr>
    </w:p>
    <w:p w14:paraId="69376881" w14:textId="77777777" w:rsidR="00491819" w:rsidRDefault="00491819" w:rsidP="00CF0B5D">
      <w:pPr>
        <w:pStyle w:val="Heading1"/>
        <w:spacing w:before="84"/>
        <w:ind w:left="839" w:right="1686" w:firstLine="0"/>
        <w:rPr>
          <w:b w:val="0"/>
          <w:bCs w:val="0"/>
          <w:sz w:val="28"/>
          <w:szCs w:val="28"/>
        </w:rPr>
      </w:pPr>
    </w:p>
    <w:p w14:paraId="5E9B0803" w14:textId="59690861" w:rsidR="00491819" w:rsidRDefault="00491819" w:rsidP="00CF0B5D">
      <w:pPr>
        <w:pStyle w:val="Heading1"/>
        <w:spacing w:before="84"/>
        <w:ind w:left="839" w:right="1686" w:firstLine="0"/>
        <w:rPr>
          <w:b w:val="0"/>
          <w:bCs w:val="0"/>
          <w:sz w:val="28"/>
          <w:szCs w:val="28"/>
        </w:rPr>
      </w:pPr>
    </w:p>
    <w:p w14:paraId="1CAC431C" w14:textId="34BB35FE" w:rsidR="00491819" w:rsidRDefault="00491819" w:rsidP="00CF0B5D">
      <w:pPr>
        <w:pStyle w:val="Heading1"/>
        <w:spacing w:before="84"/>
        <w:ind w:left="839" w:right="1686" w:firstLine="0"/>
        <w:rPr>
          <w:b w:val="0"/>
          <w:bCs w:val="0"/>
          <w:sz w:val="28"/>
          <w:szCs w:val="28"/>
        </w:rPr>
      </w:pPr>
    </w:p>
    <w:p w14:paraId="2BF33D06" w14:textId="2E9A2DB3" w:rsidR="00312C58" w:rsidRDefault="00312C58" w:rsidP="00DD71EE">
      <w:pPr>
        <w:pStyle w:val="BodyText"/>
        <w:spacing w:before="5"/>
        <w:rPr>
          <w:sz w:val="28"/>
          <w:szCs w:val="28"/>
        </w:rPr>
      </w:pPr>
    </w:p>
    <w:p w14:paraId="4A8A0431" w14:textId="64977554" w:rsidR="00491819" w:rsidRDefault="00491819" w:rsidP="00050E6C">
      <w:pPr>
        <w:pStyle w:val="BodyText"/>
        <w:spacing w:before="5"/>
        <w:ind w:left="848"/>
        <w:rPr>
          <w:sz w:val="28"/>
          <w:szCs w:val="28"/>
        </w:rPr>
      </w:pPr>
      <w:r w:rsidRPr="00703577">
        <w:t>5) Download and installation.</w:t>
      </w:r>
    </w:p>
    <w:p w14:paraId="000BD3AB" w14:textId="217CFCE5" w:rsidR="00312C58" w:rsidRDefault="00703577" w:rsidP="00050E6C">
      <w:pPr>
        <w:pStyle w:val="BodyText"/>
        <w:spacing w:before="5"/>
        <w:ind w:left="848"/>
        <w:rPr>
          <w:sz w:val="28"/>
          <w:szCs w:val="28"/>
        </w:rPr>
      </w:pPr>
      <w:r w:rsidRPr="00312C58">
        <w:rPr>
          <w:noProof/>
          <w:sz w:val="28"/>
          <w:szCs w:val="28"/>
        </w:rPr>
        <w:drawing>
          <wp:anchor distT="0" distB="0" distL="114300" distR="114300" simplePos="0" relativeHeight="251698176" behindDoc="0" locked="0" layoutInCell="1" allowOverlap="1" wp14:anchorId="185E76F9" wp14:editId="65CB4486">
            <wp:simplePos x="0" y="0"/>
            <wp:positionH relativeFrom="margin">
              <wp:posOffset>1894095</wp:posOffset>
            </wp:positionH>
            <wp:positionV relativeFrom="paragraph">
              <wp:posOffset>118745</wp:posOffset>
            </wp:positionV>
            <wp:extent cx="2265680" cy="1696720"/>
            <wp:effectExtent l="0" t="0" r="1270" b="0"/>
            <wp:wrapThrough wrapText="bothSides">
              <wp:wrapPolygon edited="0">
                <wp:start x="0" y="0"/>
                <wp:lineTo x="0" y="21341"/>
                <wp:lineTo x="21430" y="21341"/>
                <wp:lineTo x="21430" y="0"/>
                <wp:lineTo x="0" y="0"/>
              </wp:wrapPolygon>
            </wp:wrapThrough>
            <wp:docPr id="142543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3933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5680" cy="1696720"/>
                    </a:xfrm>
                    <a:prstGeom prst="rect">
                      <a:avLst/>
                    </a:prstGeom>
                  </pic:spPr>
                </pic:pic>
              </a:graphicData>
            </a:graphic>
            <wp14:sizeRelH relativeFrom="margin">
              <wp14:pctWidth>0</wp14:pctWidth>
            </wp14:sizeRelH>
            <wp14:sizeRelV relativeFrom="margin">
              <wp14:pctHeight>0</wp14:pctHeight>
            </wp14:sizeRelV>
          </wp:anchor>
        </w:drawing>
      </w:r>
    </w:p>
    <w:p w14:paraId="58100129" w14:textId="19648304" w:rsidR="00312C58" w:rsidRDefault="00312C58" w:rsidP="00050E6C">
      <w:pPr>
        <w:pStyle w:val="BodyText"/>
        <w:spacing w:before="5"/>
        <w:ind w:left="848"/>
        <w:rPr>
          <w:sz w:val="28"/>
          <w:szCs w:val="28"/>
        </w:rPr>
      </w:pPr>
    </w:p>
    <w:p w14:paraId="7A44481C" w14:textId="79B1A3B5" w:rsidR="00312C58" w:rsidRDefault="00312C58" w:rsidP="00050E6C">
      <w:pPr>
        <w:pStyle w:val="BodyText"/>
        <w:spacing w:before="5"/>
        <w:ind w:left="848"/>
        <w:rPr>
          <w:sz w:val="28"/>
          <w:szCs w:val="28"/>
        </w:rPr>
      </w:pPr>
    </w:p>
    <w:p w14:paraId="1AF31002" w14:textId="53A96EFC" w:rsidR="00312C58" w:rsidRDefault="00312C58" w:rsidP="00050E6C">
      <w:pPr>
        <w:pStyle w:val="BodyText"/>
        <w:spacing w:before="5"/>
        <w:ind w:left="848"/>
        <w:rPr>
          <w:sz w:val="28"/>
          <w:szCs w:val="28"/>
        </w:rPr>
      </w:pPr>
    </w:p>
    <w:p w14:paraId="6B97287A" w14:textId="1DAF7CD3" w:rsidR="00312C58" w:rsidRDefault="00312C58" w:rsidP="00050E6C">
      <w:pPr>
        <w:pStyle w:val="BodyText"/>
        <w:spacing w:before="5"/>
        <w:ind w:left="848"/>
        <w:rPr>
          <w:sz w:val="28"/>
          <w:szCs w:val="28"/>
        </w:rPr>
      </w:pPr>
    </w:p>
    <w:p w14:paraId="560FCD66" w14:textId="40A13943" w:rsidR="00491819" w:rsidRDefault="00491819" w:rsidP="00050E6C">
      <w:pPr>
        <w:pStyle w:val="BodyText"/>
        <w:spacing w:before="5"/>
        <w:ind w:left="848"/>
        <w:rPr>
          <w:sz w:val="28"/>
          <w:szCs w:val="28"/>
        </w:rPr>
      </w:pPr>
    </w:p>
    <w:p w14:paraId="0433F595" w14:textId="77777777" w:rsidR="00491819" w:rsidRDefault="00491819" w:rsidP="00050E6C">
      <w:pPr>
        <w:pStyle w:val="BodyText"/>
        <w:spacing w:before="5"/>
        <w:ind w:left="848"/>
        <w:rPr>
          <w:sz w:val="28"/>
          <w:szCs w:val="28"/>
        </w:rPr>
      </w:pPr>
    </w:p>
    <w:p w14:paraId="0428A12E" w14:textId="77777777" w:rsidR="00491819" w:rsidRDefault="00491819" w:rsidP="00050E6C">
      <w:pPr>
        <w:pStyle w:val="BodyText"/>
        <w:spacing w:before="5"/>
        <w:ind w:left="848"/>
        <w:rPr>
          <w:sz w:val="28"/>
          <w:szCs w:val="28"/>
        </w:rPr>
      </w:pPr>
    </w:p>
    <w:p w14:paraId="62EBE15B" w14:textId="77777777" w:rsidR="00050E6C" w:rsidRDefault="00050E6C" w:rsidP="00050E6C">
      <w:pPr>
        <w:pStyle w:val="BodyText"/>
        <w:spacing w:before="5"/>
        <w:ind w:left="848"/>
        <w:rPr>
          <w:b/>
          <w:bCs/>
          <w:sz w:val="28"/>
          <w:szCs w:val="28"/>
          <w:u w:val="single"/>
        </w:rPr>
      </w:pPr>
    </w:p>
    <w:p w14:paraId="0F5EEF7D" w14:textId="77777777" w:rsidR="00703577" w:rsidRDefault="00703577" w:rsidP="00050E6C">
      <w:pPr>
        <w:pStyle w:val="BodyText"/>
        <w:spacing w:before="5"/>
        <w:ind w:left="848"/>
        <w:rPr>
          <w:b/>
          <w:bCs/>
          <w:sz w:val="28"/>
          <w:szCs w:val="28"/>
        </w:rPr>
      </w:pPr>
    </w:p>
    <w:p w14:paraId="047A4F5F" w14:textId="6CFF6B4F" w:rsidR="00C2439C" w:rsidRPr="00703577" w:rsidRDefault="008437DF" w:rsidP="00050E6C">
      <w:pPr>
        <w:pStyle w:val="BodyText"/>
        <w:spacing w:before="5"/>
        <w:ind w:left="848"/>
      </w:pPr>
      <w:r w:rsidRPr="00703577">
        <w:rPr>
          <w:b/>
          <w:bCs/>
        </w:rPr>
        <w:lastRenderedPageBreak/>
        <w:t>6</w:t>
      </w:r>
      <w:r w:rsidRPr="00703577">
        <w:t xml:space="preserve">) C Drive </w:t>
      </w:r>
      <w:r w:rsidRPr="00703577">
        <w:sym w:font="Wingdings" w:char="F0E0"/>
      </w:r>
      <w:r w:rsidRPr="00703577">
        <w:t xml:space="preserve"> Program files </w:t>
      </w:r>
      <w:r w:rsidRPr="00703577">
        <w:sym w:font="Wingdings" w:char="F0E0"/>
      </w:r>
      <w:r w:rsidRPr="00703577">
        <w:t xml:space="preserve"> Java </w:t>
      </w:r>
      <w:r w:rsidRPr="00703577">
        <w:sym w:font="Wingdings" w:char="F0E0"/>
      </w:r>
      <w:r w:rsidRPr="00703577">
        <w:t xml:space="preserve"> jdk21 </w:t>
      </w:r>
      <w:r w:rsidRPr="00703577">
        <w:sym w:font="Wingdings" w:char="F0E0"/>
      </w:r>
      <w:r w:rsidRPr="00703577">
        <w:t xml:space="preserve"> libraries + modules</w:t>
      </w:r>
      <w:r w:rsidR="00C2439C" w:rsidRPr="00703577">
        <w:t xml:space="preserve"> </w:t>
      </w:r>
      <w:r w:rsidR="00C2439C" w:rsidRPr="00703577">
        <w:sym w:font="Wingdings" w:char="F0E0"/>
      </w:r>
      <w:r w:rsidR="00C2439C" w:rsidRPr="00703577">
        <w:t>bin</w:t>
      </w:r>
    </w:p>
    <w:p w14:paraId="1AA3F640" w14:textId="4A7D4E08" w:rsidR="00C2439C" w:rsidRPr="00703577" w:rsidRDefault="00C2439C" w:rsidP="00C2439C">
      <w:pPr>
        <w:pStyle w:val="BodyText"/>
        <w:spacing w:before="5"/>
        <w:ind w:left="848"/>
        <w:rPr>
          <w:b/>
          <w:bCs/>
        </w:rPr>
      </w:pPr>
      <w:r w:rsidRPr="00703577">
        <w:t xml:space="preserve">    Now select and copy the path</w:t>
      </w:r>
      <w:r w:rsidRPr="00703577">
        <w:rPr>
          <w:b/>
          <w:bCs/>
        </w:rPr>
        <w:t>.</w:t>
      </w:r>
    </w:p>
    <w:p w14:paraId="42137F31" w14:textId="11F62309" w:rsidR="00C2439C" w:rsidRDefault="00C2439C" w:rsidP="00C2439C">
      <w:pPr>
        <w:pStyle w:val="BodyText"/>
        <w:spacing w:before="5"/>
        <w:ind w:left="848"/>
        <w:rPr>
          <w:b/>
          <w:bCs/>
          <w:sz w:val="28"/>
          <w:szCs w:val="28"/>
        </w:rPr>
      </w:pPr>
    </w:p>
    <w:p w14:paraId="7826A97A" w14:textId="6F8D3DB1" w:rsidR="00C2439C" w:rsidRDefault="00C2439C" w:rsidP="00C2439C">
      <w:pPr>
        <w:pStyle w:val="BodyText"/>
        <w:spacing w:before="5"/>
        <w:ind w:left="848"/>
        <w:rPr>
          <w:b/>
          <w:bCs/>
          <w:sz w:val="28"/>
          <w:szCs w:val="28"/>
        </w:rPr>
      </w:pPr>
      <w:r w:rsidRPr="00C2439C">
        <w:rPr>
          <w:b/>
          <w:bCs/>
          <w:noProof/>
          <w:sz w:val="28"/>
          <w:szCs w:val="28"/>
        </w:rPr>
        <w:drawing>
          <wp:anchor distT="0" distB="0" distL="114300" distR="114300" simplePos="0" relativeHeight="251699200" behindDoc="0" locked="0" layoutInCell="1" allowOverlap="1" wp14:anchorId="14728626" wp14:editId="59C7EC90">
            <wp:simplePos x="0" y="0"/>
            <wp:positionH relativeFrom="column">
              <wp:posOffset>1270000</wp:posOffset>
            </wp:positionH>
            <wp:positionV relativeFrom="paragraph">
              <wp:posOffset>106680</wp:posOffset>
            </wp:positionV>
            <wp:extent cx="3705225" cy="1897380"/>
            <wp:effectExtent l="0" t="0" r="9525" b="7620"/>
            <wp:wrapThrough wrapText="bothSides">
              <wp:wrapPolygon edited="0">
                <wp:start x="0" y="0"/>
                <wp:lineTo x="0" y="21470"/>
                <wp:lineTo x="21544" y="21470"/>
                <wp:lineTo x="21544" y="0"/>
                <wp:lineTo x="0" y="0"/>
              </wp:wrapPolygon>
            </wp:wrapThrough>
            <wp:docPr id="180460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657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05225" cy="189738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 xml:space="preserve">     </w:t>
      </w:r>
    </w:p>
    <w:p w14:paraId="5EECC0AA" w14:textId="3763179A" w:rsidR="008437DF" w:rsidRDefault="008437DF" w:rsidP="00050E6C">
      <w:pPr>
        <w:pStyle w:val="BodyText"/>
        <w:spacing w:before="5"/>
        <w:ind w:left="848"/>
        <w:rPr>
          <w:b/>
          <w:bCs/>
          <w:sz w:val="28"/>
          <w:szCs w:val="28"/>
        </w:rPr>
      </w:pPr>
    </w:p>
    <w:p w14:paraId="3CB96716" w14:textId="77777777" w:rsidR="008437DF" w:rsidRPr="008437DF" w:rsidRDefault="008437DF" w:rsidP="00050E6C">
      <w:pPr>
        <w:pStyle w:val="BodyText"/>
        <w:spacing w:before="5"/>
        <w:ind w:left="848"/>
        <w:rPr>
          <w:b/>
          <w:bCs/>
          <w:sz w:val="28"/>
          <w:szCs w:val="28"/>
        </w:rPr>
      </w:pPr>
    </w:p>
    <w:p w14:paraId="0BEA70CB" w14:textId="17AB37EB" w:rsidR="00312C58" w:rsidRDefault="00312C58" w:rsidP="00050E6C">
      <w:pPr>
        <w:pStyle w:val="BodyText"/>
        <w:spacing w:before="5"/>
        <w:ind w:left="848"/>
        <w:rPr>
          <w:b/>
          <w:bCs/>
          <w:sz w:val="27"/>
        </w:rPr>
      </w:pPr>
    </w:p>
    <w:p w14:paraId="4C9553D2" w14:textId="77777777" w:rsidR="00312C58" w:rsidRDefault="00312C58" w:rsidP="00050E6C">
      <w:pPr>
        <w:pStyle w:val="BodyText"/>
        <w:spacing w:before="5"/>
        <w:ind w:left="848"/>
        <w:rPr>
          <w:b/>
          <w:bCs/>
          <w:sz w:val="27"/>
        </w:rPr>
      </w:pPr>
    </w:p>
    <w:p w14:paraId="7A836250" w14:textId="77777777" w:rsidR="00312C58" w:rsidRDefault="00312C58" w:rsidP="00050E6C">
      <w:pPr>
        <w:pStyle w:val="BodyText"/>
        <w:spacing w:before="5"/>
        <w:ind w:left="848"/>
        <w:rPr>
          <w:b/>
          <w:bCs/>
          <w:sz w:val="27"/>
        </w:rPr>
      </w:pPr>
    </w:p>
    <w:p w14:paraId="77ED156E" w14:textId="77777777" w:rsidR="00312C58" w:rsidRDefault="00312C58" w:rsidP="00050E6C">
      <w:pPr>
        <w:pStyle w:val="BodyText"/>
        <w:spacing w:before="5"/>
        <w:ind w:left="848"/>
        <w:rPr>
          <w:b/>
          <w:bCs/>
          <w:sz w:val="27"/>
        </w:rPr>
      </w:pPr>
    </w:p>
    <w:p w14:paraId="2F062664" w14:textId="77777777" w:rsidR="00312C58" w:rsidRDefault="00312C58" w:rsidP="00050E6C">
      <w:pPr>
        <w:pStyle w:val="BodyText"/>
        <w:spacing w:before="5"/>
        <w:ind w:left="848"/>
        <w:rPr>
          <w:b/>
          <w:bCs/>
          <w:sz w:val="27"/>
        </w:rPr>
      </w:pPr>
    </w:p>
    <w:p w14:paraId="658DFA86" w14:textId="57590306" w:rsidR="00312C58" w:rsidRDefault="00312C58" w:rsidP="00050E6C">
      <w:pPr>
        <w:pStyle w:val="BodyText"/>
        <w:spacing w:before="5"/>
        <w:ind w:left="848"/>
        <w:rPr>
          <w:b/>
          <w:bCs/>
          <w:sz w:val="27"/>
        </w:rPr>
      </w:pPr>
    </w:p>
    <w:p w14:paraId="30F631D9" w14:textId="77777777" w:rsidR="00DD71EE" w:rsidRDefault="00DD71EE" w:rsidP="00050E6C">
      <w:pPr>
        <w:pStyle w:val="BodyText"/>
        <w:spacing w:before="5"/>
        <w:ind w:left="848"/>
        <w:rPr>
          <w:b/>
          <w:bCs/>
          <w:sz w:val="27"/>
        </w:rPr>
      </w:pPr>
    </w:p>
    <w:p w14:paraId="4082319C" w14:textId="33842063" w:rsidR="00703577" w:rsidRDefault="00703577" w:rsidP="00050E6C">
      <w:pPr>
        <w:pStyle w:val="BodyText"/>
        <w:spacing w:before="5"/>
        <w:ind w:left="848"/>
        <w:rPr>
          <w:b/>
          <w:bCs/>
          <w:sz w:val="27"/>
        </w:rPr>
      </w:pPr>
    </w:p>
    <w:p w14:paraId="778848BE" w14:textId="77777777" w:rsidR="00DD71EE" w:rsidRDefault="00DD71EE" w:rsidP="00050E6C">
      <w:pPr>
        <w:pStyle w:val="BodyText"/>
        <w:spacing w:before="5"/>
        <w:ind w:left="848"/>
        <w:rPr>
          <w:b/>
          <w:bCs/>
          <w:sz w:val="27"/>
        </w:rPr>
      </w:pPr>
    </w:p>
    <w:p w14:paraId="05BA0804" w14:textId="4C5534DF" w:rsidR="00683D6B" w:rsidRPr="00703577" w:rsidRDefault="00C2439C" w:rsidP="00683D6B">
      <w:pPr>
        <w:pStyle w:val="BodyText"/>
        <w:spacing w:before="5"/>
        <w:ind w:left="502" w:firstLine="218"/>
        <w:rPr>
          <w:lang w:val="en-IN"/>
        </w:rPr>
      </w:pPr>
      <w:r w:rsidRPr="00703577">
        <w:t xml:space="preserve">7) </w:t>
      </w:r>
      <w:r w:rsidR="00683D6B" w:rsidRPr="00703577">
        <w:rPr>
          <w:lang w:val="en-IN"/>
        </w:rPr>
        <w:t>Press Windows + R, type sysdm.cpl, and click Ok.</w:t>
      </w:r>
    </w:p>
    <w:p w14:paraId="390B8BB3" w14:textId="0098E2B9" w:rsidR="00683D6B" w:rsidRPr="00703577" w:rsidRDefault="00683D6B" w:rsidP="00683D6B">
      <w:pPr>
        <w:pStyle w:val="BodyText"/>
        <w:spacing w:before="5"/>
        <w:ind w:firstLine="720"/>
        <w:rPr>
          <w:lang w:val="en-IN"/>
        </w:rPr>
      </w:pPr>
      <w:r w:rsidRPr="00703577">
        <w:rPr>
          <w:lang w:val="en-IN"/>
        </w:rPr>
        <w:t>8) The System Properties window will open.</w:t>
      </w:r>
    </w:p>
    <w:p w14:paraId="0AFB2C78" w14:textId="45CF906E" w:rsidR="00683D6B" w:rsidRPr="00703577" w:rsidRDefault="00683D6B" w:rsidP="00683D6B">
      <w:pPr>
        <w:pStyle w:val="BodyText"/>
        <w:spacing w:before="5"/>
        <w:ind w:left="502" w:firstLine="218"/>
        <w:rPr>
          <w:lang w:val="en-IN"/>
        </w:rPr>
      </w:pPr>
      <w:r w:rsidRPr="00703577">
        <w:rPr>
          <w:lang w:val="en-IN"/>
        </w:rPr>
        <w:t>9) Navigate to the Advanced tab.</w:t>
      </w:r>
    </w:p>
    <w:p w14:paraId="60E5B449" w14:textId="554249C0" w:rsidR="00683D6B" w:rsidRPr="00703577" w:rsidRDefault="00683D6B" w:rsidP="00683D6B">
      <w:pPr>
        <w:pStyle w:val="BodyText"/>
        <w:spacing w:before="5"/>
        <w:rPr>
          <w:lang w:val="en-IN"/>
        </w:rPr>
      </w:pPr>
      <w:r w:rsidRPr="00703577">
        <w:rPr>
          <w:lang w:val="en-IN"/>
        </w:rPr>
        <w:t xml:space="preserve">     </w:t>
      </w:r>
      <w:r w:rsidRPr="00703577">
        <w:rPr>
          <w:lang w:val="en-IN"/>
        </w:rPr>
        <w:tab/>
        <w:t>10) Click on Environment Variables at the bottom.</w:t>
      </w:r>
    </w:p>
    <w:p w14:paraId="7B09368A" w14:textId="719E66D2" w:rsidR="00683D6B" w:rsidRDefault="00683D6B" w:rsidP="00683D6B">
      <w:pPr>
        <w:pStyle w:val="BodyText"/>
        <w:spacing w:before="5"/>
        <w:rPr>
          <w:sz w:val="28"/>
          <w:szCs w:val="28"/>
          <w:lang w:val="en-IN"/>
        </w:rPr>
      </w:pPr>
    </w:p>
    <w:p w14:paraId="256066B8" w14:textId="4F1D04FB" w:rsidR="00683D6B" w:rsidRDefault="00703577" w:rsidP="00683D6B">
      <w:pPr>
        <w:pStyle w:val="BodyText"/>
        <w:spacing w:before="5"/>
        <w:rPr>
          <w:sz w:val="28"/>
          <w:szCs w:val="28"/>
          <w:lang w:val="en-IN"/>
        </w:rPr>
      </w:pPr>
      <w:r>
        <w:rPr>
          <w:noProof/>
        </w:rPr>
        <w:drawing>
          <wp:anchor distT="0" distB="0" distL="114300" distR="114300" simplePos="0" relativeHeight="251701248" behindDoc="0" locked="0" layoutInCell="1" allowOverlap="1" wp14:anchorId="255C13D2" wp14:editId="02331B0D">
            <wp:simplePos x="0" y="0"/>
            <wp:positionH relativeFrom="column">
              <wp:posOffset>1350010</wp:posOffset>
            </wp:positionH>
            <wp:positionV relativeFrom="paragraph">
              <wp:posOffset>63500</wp:posOffset>
            </wp:positionV>
            <wp:extent cx="2722880" cy="2026920"/>
            <wp:effectExtent l="0" t="0" r="1270" b="0"/>
            <wp:wrapThrough wrapText="bothSides">
              <wp:wrapPolygon edited="0">
                <wp:start x="0" y="0"/>
                <wp:lineTo x="0" y="21316"/>
                <wp:lineTo x="21459" y="21316"/>
                <wp:lineTo x="21459" y="0"/>
                <wp:lineTo x="0" y="0"/>
              </wp:wrapPolygon>
            </wp:wrapThrough>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rotWithShape="1">
                    <a:blip r:embed="rId14">
                      <a:extLst>
                        <a:ext uri="{28A0092B-C50C-407E-A947-70E740481C1C}">
                          <a14:useLocalDpi xmlns:a14="http://schemas.microsoft.com/office/drawing/2010/main" val="0"/>
                        </a:ext>
                      </a:extLst>
                    </a:blip>
                    <a:srcRect l="10068" t="16887" r="60876" b="29430"/>
                    <a:stretch/>
                  </pic:blipFill>
                  <pic:spPr bwMode="auto">
                    <a:xfrm>
                      <a:off x="0" y="0"/>
                      <a:ext cx="2722880"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5BB11C" w14:textId="3592D75B" w:rsidR="00683D6B" w:rsidRDefault="00683D6B" w:rsidP="00683D6B">
      <w:pPr>
        <w:pStyle w:val="BodyText"/>
        <w:spacing w:before="5"/>
        <w:rPr>
          <w:sz w:val="28"/>
          <w:szCs w:val="28"/>
          <w:lang w:val="en-IN"/>
        </w:rPr>
      </w:pPr>
    </w:p>
    <w:p w14:paraId="1D539795" w14:textId="7A4EBF9E" w:rsidR="00683D6B" w:rsidRPr="00683D6B" w:rsidRDefault="00683D6B" w:rsidP="00683D6B">
      <w:pPr>
        <w:pStyle w:val="BodyText"/>
        <w:spacing w:before="5"/>
        <w:rPr>
          <w:b/>
          <w:bCs/>
          <w:sz w:val="28"/>
          <w:szCs w:val="28"/>
          <w:lang w:val="en-IN"/>
        </w:rPr>
      </w:pPr>
    </w:p>
    <w:p w14:paraId="5DEF50A1" w14:textId="6742334D" w:rsidR="00312C58" w:rsidRDefault="00312C58" w:rsidP="00050E6C">
      <w:pPr>
        <w:pStyle w:val="BodyText"/>
        <w:spacing w:before="5"/>
        <w:ind w:left="848"/>
        <w:rPr>
          <w:sz w:val="28"/>
          <w:szCs w:val="28"/>
        </w:rPr>
      </w:pPr>
    </w:p>
    <w:p w14:paraId="40EAACB3" w14:textId="702CC266" w:rsidR="00C2439C" w:rsidRPr="00C2439C" w:rsidRDefault="00C2439C" w:rsidP="00050E6C">
      <w:pPr>
        <w:pStyle w:val="BodyText"/>
        <w:spacing w:before="5"/>
        <w:ind w:left="848"/>
        <w:rPr>
          <w:sz w:val="28"/>
          <w:szCs w:val="28"/>
        </w:rPr>
      </w:pPr>
      <w:r>
        <w:rPr>
          <w:sz w:val="28"/>
          <w:szCs w:val="28"/>
        </w:rPr>
        <w:t xml:space="preserve"> </w:t>
      </w:r>
    </w:p>
    <w:p w14:paraId="17ECB866" w14:textId="010F397A" w:rsidR="00312C58" w:rsidRPr="00C2439C" w:rsidRDefault="00312C58" w:rsidP="00050E6C">
      <w:pPr>
        <w:pStyle w:val="BodyText"/>
        <w:spacing w:before="5"/>
        <w:ind w:left="848"/>
        <w:rPr>
          <w:sz w:val="27"/>
        </w:rPr>
      </w:pPr>
    </w:p>
    <w:p w14:paraId="7408AD4E" w14:textId="77777777" w:rsidR="00312C58" w:rsidRDefault="00312C58" w:rsidP="00050E6C">
      <w:pPr>
        <w:pStyle w:val="BodyText"/>
        <w:spacing w:before="5"/>
        <w:ind w:left="848"/>
        <w:rPr>
          <w:b/>
          <w:bCs/>
          <w:sz w:val="27"/>
        </w:rPr>
      </w:pPr>
    </w:p>
    <w:p w14:paraId="2EB1B3B2" w14:textId="77777777" w:rsidR="00312C58" w:rsidRDefault="00312C58" w:rsidP="00050E6C">
      <w:pPr>
        <w:pStyle w:val="BodyText"/>
        <w:spacing w:before="5"/>
        <w:ind w:left="848"/>
        <w:rPr>
          <w:b/>
          <w:bCs/>
          <w:sz w:val="27"/>
        </w:rPr>
      </w:pPr>
    </w:p>
    <w:p w14:paraId="3E5FBBC9" w14:textId="755F2972" w:rsidR="00312C58" w:rsidRDefault="00312C58" w:rsidP="00050E6C">
      <w:pPr>
        <w:pStyle w:val="BodyText"/>
        <w:spacing w:before="5"/>
        <w:ind w:left="848"/>
        <w:rPr>
          <w:b/>
          <w:bCs/>
          <w:sz w:val="27"/>
        </w:rPr>
      </w:pPr>
    </w:p>
    <w:p w14:paraId="28F7992E" w14:textId="258DE41F" w:rsidR="00703577" w:rsidRDefault="00703577" w:rsidP="00050E6C">
      <w:pPr>
        <w:pStyle w:val="BodyText"/>
        <w:spacing w:before="5"/>
        <w:ind w:left="848"/>
        <w:rPr>
          <w:b/>
          <w:bCs/>
          <w:sz w:val="27"/>
        </w:rPr>
      </w:pPr>
    </w:p>
    <w:p w14:paraId="1DFD9F66" w14:textId="77777777" w:rsidR="00703577" w:rsidRDefault="00703577" w:rsidP="00050E6C">
      <w:pPr>
        <w:pStyle w:val="BodyText"/>
        <w:spacing w:before="5"/>
        <w:ind w:left="848"/>
        <w:rPr>
          <w:b/>
          <w:bCs/>
          <w:sz w:val="27"/>
        </w:rPr>
      </w:pPr>
    </w:p>
    <w:p w14:paraId="690E5A87" w14:textId="77777777" w:rsidR="00312C58" w:rsidRDefault="00312C58" w:rsidP="00050E6C">
      <w:pPr>
        <w:pStyle w:val="BodyText"/>
        <w:spacing w:before="5"/>
        <w:ind w:left="848"/>
        <w:rPr>
          <w:b/>
          <w:bCs/>
          <w:sz w:val="27"/>
        </w:rPr>
      </w:pPr>
    </w:p>
    <w:p w14:paraId="3ACBD029" w14:textId="1F0537D7" w:rsidR="00683D6B" w:rsidRPr="00703577" w:rsidRDefault="00683D6B" w:rsidP="00683D6B">
      <w:pPr>
        <w:pStyle w:val="BodyText"/>
        <w:spacing w:before="5"/>
        <w:ind w:left="848"/>
        <w:rPr>
          <w:szCs w:val="22"/>
          <w:lang w:val="en-IN"/>
        </w:rPr>
      </w:pPr>
      <w:r w:rsidRPr="00703577">
        <w:rPr>
          <w:szCs w:val="22"/>
        </w:rPr>
        <w:t xml:space="preserve">11) </w:t>
      </w:r>
      <w:r w:rsidRPr="00703577">
        <w:rPr>
          <w:szCs w:val="22"/>
          <w:lang w:val="en-IN"/>
        </w:rPr>
        <w:t>Under System Variables, click New.</w:t>
      </w:r>
    </w:p>
    <w:p w14:paraId="37FD8571" w14:textId="30D6F634" w:rsidR="00683D6B" w:rsidRPr="00703577" w:rsidRDefault="00683D6B" w:rsidP="00683D6B">
      <w:pPr>
        <w:pStyle w:val="BodyText"/>
        <w:spacing w:before="5"/>
        <w:ind w:left="848"/>
        <w:rPr>
          <w:szCs w:val="22"/>
          <w:lang w:val="en-IN"/>
        </w:rPr>
      </w:pPr>
      <w:r w:rsidRPr="00703577">
        <w:rPr>
          <w:szCs w:val="22"/>
          <w:lang w:val="en-IN"/>
        </w:rPr>
        <w:t>12)Set the Variable name as Java_home.</w:t>
      </w:r>
    </w:p>
    <w:p w14:paraId="64BAB833" w14:textId="5182BD89" w:rsidR="00683D6B" w:rsidRPr="00703577" w:rsidRDefault="00683D6B" w:rsidP="00683D6B">
      <w:pPr>
        <w:pStyle w:val="BodyText"/>
        <w:spacing w:before="5"/>
        <w:ind w:left="128" w:firstLine="720"/>
        <w:rPr>
          <w:szCs w:val="22"/>
          <w:lang w:val="en-IN"/>
        </w:rPr>
      </w:pPr>
      <w:r w:rsidRPr="00703577">
        <w:rPr>
          <w:szCs w:val="22"/>
          <w:lang w:val="en-IN"/>
        </w:rPr>
        <w:t xml:space="preserve">13) Set Variable value as C:\Program Files\Java\jdk-21 </w:t>
      </w:r>
    </w:p>
    <w:p w14:paraId="13F52402" w14:textId="52FCEE7F" w:rsidR="00683D6B" w:rsidRPr="00703577" w:rsidRDefault="00683D6B" w:rsidP="00683D6B">
      <w:pPr>
        <w:pStyle w:val="BodyText"/>
        <w:spacing w:before="5"/>
        <w:ind w:left="128" w:firstLine="720"/>
        <w:rPr>
          <w:szCs w:val="22"/>
          <w:lang w:val="en-IN"/>
        </w:rPr>
      </w:pPr>
      <w:r w:rsidRPr="00703577">
        <w:rPr>
          <w:szCs w:val="22"/>
          <w:lang w:val="en-IN"/>
        </w:rPr>
        <w:t xml:space="preserve">       (or your installation  path).</w:t>
      </w:r>
    </w:p>
    <w:p w14:paraId="5C5DE754" w14:textId="26DA1BB3" w:rsidR="00312C58" w:rsidRPr="00703577" w:rsidRDefault="00683D6B" w:rsidP="00683D6B">
      <w:pPr>
        <w:pStyle w:val="BodyText"/>
        <w:spacing w:before="5"/>
        <w:ind w:left="848" w:firstLine="592"/>
        <w:rPr>
          <w:szCs w:val="22"/>
        </w:rPr>
      </w:pPr>
      <w:r w:rsidRPr="00703577">
        <w:rPr>
          <w:szCs w:val="22"/>
          <w:lang w:val="en-IN"/>
        </w:rPr>
        <w:t>Click OK.</w:t>
      </w:r>
    </w:p>
    <w:p w14:paraId="35494F63" w14:textId="75A1BF97" w:rsidR="00994C61" w:rsidRDefault="00994C61" w:rsidP="00994C61"/>
    <w:p w14:paraId="11D607ED" w14:textId="577C9D8C" w:rsidR="00683D6B" w:rsidRDefault="00703577" w:rsidP="00994C61">
      <w:r w:rsidRPr="00BB6F39">
        <w:rPr>
          <w:noProof/>
        </w:rPr>
        <w:drawing>
          <wp:anchor distT="0" distB="0" distL="114300" distR="114300" simplePos="0" relativeHeight="251704320" behindDoc="0" locked="0" layoutInCell="1" allowOverlap="1" wp14:anchorId="6E0C550E" wp14:editId="3F19D93A">
            <wp:simplePos x="0" y="0"/>
            <wp:positionH relativeFrom="margin">
              <wp:align>center</wp:align>
            </wp:positionH>
            <wp:positionV relativeFrom="paragraph">
              <wp:posOffset>6073</wp:posOffset>
            </wp:positionV>
            <wp:extent cx="3705225" cy="1022350"/>
            <wp:effectExtent l="0" t="0" r="9525" b="6350"/>
            <wp:wrapThrough wrapText="bothSides">
              <wp:wrapPolygon edited="0">
                <wp:start x="0" y="0"/>
                <wp:lineTo x="0" y="21332"/>
                <wp:lineTo x="21544" y="21332"/>
                <wp:lineTo x="21544" y="0"/>
                <wp:lineTo x="0" y="0"/>
              </wp:wrapPolygon>
            </wp:wrapThrough>
            <wp:docPr id="190955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5463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05225" cy="1022350"/>
                    </a:xfrm>
                    <a:prstGeom prst="rect">
                      <a:avLst/>
                    </a:prstGeom>
                  </pic:spPr>
                </pic:pic>
              </a:graphicData>
            </a:graphic>
            <wp14:sizeRelH relativeFrom="margin">
              <wp14:pctWidth>0</wp14:pctWidth>
            </wp14:sizeRelH>
            <wp14:sizeRelV relativeFrom="margin">
              <wp14:pctHeight>0</wp14:pctHeight>
            </wp14:sizeRelV>
          </wp:anchor>
        </w:drawing>
      </w:r>
    </w:p>
    <w:p w14:paraId="64153E43" w14:textId="4D086E4F" w:rsidR="00683D6B" w:rsidRDefault="00683D6B" w:rsidP="00994C61"/>
    <w:p w14:paraId="6292A020" w14:textId="5363FF3B" w:rsidR="00683D6B" w:rsidRDefault="00683D6B" w:rsidP="00994C61"/>
    <w:p w14:paraId="15C386B4" w14:textId="163489BF" w:rsidR="00683D6B" w:rsidRDefault="00BB6F39" w:rsidP="00994C61">
      <w:r>
        <w:tab/>
      </w:r>
      <w:r>
        <w:tab/>
      </w:r>
    </w:p>
    <w:p w14:paraId="4A99B9E4" w14:textId="70D8ABC4" w:rsidR="00683D6B" w:rsidRDefault="00683D6B" w:rsidP="00994C61"/>
    <w:p w14:paraId="0F89EABC" w14:textId="298BA32D" w:rsidR="00683D6B" w:rsidRDefault="00683D6B" w:rsidP="00994C61"/>
    <w:p w14:paraId="234DEFF1" w14:textId="77777777" w:rsidR="00683D6B" w:rsidRDefault="00683D6B" w:rsidP="00994C61"/>
    <w:p w14:paraId="06973AE4" w14:textId="1DB0B3F7" w:rsidR="00DD71EE" w:rsidRDefault="00DD71EE" w:rsidP="00994C61"/>
    <w:p w14:paraId="31EC1DFE" w14:textId="77777777" w:rsidR="00703577" w:rsidRDefault="00703577" w:rsidP="00994C61"/>
    <w:p w14:paraId="2E355DF5" w14:textId="77777777" w:rsidR="00703577" w:rsidRDefault="00703577" w:rsidP="00994C61"/>
    <w:p w14:paraId="1D90210A" w14:textId="77AD8DBF" w:rsidR="001238B9" w:rsidRPr="00703577" w:rsidRDefault="00BB6F39" w:rsidP="001238B9">
      <w:pPr>
        <w:rPr>
          <w:sz w:val="24"/>
          <w:szCs w:val="24"/>
          <w:lang w:val="en-IN"/>
        </w:rPr>
      </w:pPr>
      <w:r>
        <w:lastRenderedPageBreak/>
        <w:tab/>
      </w:r>
      <w:r w:rsidRPr="00703577">
        <w:rPr>
          <w:sz w:val="24"/>
          <w:szCs w:val="24"/>
          <w:lang w:val="en-IN"/>
        </w:rPr>
        <w:t>14)</w:t>
      </w:r>
      <w:r w:rsidR="001238B9" w:rsidRPr="00703577">
        <w:rPr>
          <w:rFonts w:eastAsiaTheme="minorHAnsi"/>
          <w:kern w:val="2"/>
          <w:sz w:val="28"/>
          <w:szCs w:val="28"/>
          <w:lang w:val="en-IN"/>
          <w14:ligatures w14:val="standardContextual"/>
        </w:rPr>
        <w:t xml:space="preserve"> </w:t>
      </w:r>
      <w:r w:rsidR="001238B9" w:rsidRPr="00703577">
        <w:rPr>
          <w:sz w:val="24"/>
          <w:szCs w:val="24"/>
          <w:lang w:val="en-IN"/>
        </w:rPr>
        <w:t>In System Variables, find Path and double click on it.</w:t>
      </w:r>
    </w:p>
    <w:p w14:paraId="3D503FB2" w14:textId="4929B109" w:rsidR="001238B9" w:rsidRPr="00703577" w:rsidRDefault="001238B9" w:rsidP="001238B9">
      <w:pPr>
        <w:ind w:firstLine="720"/>
        <w:rPr>
          <w:sz w:val="24"/>
          <w:szCs w:val="24"/>
          <w:lang w:val="en-IN"/>
        </w:rPr>
      </w:pPr>
      <w:r w:rsidRPr="00703577">
        <w:rPr>
          <w:sz w:val="24"/>
          <w:szCs w:val="24"/>
          <w:lang w:val="en-IN"/>
        </w:rPr>
        <w:t>15)Click New and add: C:\Program Files\Java\jdk-21\bin</w:t>
      </w:r>
    </w:p>
    <w:p w14:paraId="61DCE20E" w14:textId="5823C961" w:rsidR="00BB6F39" w:rsidRPr="00703577" w:rsidRDefault="001238B9" w:rsidP="001238B9">
      <w:pPr>
        <w:ind w:firstLine="720"/>
        <w:rPr>
          <w:sz w:val="24"/>
          <w:szCs w:val="24"/>
          <w:lang w:val="en-IN"/>
        </w:rPr>
      </w:pPr>
      <w:r w:rsidRPr="00703577">
        <w:rPr>
          <w:sz w:val="24"/>
          <w:szCs w:val="24"/>
          <w:lang w:val="en-IN"/>
        </w:rPr>
        <w:t>16)Click OK to save.</w:t>
      </w:r>
    </w:p>
    <w:p w14:paraId="164AAF5E" w14:textId="6148F140" w:rsidR="00994C61" w:rsidRPr="00994C61" w:rsidRDefault="00994C61" w:rsidP="00994C61"/>
    <w:p w14:paraId="26354DA3" w14:textId="1EF563F2" w:rsidR="00994C61" w:rsidRPr="00994C61" w:rsidRDefault="00994C61" w:rsidP="00994C61"/>
    <w:p w14:paraId="4CA82CD4" w14:textId="0169D37C" w:rsidR="00994C61" w:rsidRPr="00994C61" w:rsidRDefault="00703577" w:rsidP="00994C61">
      <w:r>
        <w:rPr>
          <w:noProof/>
        </w:rPr>
        <w:drawing>
          <wp:anchor distT="0" distB="0" distL="114300" distR="114300" simplePos="0" relativeHeight="251706368" behindDoc="0" locked="0" layoutInCell="1" allowOverlap="1" wp14:anchorId="52FD55A1" wp14:editId="10DE66C9">
            <wp:simplePos x="0" y="0"/>
            <wp:positionH relativeFrom="column">
              <wp:posOffset>3579772</wp:posOffset>
            </wp:positionH>
            <wp:positionV relativeFrom="paragraph">
              <wp:posOffset>131087</wp:posOffset>
            </wp:positionV>
            <wp:extent cx="2432685" cy="2535555"/>
            <wp:effectExtent l="0" t="0" r="5715" b="0"/>
            <wp:wrapThrough wrapText="bothSides">
              <wp:wrapPolygon edited="0">
                <wp:start x="0" y="0"/>
                <wp:lineTo x="0" y="21421"/>
                <wp:lineTo x="21482" y="21421"/>
                <wp:lineTo x="21482" y="0"/>
                <wp:lineTo x="0" y="0"/>
              </wp:wrapPolygon>
            </wp:wrapThrough>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rotWithShape="1">
                    <a:blip r:embed="rId16" cstate="print">
                      <a:extLst>
                        <a:ext uri="{28A0092B-C50C-407E-A947-70E740481C1C}">
                          <a14:useLocalDpi xmlns:a14="http://schemas.microsoft.com/office/drawing/2010/main" val="0"/>
                        </a:ext>
                      </a:extLst>
                    </a:blip>
                    <a:srcRect l="34434" t="15600" r="34057" b="22946"/>
                    <a:stretch/>
                  </pic:blipFill>
                  <pic:spPr bwMode="auto">
                    <a:xfrm>
                      <a:off x="0" y="0"/>
                      <a:ext cx="2432685" cy="2535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8B9">
        <w:rPr>
          <w:noProof/>
        </w:rPr>
        <w:drawing>
          <wp:anchor distT="0" distB="0" distL="114300" distR="114300" simplePos="0" relativeHeight="251705344" behindDoc="0" locked="0" layoutInCell="1" allowOverlap="1" wp14:anchorId="0481769D" wp14:editId="4B1F6A8E">
            <wp:simplePos x="0" y="0"/>
            <wp:positionH relativeFrom="margin">
              <wp:posOffset>737235</wp:posOffset>
            </wp:positionH>
            <wp:positionV relativeFrom="paragraph">
              <wp:posOffset>78740</wp:posOffset>
            </wp:positionV>
            <wp:extent cx="2404110" cy="2587625"/>
            <wp:effectExtent l="0" t="0" r="0" b="3175"/>
            <wp:wrapThrough wrapText="bothSides">
              <wp:wrapPolygon edited="0">
                <wp:start x="0" y="0"/>
                <wp:lineTo x="0" y="21467"/>
                <wp:lineTo x="21395" y="21467"/>
                <wp:lineTo x="21395" y="0"/>
                <wp:lineTo x="0" y="0"/>
              </wp:wrapPolygon>
            </wp:wrapThrough>
            <wp:docPr id="160137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7025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4110" cy="2587625"/>
                    </a:xfrm>
                    <a:prstGeom prst="rect">
                      <a:avLst/>
                    </a:prstGeom>
                  </pic:spPr>
                </pic:pic>
              </a:graphicData>
            </a:graphic>
            <wp14:sizeRelH relativeFrom="margin">
              <wp14:pctWidth>0</wp14:pctWidth>
            </wp14:sizeRelH>
            <wp14:sizeRelV relativeFrom="margin">
              <wp14:pctHeight>0</wp14:pctHeight>
            </wp14:sizeRelV>
          </wp:anchor>
        </w:drawing>
      </w:r>
    </w:p>
    <w:p w14:paraId="44AE68A1" w14:textId="7196ADA9" w:rsidR="00994C61" w:rsidRPr="00994C61" w:rsidRDefault="00994C61" w:rsidP="00994C61"/>
    <w:p w14:paraId="3CF15B77" w14:textId="63EAE133" w:rsidR="00994C61" w:rsidRPr="00994C61" w:rsidRDefault="00994C61" w:rsidP="00994C61"/>
    <w:p w14:paraId="6E74B186" w14:textId="6D991651" w:rsidR="00994C61" w:rsidRPr="00994C61" w:rsidRDefault="00994C61" w:rsidP="00994C61"/>
    <w:p w14:paraId="4C6BC463" w14:textId="77777777" w:rsidR="00994C61" w:rsidRPr="00994C61" w:rsidRDefault="00994C61" w:rsidP="00994C61"/>
    <w:p w14:paraId="5AEA1A00" w14:textId="32043F10" w:rsidR="00994C61" w:rsidRPr="00994C61" w:rsidRDefault="00994C61" w:rsidP="00994C61"/>
    <w:p w14:paraId="7610D1A0" w14:textId="77777777" w:rsidR="00994C61" w:rsidRPr="00994C61" w:rsidRDefault="00994C61" w:rsidP="00994C61"/>
    <w:p w14:paraId="7FC3C317" w14:textId="646B3F57" w:rsidR="00994C61" w:rsidRDefault="00994C61" w:rsidP="00994C61">
      <w:pPr>
        <w:rPr>
          <w:b/>
          <w:bCs/>
          <w:sz w:val="27"/>
          <w:szCs w:val="24"/>
        </w:rPr>
      </w:pPr>
    </w:p>
    <w:p w14:paraId="36DDB73F" w14:textId="74EA9F4B" w:rsidR="00994C61" w:rsidRPr="00994C61" w:rsidRDefault="00994C61" w:rsidP="00994C61"/>
    <w:p w14:paraId="0E6A6260" w14:textId="4C6FA2F0" w:rsidR="00994C61" w:rsidRDefault="00994C61" w:rsidP="00994C61"/>
    <w:p w14:paraId="73A5F7E6" w14:textId="71B7C001" w:rsidR="00994C61" w:rsidRDefault="00994C61" w:rsidP="00994C61"/>
    <w:p w14:paraId="2288A793" w14:textId="10AE02A3" w:rsidR="00994C61" w:rsidRDefault="00994C61" w:rsidP="00994C61"/>
    <w:p w14:paraId="3948CB8A" w14:textId="7A78750F" w:rsidR="00994C61" w:rsidRDefault="00994C61" w:rsidP="00994C61"/>
    <w:p w14:paraId="1B59E830" w14:textId="3DC89259" w:rsidR="00994C61" w:rsidRDefault="00994C61" w:rsidP="00994C61"/>
    <w:p w14:paraId="56F2E0BF" w14:textId="77777777" w:rsidR="00994C61" w:rsidRDefault="00994C61" w:rsidP="00994C61"/>
    <w:p w14:paraId="593EE8ED" w14:textId="77777777" w:rsidR="00994C61" w:rsidRDefault="00994C61" w:rsidP="00994C61"/>
    <w:p w14:paraId="45D23322" w14:textId="77777777" w:rsidR="00994C61" w:rsidRDefault="00994C61" w:rsidP="00994C61"/>
    <w:p w14:paraId="2B8643D5" w14:textId="1B5174E9" w:rsidR="00994C61" w:rsidRDefault="00994C61" w:rsidP="00994C61"/>
    <w:p w14:paraId="30E4EFA1" w14:textId="77777777" w:rsidR="00703577" w:rsidRPr="00703577" w:rsidRDefault="00703577" w:rsidP="00703577">
      <w:pPr>
        <w:pStyle w:val="BodyText"/>
        <w:spacing w:before="5"/>
        <w:rPr>
          <w:b/>
          <w:bCs/>
          <w:sz w:val="28"/>
          <w:szCs w:val="28"/>
        </w:rPr>
      </w:pPr>
    </w:p>
    <w:p w14:paraId="4EE55D9E" w14:textId="5C4BF4C8" w:rsidR="001238B9" w:rsidRPr="00703577" w:rsidRDefault="001238B9" w:rsidP="001238B9">
      <w:pPr>
        <w:rPr>
          <w:b/>
          <w:bCs/>
          <w:sz w:val="24"/>
          <w:szCs w:val="24"/>
          <w:lang w:val="en-IN"/>
        </w:rPr>
      </w:pPr>
      <w:r>
        <w:tab/>
      </w:r>
      <w:r w:rsidRPr="001238B9">
        <w:rPr>
          <w:sz w:val="28"/>
          <w:szCs w:val="28"/>
        </w:rPr>
        <w:t xml:space="preserve">     </w:t>
      </w:r>
      <w:r w:rsidRPr="00703577">
        <w:rPr>
          <w:b/>
          <w:bCs/>
          <w:sz w:val="24"/>
          <w:szCs w:val="24"/>
          <w:lang w:val="en-IN"/>
        </w:rPr>
        <w:t>Step 17:</w:t>
      </w:r>
      <w:r w:rsidRPr="00703577">
        <w:rPr>
          <w:b/>
          <w:bCs/>
          <w:i/>
          <w:iCs/>
          <w:sz w:val="24"/>
          <w:szCs w:val="24"/>
          <w:lang w:val="en-IN"/>
        </w:rPr>
        <w:t xml:space="preserve"> </w:t>
      </w:r>
      <w:r w:rsidRPr="00703577">
        <w:rPr>
          <w:b/>
          <w:bCs/>
          <w:sz w:val="24"/>
          <w:szCs w:val="24"/>
          <w:lang w:val="en-IN"/>
        </w:rPr>
        <w:t>Verify Installation</w:t>
      </w:r>
    </w:p>
    <w:p w14:paraId="5045545C" w14:textId="7E1F47A6" w:rsidR="001238B9" w:rsidRPr="00703577" w:rsidRDefault="001238B9" w:rsidP="001238B9">
      <w:pPr>
        <w:numPr>
          <w:ilvl w:val="0"/>
          <w:numId w:val="47"/>
        </w:numPr>
        <w:tabs>
          <w:tab w:val="num" w:pos="720"/>
        </w:tabs>
        <w:rPr>
          <w:sz w:val="24"/>
          <w:szCs w:val="24"/>
          <w:lang w:val="en-IN"/>
        </w:rPr>
      </w:pPr>
      <w:r w:rsidRPr="00703577">
        <w:rPr>
          <w:sz w:val="24"/>
          <w:szCs w:val="24"/>
          <w:lang w:val="en-IN"/>
        </w:rPr>
        <w:t>Open Command Prompt.</w:t>
      </w:r>
    </w:p>
    <w:p w14:paraId="0EC21EB9" w14:textId="77777777" w:rsidR="001238B9" w:rsidRDefault="001238B9" w:rsidP="001238B9">
      <w:pPr>
        <w:numPr>
          <w:ilvl w:val="0"/>
          <w:numId w:val="47"/>
        </w:numPr>
        <w:tabs>
          <w:tab w:val="num" w:pos="720"/>
        </w:tabs>
        <w:rPr>
          <w:sz w:val="28"/>
          <w:szCs w:val="28"/>
          <w:lang w:val="en-IN"/>
        </w:rPr>
      </w:pPr>
      <w:r w:rsidRPr="00703577">
        <w:rPr>
          <w:sz w:val="24"/>
          <w:szCs w:val="24"/>
          <w:lang w:val="en-IN"/>
        </w:rPr>
        <w:t xml:space="preserve">Type the following command: </w:t>
      </w:r>
      <w:r w:rsidRPr="00703577">
        <w:rPr>
          <w:b/>
          <w:bCs/>
          <w:sz w:val="24"/>
          <w:szCs w:val="24"/>
          <w:lang w:val="en-IN"/>
        </w:rPr>
        <w:t>java --version</w:t>
      </w:r>
      <w:r w:rsidRPr="00703577">
        <w:rPr>
          <w:sz w:val="24"/>
          <w:szCs w:val="24"/>
          <w:lang w:val="en-IN"/>
        </w:rPr>
        <w:t xml:space="preserve"> and press Enter</w:t>
      </w:r>
      <w:r w:rsidRPr="001238B9">
        <w:rPr>
          <w:sz w:val="28"/>
          <w:szCs w:val="28"/>
          <w:lang w:val="en-IN"/>
        </w:rPr>
        <w:t>.</w:t>
      </w:r>
    </w:p>
    <w:p w14:paraId="6DD6FE54" w14:textId="5C78D68C" w:rsidR="001238B9" w:rsidRDefault="001238B9" w:rsidP="001238B9">
      <w:pPr>
        <w:ind w:left="1800"/>
        <w:rPr>
          <w:sz w:val="28"/>
          <w:szCs w:val="28"/>
          <w:lang w:val="en-IN"/>
        </w:rPr>
      </w:pPr>
    </w:p>
    <w:p w14:paraId="380B7C2D" w14:textId="4B262B81" w:rsidR="001238B9" w:rsidRDefault="001238B9" w:rsidP="001238B9">
      <w:pPr>
        <w:ind w:left="1800"/>
        <w:rPr>
          <w:sz w:val="28"/>
          <w:szCs w:val="28"/>
          <w:lang w:val="en-IN"/>
        </w:rPr>
      </w:pPr>
    </w:p>
    <w:p w14:paraId="58D41CCC" w14:textId="125FD26D" w:rsidR="001238B9" w:rsidRPr="001238B9" w:rsidRDefault="001238B9" w:rsidP="001238B9">
      <w:pPr>
        <w:ind w:left="1800"/>
        <w:rPr>
          <w:sz w:val="28"/>
          <w:szCs w:val="28"/>
          <w:lang w:val="en-IN"/>
        </w:rPr>
      </w:pPr>
      <w:r w:rsidRPr="001238B9">
        <w:rPr>
          <w:noProof/>
          <w:sz w:val="28"/>
          <w:szCs w:val="28"/>
          <w:lang w:val="en-IN"/>
        </w:rPr>
        <w:drawing>
          <wp:anchor distT="0" distB="0" distL="114300" distR="114300" simplePos="0" relativeHeight="251707392" behindDoc="0" locked="0" layoutInCell="1" allowOverlap="1" wp14:anchorId="40BEDB32" wp14:editId="51003AD9">
            <wp:simplePos x="0" y="0"/>
            <wp:positionH relativeFrom="margin">
              <wp:posOffset>1004377</wp:posOffset>
            </wp:positionH>
            <wp:positionV relativeFrom="paragraph">
              <wp:posOffset>34953</wp:posOffset>
            </wp:positionV>
            <wp:extent cx="4551680" cy="1402080"/>
            <wp:effectExtent l="0" t="0" r="1270" b="7620"/>
            <wp:wrapThrough wrapText="bothSides">
              <wp:wrapPolygon edited="0">
                <wp:start x="0" y="0"/>
                <wp:lineTo x="0" y="21424"/>
                <wp:lineTo x="21516" y="21424"/>
                <wp:lineTo x="21516" y="0"/>
                <wp:lineTo x="0" y="0"/>
              </wp:wrapPolygon>
            </wp:wrapThrough>
            <wp:docPr id="200211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1438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1680" cy="1402080"/>
                    </a:xfrm>
                    <a:prstGeom prst="rect">
                      <a:avLst/>
                    </a:prstGeom>
                  </pic:spPr>
                </pic:pic>
              </a:graphicData>
            </a:graphic>
            <wp14:sizeRelH relativeFrom="margin">
              <wp14:pctWidth>0</wp14:pctWidth>
            </wp14:sizeRelH>
            <wp14:sizeRelV relativeFrom="margin">
              <wp14:pctHeight>0</wp14:pctHeight>
            </wp14:sizeRelV>
          </wp:anchor>
        </w:drawing>
      </w:r>
    </w:p>
    <w:p w14:paraId="3B0C53A8" w14:textId="482155C1" w:rsidR="00D14379" w:rsidRPr="001238B9" w:rsidRDefault="001238B9" w:rsidP="00D14379">
      <w:pPr>
        <w:rPr>
          <w:sz w:val="28"/>
          <w:szCs w:val="28"/>
        </w:rPr>
      </w:pPr>
      <w:r w:rsidRPr="001238B9">
        <w:rPr>
          <w:sz w:val="28"/>
          <w:szCs w:val="28"/>
        </w:rPr>
        <w:tab/>
      </w:r>
    </w:p>
    <w:p w14:paraId="7DA04F28" w14:textId="77777777" w:rsidR="00D14379" w:rsidRPr="00D14379" w:rsidRDefault="00D14379" w:rsidP="00D14379"/>
    <w:p w14:paraId="31D1A103" w14:textId="77777777" w:rsidR="00D14379" w:rsidRPr="00D14379" w:rsidRDefault="00D14379" w:rsidP="00D14379"/>
    <w:p w14:paraId="6720B3E2" w14:textId="77777777" w:rsidR="00D14379" w:rsidRPr="00D14379" w:rsidRDefault="00D14379" w:rsidP="00D14379"/>
    <w:p w14:paraId="1765AFDA" w14:textId="77777777" w:rsidR="00D14379" w:rsidRPr="00D14379" w:rsidRDefault="00D14379" w:rsidP="00D14379"/>
    <w:p w14:paraId="384EA8C7" w14:textId="77777777" w:rsidR="00D14379" w:rsidRPr="00D14379" w:rsidRDefault="00D14379" w:rsidP="00D14379"/>
    <w:p w14:paraId="6EDE8E48" w14:textId="77777777" w:rsidR="00D14379" w:rsidRPr="00D14379" w:rsidRDefault="00D14379" w:rsidP="00D14379"/>
    <w:p w14:paraId="43B9AFEF" w14:textId="77777777" w:rsidR="00D14379" w:rsidRPr="00D14379" w:rsidRDefault="00D14379" w:rsidP="00D14379"/>
    <w:p w14:paraId="090D746F" w14:textId="77777777" w:rsidR="00D14379" w:rsidRPr="00D14379" w:rsidRDefault="00D14379" w:rsidP="00D14379"/>
    <w:p w14:paraId="65943FEB" w14:textId="77777777" w:rsidR="00D14379" w:rsidRPr="00D14379" w:rsidRDefault="00D14379" w:rsidP="00D14379"/>
    <w:p w14:paraId="569CE363" w14:textId="77777777" w:rsidR="00D14379" w:rsidRPr="00D14379" w:rsidRDefault="00D14379" w:rsidP="00D14379"/>
    <w:p w14:paraId="4307B25A" w14:textId="77777777" w:rsidR="00D14379" w:rsidRPr="00D14379" w:rsidRDefault="00D14379" w:rsidP="00D14379"/>
    <w:p w14:paraId="794A60AE" w14:textId="77777777" w:rsidR="00D14379" w:rsidRPr="00D14379" w:rsidRDefault="00D14379" w:rsidP="00D14379"/>
    <w:p w14:paraId="096BBB00" w14:textId="77777777" w:rsidR="00D14379" w:rsidRPr="00D14379" w:rsidRDefault="00D14379" w:rsidP="00D14379"/>
    <w:p w14:paraId="44B0D6F7" w14:textId="77777777" w:rsidR="00D14379" w:rsidRPr="00D14379" w:rsidRDefault="00D14379" w:rsidP="00D14379"/>
    <w:p w14:paraId="0C878353" w14:textId="77777777" w:rsidR="00D14379" w:rsidRPr="00D14379" w:rsidRDefault="00D14379" w:rsidP="00D14379"/>
    <w:p w14:paraId="4C1CF51A" w14:textId="77777777" w:rsidR="00D14379" w:rsidRPr="00D14379" w:rsidRDefault="00D14379" w:rsidP="00D14379"/>
    <w:p w14:paraId="5B7D9E2E" w14:textId="77777777" w:rsidR="00D14379" w:rsidRPr="00D14379" w:rsidRDefault="00D14379" w:rsidP="00D14379"/>
    <w:p w14:paraId="483D8E8F" w14:textId="4310D046" w:rsidR="00D14379" w:rsidRPr="00D14379" w:rsidRDefault="00D14379" w:rsidP="001238B9">
      <w:r>
        <w:rPr>
          <w:b/>
          <w:bCs/>
          <w:sz w:val="28"/>
          <w:szCs w:val="28"/>
        </w:rPr>
        <w:tab/>
      </w:r>
    </w:p>
    <w:p w14:paraId="4EEC8584" w14:textId="5DEB3996" w:rsidR="00D14379" w:rsidRPr="00D14379" w:rsidRDefault="00D14379" w:rsidP="00D14379">
      <w:pPr>
        <w:tabs>
          <w:tab w:val="left" w:pos="1425"/>
        </w:tabs>
        <w:sectPr w:rsidR="00D14379" w:rsidRPr="00D14379">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62CAF0FE" w14:textId="77777777" w:rsidR="00486FF8" w:rsidRDefault="00486FF8">
      <w:pPr>
        <w:pStyle w:val="BodyText"/>
        <w:rPr>
          <w:sz w:val="20"/>
        </w:rPr>
      </w:pPr>
    </w:p>
    <w:p w14:paraId="7FF66D44" w14:textId="6CC3FAFB" w:rsidR="00D14379" w:rsidRPr="00703577" w:rsidRDefault="00BD08B9" w:rsidP="009E68DE">
      <w:pPr>
        <w:pStyle w:val="BodyText"/>
        <w:spacing w:before="5"/>
        <w:ind w:left="488"/>
        <w:rPr>
          <w:b/>
          <w:bCs/>
        </w:rPr>
      </w:pPr>
      <w:r w:rsidRPr="00703577">
        <w:rPr>
          <w:b/>
          <w:bCs/>
        </w:rPr>
        <w:t xml:space="preserve">Program </w:t>
      </w:r>
      <w:r w:rsidR="009E68DE" w:rsidRPr="00703577">
        <w:rPr>
          <w:b/>
          <w:bCs/>
        </w:rPr>
        <w:t>2</w:t>
      </w:r>
      <w:r w:rsidR="007C5FBF" w:rsidRPr="00703577">
        <w:rPr>
          <w:b/>
          <w:bCs/>
        </w:rPr>
        <w:t>)</w:t>
      </w:r>
    </w:p>
    <w:p w14:paraId="34195966" w14:textId="77777777" w:rsidR="00FD6A3A" w:rsidRPr="00703577" w:rsidRDefault="00FD6A3A" w:rsidP="009E68DE">
      <w:pPr>
        <w:pStyle w:val="BodyText"/>
        <w:spacing w:before="5"/>
        <w:ind w:left="488"/>
        <w:rPr>
          <w:b/>
          <w:bCs/>
        </w:rPr>
      </w:pPr>
    </w:p>
    <w:p w14:paraId="7A3B9A4E" w14:textId="005B5FF5" w:rsidR="00FD6A3A" w:rsidRPr="00703577" w:rsidRDefault="00FD6A3A" w:rsidP="00FD6A3A">
      <w:pPr>
        <w:pStyle w:val="Heading1"/>
        <w:spacing w:before="84"/>
        <w:ind w:left="479" w:right="1686" w:firstLine="0"/>
      </w:pPr>
      <w:r w:rsidRPr="00703577">
        <w:rPr>
          <w:u w:val="single"/>
        </w:rPr>
        <w:t>AIM</w:t>
      </w:r>
      <w:r w:rsidRPr="00703577">
        <w:t xml:space="preserve"> – To print the statement</w:t>
      </w:r>
      <w:r w:rsidR="007C5FBF" w:rsidRPr="00703577">
        <w:t xml:space="preserve"> “Welcome to Java” using JAVA</w:t>
      </w:r>
    </w:p>
    <w:p w14:paraId="2574505C" w14:textId="4F3347A7" w:rsidR="00FD6A3A" w:rsidRDefault="00FD6A3A" w:rsidP="009E68DE">
      <w:pPr>
        <w:pStyle w:val="BodyText"/>
        <w:spacing w:before="5"/>
        <w:ind w:left="488"/>
        <w:rPr>
          <w:b/>
          <w:bCs/>
          <w:sz w:val="28"/>
          <w:szCs w:val="28"/>
        </w:rPr>
      </w:pPr>
    </w:p>
    <w:p w14:paraId="0C3541BD" w14:textId="7D50B612" w:rsidR="009E68DE" w:rsidRDefault="00FD6A3A" w:rsidP="00D14379">
      <w:pPr>
        <w:pStyle w:val="BodyText"/>
        <w:spacing w:before="5"/>
        <w:rPr>
          <w:b/>
          <w:bCs/>
          <w:noProof/>
          <w:sz w:val="28"/>
          <w:szCs w:val="28"/>
        </w:rPr>
      </w:pPr>
      <w:r w:rsidRPr="00FD6A3A">
        <w:rPr>
          <w:b/>
          <w:bCs/>
          <w:noProof/>
          <w:sz w:val="28"/>
          <w:szCs w:val="28"/>
        </w:rPr>
        <w:drawing>
          <wp:anchor distT="0" distB="0" distL="114300" distR="114300" simplePos="0" relativeHeight="251708416" behindDoc="0" locked="0" layoutInCell="1" allowOverlap="1" wp14:anchorId="261AA891" wp14:editId="04587C8B">
            <wp:simplePos x="0" y="0"/>
            <wp:positionH relativeFrom="margin">
              <wp:posOffset>581025</wp:posOffset>
            </wp:positionH>
            <wp:positionV relativeFrom="paragraph">
              <wp:posOffset>11430</wp:posOffset>
            </wp:positionV>
            <wp:extent cx="4862195" cy="1111250"/>
            <wp:effectExtent l="0" t="0" r="0" b="0"/>
            <wp:wrapThrough wrapText="bothSides">
              <wp:wrapPolygon edited="0">
                <wp:start x="0" y="0"/>
                <wp:lineTo x="0" y="21106"/>
                <wp:lineTo x="21496" y="21106"/>
                <wp:lineTo x="21496" y="0"/>
                <wp:lineTo x="0" y="0"/>
              </wp:wrapPolygon>
            </wp:wrapThrough>
            <wp:docPr id="136104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40106" name=""/>
                    <pic:cNvPicPr/>
                  </pic:nvPicPr>
                  <pic:blipFill>
                    <a:blip r:embed="rId19">
                      <a:extLst>
                        <a:ext uri="{28A0092B-C50C-407E-A947-70E740481C1C}">
                          <a14:useLocalDpi xmlns:a14="http://schemas.microsoft.com/office/drawing/2010/main" val="0"/>
                        </a:ext>
                      </a:extLst>
                    </a:blip>
                    <a:stretch>
                      <a:fillRect/>
                    </a:stretch>
                  </pic:blipFill>
                  <pic:spPr>
                    <a:xfrm>
                      <a:off x="0" y="0"/>
                      <a:ext cx="4862195" cy="1111250"/>
                    </a:xfrm>
                    <a:prstGeom prst="rect">
                      <a:avLst/>
                    </a:prstGeom>
                  </pic:spPr>
                </pic:pic>
              </a:graphicData>
            </a:graphic>
            <wp14:sizeRelH relativeFrom="margin">
              <wp14:pctWidth>0</wp14:pctWidth>
            </wp14:sizeRelH>
            <wp14:sizeRelV relativeFrom="margin">
              <wp14:pctHeight>0</wp14:pctHeight>
            </wp14:sizeRelV>
          </wp:anchor>
        </w:drawing>
      </w:r>
    </w:p>
    <w:p w14:paraId="73C5A276" w14:textId="7A9AE808" w:rsidR="00D14379" w:rsidRDefault="009E68DE" w:rsidP="009E68DE">
      <w:pPr>
        <w:pStyle w:val="BodyText"/>
        <w:spacing w:before="5"/>
        <w:rPr>
          <w:sz w:val="20"/>
        </w:rPr>
      </w:pPr>
      <w:r>
        <w:rPr>
          <w:b/>
          <w:bCs/>
          <w:noProof/>
          <w:sz w:val="28"/>
          <w:szCs w:val="28"/>
        </w:rPr>
        <w:tab/>
      </w:r>
    </w:p>
    <w:p w14:paraId="1E8C2A86" w14:textId="008E29F8" w:rsidR="00486FF8" w:rsidRDefault="00486FF8">
      <w:pPr>
        <w:pStyle w:val="BodyText"/>
        <w:spacing w:before="2"/>
        <w:rPr>
          <w:sz w:val="19"/>
        </w:rPr>
      </w:pPr>
    </w:p>
    <w:p w14:paraId="02481FE4" w14:textId="6CA120A1" w:rsidR="00486FF8" w:rsidRDefault="00486FF8" w:rsidP="00D14379">
      <w:pPr>
        <w:pStyle w:val="Heading1"/>
        <w:tabs>
          <w:tab w:val="left" w:pos="932"/>
        </w:tabs>
        <w:spacing w:before="90"/>
        <w:ind w:left="2628" w:firstLine="0"/>
      </w:pPr>
      <w:bookmarkStart w:id="3" w:name="d)_Write_a_C_program_to_find_area_of_a_s"/>
      <w:bookmarkEnd w:id="3"/>
    </w:p>
    <w:p w14:paraId="75EA6131" w14:textId="5FBCBACB" w:rsidR="00486FF8" w:rsidRDefault="00486FF8">
      <w:pPr>
        <w:pStyle w:val="BodyText"/>
        <w:ind w:left="840"/>
        <w:rPr>
          <w:sz w:val="20"/>
        </w:rPr>
      </w:pPr>
    </w:p>
    <w:p w14:paraId="1983AEB5" w14:textId="77777777" w:rsidR="00486FF8" w:rsidRDefault="00486FF8">
      <w:pPr>
        <w:spacing w:line="398" w:lineRule="auto"/>
        <w:rPr>
          <w:sz w:val="20"/>
          <w:szCs w:val="24"/>
        </w:rPr>
      </w:pPr>
    </w:p>
    <w:p w14:paraId="7764E3D0" w14:textId="77777777" w:rsidR="00923B33" w:rsidRPr="00923B33" w:rsidRDefault="00923B33" w:rsidP="00923B33"/>
    <w:p w14:paraId="1E44D7D3" w14:textId="77777777" w:rsidR="00923B33" w:rsidRDefault="00923B33" w:rsidP="00923B33"/>
    <w:p w14:paraId="2DEB3D7C" w14:textId="69D2AB24" w:rsidR="009E68DE" w:rsidRDefault="009E68DE" w:rsidP="00FD6A3A">
      <w:pPr>
        <w:ind w:firstLine="720"/>
        <w:rPr>
          <w:b/>
          <w:bCs/>
          <w:sz w:val="36"/>
          <w:szCs w:val="36"/>
          <w:u w:val="single"/>
        </w:rPr>
      </w:pPr>
      <w:r w:rsidRPr="00703577">
        <w:rPr>
          <w:b/>
          <w:bCs/>
          <w:sz w:val="32"/>
          <w:szCs w:val="32"/>
          <w:u w:val="single"/>
        </w:rPr>
        <w:t>Output</w:t>
      </w:r>
    </w:p>
    <w:p w14:paraId="5D7D2612" w14:textId="7DB415EF" w:rsidR="00FD6A3A" w:rsidRDefault="003C6FBA" w:rsidP="00FD6A3A">
      <w:pPr>
        <w:ind w:firstLine="720"/>
        <w:rPr>
          <w:b/>
          <w:bCs/>
          <w:sz w:val="36"/>
          <w:szCs w:val="36"/>
          <w:u w:val="single"/>
        </w:rPr>
      </w:pPr>
      <w:r w:rsidRPr="00FD6A3A">
        <w:rPr>
          <w:b/>
          <w:bCs/>
          <w:noProof/>
          <w:sz w:val="36"/>
          <w:szCs w:val="36"/>
          <w:u w:val="single"/>
        </w:rPr>
        <w:drawing>
          <wp:anchor distT="0" distB="0" distL="114300" distR="114300" simplePos="0" relativeHeight="251709440" behindDoc="0" locked="0" layoutInCell="1" allowOverlap="1" wp14:anchorId="41240EF4" wp14:editId="6991C107">
            <wp:simplePos x="0" y="0"/>
            <wp:positionH relativeFrom="margin">
              <wp:posOffset>946785</wp:posOffset>
            </wp:positionH>
            <wp:positionV relativeFrom="paragraph">
              <wp:posOffset>217170</wp:posOffset>
            </wp:positionV>
            <wp:extent cx="3642995" cy="859155"/>
            <wp:effectExtent l="0" t="0" r="0" b="0"/>
            <wp:wrapThrough wrapText="bothSides">
              <wp:wrapPolygon edited="0">
                <wp:start x="0" y="0"/>
                <wp:lineTo x="0" y="21073"/>
                <wp:lineTo x="21461" y="21073"/>
                <wp:lineTo x="21461" y="0"/>
                <wp:lineTo x="0" y="0"/>
              </wp:wrapPolygon>
            </wp:wrapThrough>
            <wp:docPr id="130423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31768" name=""/>
                    <pic:cNvPicPr/>
                  </pic:nvPicPr>
                  <pic:blipFill>
                    <a:blip r:embed="rId20">
                      <a:extLst>
                        <a:ext uri="{28A0092B-C50C-407E-A947-70E740481C1C}">
                          <a14:useLocalDpi xmlns:a14="http://schemas.microsoft.com/office/drawing/2010/main" val="0"/>
                        </a:ext>
                      </a:extLst>
                    </a:blip>
                    <a:stretch>
                      <a:fillRect/>
                    </a:stretch>
                  </pic:blipFill>
                  <pic:spPr>
                    <a:xfrm>
                      <a:off x="0" y="0"/>
                      <a:ext cx="3642995" cy="859155"/>
                    </a:xfrm>
                    <a:prstGeom prst="rect">
                      <a:avLst/>
                    </a:prstGeom>
                  </pic:spPr>
                </pic:pic>
              </a:graphicData>
            </a:graphic>
            <wp14:sizeRelH relativeFrom="margin">
              <wp14:pctWidth>0</wp14:pctWidth>
            </wp14:sizeRelH>
            <wp14:sizeRelV relativeFrom="margin">
              <wp14:pctHeight>0</wp14:pctHeight>
            </wp14:sizeRelV>
          </wp:anchor>
        </w:drawing>
      </w:r>
    </w:p>
    <w:p w14:paraId="67862E21" w14:textId="389D1825" w:rsidR="00FD6A3A" w:rsidRPr="009E68DE" w:rsidRDefault="00FD6A3A" w:rsidP="00FD6A3A">
      <w:pPr>
        <w:ind w:firstLine="720"/>
        <w:rPr>
          <w:b/>
          <w:bCs/>
          <w:sz w:val="36"/>
          <w:szCs w:val="36"/>
          <w:u w:val="single"/>
        </w:rPr>
      </w:pPr>
    </w:p>
    <w:p w14:paraId="0F500EF4" w14:textId="77777777" w:rsidR="00923B33" w:rsidRPr="00923B33" w:rsidRDefault="00923B33" w:rsidP="00923B33"/>
    <w:p w14:paraId="61B55ABC" w14:textId="77777777" w:rsidR="00923B33" w:rsidRPr="00923B33" w:rsidRDefault="00923B33" w:rsidP="00923B33"/>
    <w:p w14:paraId="55E2ECA3" w14:textId="77777777" w:rsidR="00923B33" w:rsidRPr="00923B33" w:rsidRDefault="00923B33" w:rsidP="00923B33"/>
    <w:p w14:paraId="0D9BE9F7" w14:textId="77777777" w:rsidR="00923B33" w:rsidRPr="00923B33" w:rsidRDefault="00923B33" w:rsidP="00923B33"/>
    <w:p w14:paraId="000A9FEE" w14:textId="77777777" w:rsidR="00923B33" w:rsidRPr="00923B33" w:rsidRDefault="00923B33" w:rsidP="00923B33"/>
    <w:p w14:paraId="2792C829" w14:textId="77777777" w:rsidR="00923B33" w:rsidRPr="00923B33" w:rsidRDefault="00923B33" w:rsidP="00923B33"/>
    <w:p w14:paraId="66DEB7AE" w14:textId="77777777" w:rsidR="00923B33" w:rsidRPr="00923B33" w:rsidRDefault="00923B33" w:rsidP="00923B33"/>
    <w:tbl>
      <w:tblPr>
        <w:tblStyle w:val="TableGrid"/>
        <w:tblpPr w:leftFromText="180" w:rightFromText="180" w:vertAnchor="page" w:horzAnchor="margin" w:tblpY="8303"/>
        <w:tblW w:w="10313" w:type="dxa"/>
        <w:tblLook w:val="04A0" w:firstRow="1" w:lastRow="0" w:firstColumn="1" w:lastColumn="0" w:noHBand="0" w:noVBand="1"/>
      </w:tblPr>
      <w:tblGrid>
        <w:gridCol w:w="1555"/>
        <w:gridCol w:w="4961"/>
        <w:gridCol w:w="3797"/>
      </w:tblGrid>
      <w:tr w:rsidR="003C6FBA" w14:paraId="4692E72E" w14:textId="77777777" w:rsidTr="003C6FBA">
        <w:trPr>
          <w:trHeight w:val="626"/>
        </w:trPr>
        <w:tc>
          <w:tcPr>
            <w:tcW w:w="1555" w:type="dxa"/>
          </w:tcPr>
          <w:p w14:paraId="012C9CB7" w14:textId="77777777" w:rsidR="003C6FBA" w:rsidRPr="00703577" w:rsidRDefault="003C6FBA" w:rsidP="003C6FBA">
            <w:pPr>
              <w:jc w:val="center"/>
              <w:rPr>
                <w:b/>
                <w:bCs/>
                <w:sz w:val="24"/>
                <w:szCs w:val="24"/>
              </w:rPr>
            </w:pPr>
            <w:r w:rsidRPr="00703577">
              <w:rPr>
                <w:b/>
                <w:bCs/>
                <w:sz w:val="24"/>
                <w:szCs w:val="24"/>
              </w:rPr>
              <w:t>S.No.</w:t>
            </w:r>
          </w:p>
        </w:tc>
        <w:tc>
          <w:tcPr>
            <w:tcW w:w="4961" w:type="dxa"/>
          </w:tcPr>
          <w:p w14:paraId="2784D540" w14:textId="77777777" w:rsidR="003C6FBA" w:rsidRPr="00703577" w:rsidRDefault="003C6FBA" w:rsidP="003C6FBA">
            <w:pPr>
              <w:jc w:val="center"/>
              <w:rPr>
                <w:b/>
                <w:bCs/>
                <w:sz w:val="24"/>
                <w:szCs w:val="24"/>
              </w:rPr>
            </w:pPr>
            <w:r w:rsidRPr="00703577">
              <w:rPr>
                <w:b/>
                <w:bCs/>
                <w:sz w:val="24"/>
                <w:szCs w:val="24"/>
              </w:rPr>
              <w:t>Errors</w:t>
            </w:r>
          </w:p>
        </w:tc>
        <w:tc>
          <w:tcPr>
            <w:tcW w:w="3797" w:type="dxa"/>
          </w:tcPr>
          <w:p w14:paraId="2DF5B7A4" w14:textId="77777777" w:rsidR="003C6FBA" w:rsidRPr="00703577" w:rsidRDefault="003C6FBA" w:rsidP="003C6FBA">
            <w:pPr>
              <w:jc w:val="center"/>
              <w:rPr>
                <w:b/>
                <w:bCs/>
                <w:sz w:val="24"/>
                <w:szCs w:val="24"/>
              </w:rPr>
            </w:pPr>
            <w:r w:rsidRPr="00703577">
              <w:rPr>
                <w:b/>
                <w:bCs/>
                <w:sz w:val="24"/>
                <w:szCs w:val="24"/>
              </w:rPr>
              <w:t>Rectification</w:t>
            </w:r>
          </w:p>
        </w:tc>
      </w:tr>
      <w:tr w:rsidR="003C6FBA" w14:paraId="00260486" w14:textId="77777777" w:rsidTr="003C6FBA">
        <w:trPr>
          <w:trHeight w:val="770"/>
        </w:trPr>
        <w:tc>
          <w:tcPr>
            <w:tcW w:w="1555" w:type="dxa"/>
          </w:tcPr>
          <w:p w14:paraId="0CBBB4AE" w14:textId="77777777" w:rsidR="003C6FBA" w:rsidRPr="00703577" w:rsidRDefault="003C6FBA" w:rsidP="003C6FBA">
            <w:pPr>
              <w:jc w:val="center"/>
              <w:rPr>
                <w:sz w:val="24"/>
                <w:szCs w:val="24"/>
              </w:rPr>
            </w:pPr>
            <w:r w:rsidRPr="00703577">
              <w:rPr>
                <w:sz w:val="24"/>
                <w:szCs w:val="24"/>
              </w:rPr>
              <w:t>1.</w:t>
            </w:r>
          </w:p>
        </w:tc>
        <w:tc>
          <w:tcPr>
            <w:tcW w:w="4961" w:type="dxa"/>
          </w:tcPr>
          <w:p w14:paraId="180F34A8" w14:textId="77777777" w:rsidR="003C6FBA" w:rsidRPr="00703577" w:rsidRDefault="003C6FBA" w:rsidP="003C6FBA">
            <w:pPr>
              <w:rPr>
                <w:sz w:val="24"/>
                <w:szCs w:val="24"/>
              </w:rPr>
            </w:pPr>
            <w:r w:rsidRPr="00703577">
              <w:rPr>
                <w:sz w:val="24"/>
                <w:szCs w:val="24"/>
              </w:rPr>
              <w:t>error: ';' expected        System.out.println("welcome to java")}</w:t>
            </w:r>
          </w:p>
        </w:tc>
        <w:tc>
          <w:tcPr>
            <w:tcW w:w="3797" w:type="dxa"/>
          </w:tcPr>
          <w:p w14:paraId="32AED588" w14:textId="77777777" w:rsidR="003C6FBA" w:rsidRPr="00703577" w:rsidRDefault="003C6FBA" w:rsidP="003C6FBA">
            <w:pPr>
              <w:rPr>
                <w:sz w:val="24"/>
                <w:szCs w:val="24"/>
              </w:rPr>
            </w:pPr>
            <w:r w:rsidRPr="00703577">
              <w:rPr>
                <w:sz w:val="24"/>
                <w:szCs w:val="24"/>
              </w:rPr>
              <w:t>Adding ‘;’ at the end of the statement</w:t>
            </w:r>
          </w:p>
          <w:p w14:paraId="1A63C269" w14:textId="2F59C416" w:rsidR="003C6FBA" w:rsidRPr="00703577" w:rsidRDefault="003C6FBA" w:rsidP="003C6FBA">
            <w:pPr>
              <w:rPr>
                <w:sz w:val="24"/>
                <w:szCs w:val="24"/>
              </w:rPr>
            </w:pPr>
            <w:r w:rsidRPr="00703577">
              <w:rPr>
                <w:sz w:val="24"/>
                <w:szCs w:val="24"/>
              </w:rPr>
              <w:t>System.out.println("welcome to java");</w:t>
            </w:r>
          </w:p>
        </w:tc>
      </w:tr>
      <w:tr w:rsidR="003C6FBA" w14:paraId="3D521F7F" w14:textId="77777777" w:rsidTr="003C6FBA">
        <w:trPr>
          <w:trHeight w:val="770"/>
        </w:trPr>
        <w:tc>
          <w:tcPr>
            <w:tcW w:w="1555" w:type="dxa"/>
          </w:tcPr>
          <w:p w14:paraId="4D883C01" w14:textId="77777777" w:rsidR="003C6FBA" w:rsidRPr="00703577" w:rsidRDefault="003C6FBA" w:rsidP="003C6FBA">
            <w:pPr>
              <w:jc w:val="center"/>
              <w:rPr>
                <w:sz w:val="24"/>
                <w:szCs w:val="24"/>
              </w:rPr>
            </w:pPr>
            <w:r w:rsidRPr="00703577">
              <w:rPr>
                <w:sz w:val="24"/>
                <w:szCs w:val="24"/>
              </w:rPr>
              <w:t>2.</w:t>
            </w:r>
          </w:p>
        </w:tc>
        <w:tc>
          <w:tcPr>
            <w:tcW w:w="4961" w:type="dxa"/>
          </w:tcPr>
          <w:p w14:paraId="7E72DC76" w14:textId="77777777" w:rsidR="003C6FBA" w:rsidRPr="00703577" w:rsidRDefault="003C6FBA" w:rsidP="003C6FBA">
            <w:pPr>
              <w:rPr>
                <w:sz w:val="24"/>
                <w:szCs w:val="24"/>
              </w:rPr>
            </w:pPr>
            <w:r w:rsidRPr="00703577">
              <w:rPr>
                <w:sz w:val="24"/>
                <w:szCs w:val="24"/>
              </w:rPr>
              <w:t>error: cannot find symbol</w:t>
            </w:r>
          </w:p>
          <w:p w14:paraId="17808AE3" w14:textId="77777777" w:rsidR="003C6FBA" w:rsidRPr="00703577" w:rsidRDefault="003C6FBA" w:rsidP="003C6FBA">
            <w:pPr>
              <w:rPr>
                <w:sz w:val="24"/>
                <w:szCs w:val="24"/>
              </w:rPr>
            </w:pPr>
            <w:r w:rsidRPr="00703577">
              <w:rPr>
                <w:sz w:val="24"/>
                <w:szCs w:val="24"/>
              </w:rPr>
              <w:t xml:space="preserve">        public static void main(string[] arg){</w:t>
            </w:r>
          </w:p>
        </w:tc>
        <w:tc>
          <w:tcPr>
            <w:tcW w:w="3797" w:type="dxa"/>
          </w:tcPr>
          <w:p w14:paraId="395CEF39" w14:textId="55934B14" w:rsidR="003C6FBA" w:rsidRPr="00703577" w:rsidRDefault="003C6FBA" w:rsidP="003C6FBA">
            <w:pPr>
              <w:rPr>
                <w:sz w:val="24"/>
                <w:szCs w:val="24"/>
              </w:rPr>
            </w:pPr>
            <w:r w:rsidRPr="00703577">
              <w:rPr>
                <w:b/>
                <w:bCs/>
                <w:sz w:val="24"/>
                <w:szCs w:val="24"/>
              </w:rPr>
              <w:t>String</w:t>
            </w:r>
            <w:r w:rsidRPr="00703577">
              <w:rPr>
                <w:sz w:val="24"/>
                <w:szCs w:val="24"/>
              </w:rPr>
              <w:t xml:space="preserve"> symbol instead of string</w:t>
            </w:r>
          </w:p>
        </w:tc>
      </w:tr>
    </w:tbl>
    <w:p w14:paraId="7C0E78BC" w14:textId="77777777" w:rsidR="00923B33" w:rsidRPr="00923B33" w:rsidRDefault="00923B33" w:rsidP="00923B33"/>
    <w:p w14:paraId="319D0AC0" w14:textId="77777777" w:rsidR="00923B33" w:rsidRDefault="00923B33" w:rsidP="00923B33"/>
    <w:p w14:paraId="51993ADA" w14:textId="77777777" w:rsidR="00703577" w:rsidRPr="00923B33" w:rsidRDefault="00703577" w:rsidP="00923B33"/>
    <w:p w14:paraId="06341D07" w14:textId="606C86EE" w:rsidR="00923B33" w:rsidRPr="00703577" w:rsidRDefault="003C6FBA" w:rsidP="00923B33">
      <w:pPr>
        <w:rPr>
          <w:b/>
          <w:bCs/>
          <w:sz w:val="24"/>
          <w:szCs w:val="24"/>
          <w:u w:val="single"/>
        </w:rPr>
      </w:pPr>
      <w:r w:rsidRPr="00703577">
        <w:rPr>
          <w:b/>
          <w:bCs/>
          <w:sz w:val="24"/>
          <w:szCs w:val="24"/>
          <w:u w:val="single"/>
        </w:rPr>
        <w:t>Concepts to be known:</w:t>
      </w:r>
    </w:p>
    <w:p w14:paraId="7D84C4DD" w14:textId="77777777" w:rsidR="003C6FBA" w:rsidRPr="00703577" w:rsidRDefault="003C6FBA" w:rsidP="00923B33">
      <w:pPr>
        <w:rPr>
          <w:b/>
          <w:bCs/>
          <w:sz w:val="24"/>
          <w:szCs w:val="24"/>
          <w:u w:val="single"/>
        </w:rPr>
      </w:pPr>
    </w:p>
    <w:p w14:paraId="23404066" w14:textId="2D2CD166" w:rsidR="003C6FBA" w:rsidRPr="00703577" w:rsidRDefault="003C6FBA" w:rsidP="003C6FBA">
      <w:pPr>
        <w:pStyle w:val="ListParagraph"/>
        <w:numPr>
          <w:ilvl w:val="0"/>
          <w:numId w:val="49"/>
        </w:numPr>
        <w:rPr>
          <w:b/>
          <w:bCs/>
          <w:sz w:val="24"/>
          <w:szCs w:val="24"/>
        </w:rPr>
      </w:pPr>
      <w:r w:rsidRPr="00703577">
        <w:rPr>
          <w:sz w:val="24"/>
          <w:szCs w:val="24"/>
        </w:rPr>
        <w:t>System.out.println(" ")-to print the statement</w:t>
      </w:r>
    </w:p>
    <w:p w14:paraId="1D0DAB98" w14:textId="77777777" w:rsidR="003C6FBA" w:rsidRDefault="003C6FBA" w:rsidP="003C6FBA">
      <w:pPr>
        <w:pStyle w:val="ListParagraph"/>
        <w:ind w:left="720" w:firstLine="0"/>
        <w:rPr>
          <w:sz w:val="28"/>
          <w:szCs w:val="28"/>
        </w:rPr>
      </w:pPr>
    </w:p>
    <w:p w14:paraId="3754D102" w14:textId="77777777" w:rsidR="003C6FBA" w:rsidRDefault="003C6FBA" w:rsidP="003C6FBA">
      <w:pPr>
        <w:pStyle w:val="ListParagraph"/>
        <w:ind w:left="720" w:firstLine="0"/>
        <w:rPr>
          <w:sz w:val="28"/>
          <w:szCs w:val="28"/>
        </w:rPr>
      </w:pPr>
    </w:p>
    <w:p w14:paraId="61C2EFBA" w14:textId="77777777" w:rsidR="003C6FBA" w:rsidRDefault="003C6FBA" w:rsidP="003C6FBA">
      <w:pPr>
        <w:pStyle w:val="ListParagraph"/>
        <w:ind w:left="720" w:firstLine="0"/>
        <w:rPr>
          <w:sz w:val="28"/>
          <w:szCs w:val="28"/>
        </w:rPr>
      </w:pPr>
    </w:p>
    <w:p w14:paraId="01C1AB1D" w14:textId="77777777" w:rsidR="003C6FBA" w:rsidRDefault="003C6FBA" w:rsidP="003C6FBA">
      <w:pPr>
        <w:pStyle w:val="ListParagraph"/>
        <w:ind w:left="720" w:firstLine="0"/>
        <w:rPr>
          <w:sz w:val="28"/>
          <w:szCs w:val="28"/>
        </w:rPr>
      </w:pPr>
    </w:p>
    <w:p w14:paraId="69B0DFA0" w14:textId="77777777" w:rsidR="003C6FBA" w:rsidRDefault="003C6FBA" w:rsidP="003C6FBA">
      <w:pPr>
        <w:pStyle w:val="ListParagraph"/>
        <w:ind w:left="720" w:firstLine="0"/>
        <w:rPr>
          <w:sz w:val="28"/>
          <w:szCs w:val="28"/>
        </w:rPr>
      </w:pPr>
    </w:p>
    <w:p w14:paraId="6146C950" w14:textId="77777777" w:rsidR="003C6FBA" w:rsidRPr="003C6FBA" w:rsidRDefault="003C6FBA" w:rsidP="003C6FBA">
      <w:pPr>
        <w:pStyle w:val="ListParagraph"/>
        <w:ind w:left="720" w:firstLine="0"/>
        <w:rPr>
          <w:b/>
          <w:bCs/>
          <w:sz w:val="28"/>
          <w:szCs w:val="28"/>
        </w:rPr>
      </w:pPr>
    </w:p>
    <w:p w14:paraId="76D71FDA" w14:textId="77777777" w:rsidR="00923B33" w:rsidRPr="00923B33" w:rsidRDefault="00923B33" w:rsidP="00923B33"/>
    <w:p w14:paraId="04F66430" w14:textId="77777777" w:rsidR="00923B33" w:rsidRDefault="00923B33" w:rsidP="00923B33"/>
    <w:p w14:paraId="35111373" w14:textId="77777777" w:rsidR="00703577" w:rsidRDefault="00703577" w:rsidP="00923B33"/>
    <w:p w14:paraId="5C7CE3A4" w14:textId="77777777" w:rsidR="00703577" w:rsidRPr="00923B33" w:rsidRDefault="00703577" w:rsidP="00923B33"/>
    <w:p w14:paraId="6E260F48" w14:textId="77777777" w:rsidR="003E78C6" w:rsidRDefault="003E78C6" w:rsidP="009E68DE">
      <w:pPr>
        <w:tabs>
          <w:tab w:val="left" w:pos="1125"/>
        </w:tabs>
      </w:pPr>
    </w:p>
    <w:p w14:paraId="5A1D5524" w14:textId="572989A4" w:rsidR="003E78C6" w:rsidRPr="00703577" w:rsidRDefault="00C622B7" w:rsidP="009E68DE">
      <w:pPr>
        <w:tabs>
          <w:tab w:val="left" w:pos="1125"/>
        </w:tabs>
        <w:rPr>
          <w:b/>
          <w:bCs/>
          <w:sz w:val="24"/>
          <w:szCs w:val="24"/>
        </w:rPr>
      </w:pPr>
      <w:r>
        <w:rPr>
          <w:b/>
          <w:bCs/>
          <w:sz w:val="28"/>
          <w:szCs w:val="28"/>
        </w:rPr>
        <w:lastRenderedPageBreak/>
        <w:t xml:space="preserve">         </w:t>
      </w:r>
      <w:r w:rsidR="003C6FBA" w:rsidRPr="00703577">
        <w:rPr>
          <w:b/>
          <w:bCs/>
          <w:sz w:val="24"/>
          <w:szCs w:val="24"/>
        </w:rPr>
        <w:t xml:space="preserve">Program 3) </w:t>
      </w:r>
    </w:p>
    <w:p w14:paraId="7D7C219F" w14:textId="77777777" w:rsidR="003E78C6" w:rsidRPr="00703577" w:rsidRDefault="003E78C6" w:rsidP="009E68DE">
      <w:pPr>
        <w:tabs>
          <w:tab w:val="left" w:pos="1125"/>
        </w:tabs>
        <w:rPr>
          <w:b/>
          <w:bCs/>
          <w:sz w:val="24"/>
          <w:szCs w:val="24"/>
        </w:rPr>
      </w:pPr>
    </w:p>
    <w:p w14:paraId="7421630F" w14:textId="31B06543" w:rsidR="003C6FBA" w:rsidRPr="00703577" w:rsidRDefault="00C622B7" w:rsidP="009E68DE">
      <w:pPr>
        <w:tabs>
          <w:tab w:val="left" w:pos="1125"/>
        </w:tabs>
        <w:rPr>
          <w:b/>
          <w:bCs/>
          <w:sz w:val="24"/>
          <w:szCs w:val="24"/>
        </w:rPr>
      </w:pPr>
      <w:r w:rsidRPr="00703577">
        <w:rPr>
          <w:b/>
          <w:bCs/>
          <w:sz w:val="24"/>
          <w:szCs w:val="24"/>
        </w:rPr>
        <w:t xml:space="preserve">         </w:t>
      </w:r>
      <w:r w:rsidR="003C6FBA" w:rsidRPr="00703577">
        <w:rPr>
          <w:b/>
          <w:bCs/>
          <w:sz w:val="24"/>
          <w:szCs w:val="24"/>
          <w:u w:val="single"/>
        </w:rPr>
        <w:t>AIM</w:t>
      </w:r>
      <w:r w:rsidR="003C6FBA" w:rsidRPr="00703577">
        <w:rPr>
          <w:b/>
          <w:bCs/>
          <w:sz w:val="24"/>
          <w:szCs w:val="24"/>
        </w:rPr>
        <w:t>-To print</w:t>
      </w:r>
      <w:r w:rsidR="00C94DCF" w:rsidRPr="00703577">
        <w:rPr>
          <w:b/>
          <w:bCs/>
          <w:sz w:val="24"/>
          <w:szCs w:val="24"/>
        </w:rPr>
        <w:t xml:space="preserve"> Name Roll and Section of the student using JAVA</w:t>
      </w:r>
    </w:p>
    <w:p w14:paraId="7E819330" w14:textId="06E637EB" w:rsidR="00E53B0C" w:rsidRDefault="00E53B0C" w:rsidP="009E68DE">
      <w:pPr>
        <w:tabs>
          <w:tab w:val="left" w:pos="1125"/>
        </w:tabs>
        <w:rPr>
          <w:b/>
          <w:bCs/>
          <w:sz w:val="28"/>
          <w:szCs w:val="28"/>
        </w:rPr>
      </w:pPr>
    </w:p>
    <w:p w14:paraId="1D1B4546" w14:textId="48FBE34D" w:rsidR="00E53B0C" w:rsidRDefault="003E78C6" w:rsidP="009E68DE">
      <w:pPr>
        <w:tabs>
          <w:tab w:val="left" w:pos="1125"/>
        </w:tabs>
        <w:rPr>
          <w:b/>
          <w:bCs/>
          <w:sz w:val="28"/>
          <w:szCs w:val="28"/>
        </w:rPr>
      </w:pPr>
      <w:r w:rsidRPr="00797D2E">
        <w:rPr>
          <w:b/>
          <w:bCs/>
          <w:noProof/>
          <w:sz w:val="28"/>
          <w:szCs w:val="28"/>
        </w:rPr>
        <w:drawing>
          <wp:anchor distT="0" distB="0" distL="114300" distR="114300" simplePos="0" relativeHeight="251712512" behindDoc="0" locked="0" layoutInCell="1" allowOverlap="1" wp14:anchorId="2DCF3E2E" wp14:editId="55A1C2CB">
            <wp:simplePos x="0" y="0"/>
            <wp:positionH relativeFrom="margin">
              <wp:posOffset>1133475</wp:posOffset>
            </wp:positionH>
            <wp:positionV relativeFrom="paragraph">
              <wp:posOffset>7620</wp:posOffset>
            </wp:positionV>
            <wp:extent cx="3743325" cy="1794510"/>
            <wp:effectExtent l="0" t="0" r="9525" b="0"/>
            <wp:wrapThrough wrapText="bothSides">
              <wp:wrapPolygon edited="0">
                <wp:start x="0" y="0"/>
                <wp:lineTo x="0" y="21325"/>
                <wp:lineTo x="21545" y="21325"/>
                <wp:lineTo x="21545" y="0"/>
                <wp:lineTo x="0" y="0"/>
              </wp:wrapPolygon>
            </wp:wrapThrough>
            <wp:docPr id="1619135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35253" name=""/>
                    <pic:cNvPicPr/>
                  </pic:nvPicPr>
                  <pic:blipFill>
                    <a:blip r:embed="rId21">
                      <a:extLst>
                        <a:ext uri="{28A0092B-C50C-407E-A947-70E740481C1C}">
                          <a14:useLocalDpi xmlns:a14="http://schemas.microsoft.com/office/drawing/2010/main" val="0"/>
                        </a:ext>
                      </a:extLst>
                    </a:blip>
                    <a:stretch>
                      <a:fillRect/>
                    </a:stretch>
                  </pic:blipFill>
                  <pic:spPr>
                    <a:xfrm>
                      <a:off x="0" y="0"/>
                      <a:ext cx="3743325" cy="1794510"/>
                    </a:xfrm>
                    <a:prstGeom prst="rect">
                      <a:avLst/>
                    </a:prstGeom>
                  </pic:spPr>
                </pic:pic>
              </a:graphicData>
            </a:graphic>
            <wp14:sizeRelH relativeFrom="margin">
              <wp14:pctWidth>0</wp14:pctWidth>
            </wp14:sizeRelH>
            <wp14:sizeRelV relativeFrom="margin">
              <wp14:pctHeight>0</wp14:pctHeight>
            </wp14:sizeRelV>
          </wp:anchor>
        </w:drawing>
      </w:r>
    </w:p>
    <w:p w14:paraId="5BF2D16D" w14:textId="77777777" w:rsidR="003C6FBA" w:rsidRDefault="003C6FBA" w:rsidP="009E68DE">
      <w:pPr>
        <w:tabs>
          <w:tab w:val="left" w:pos="1125"/>
        </w:tabs>
        <w:rPr>
          <w:b/>
          <w:bCs/>
          <w:sz w:val="28"/>
          <w:szCs w:val="28"/>
        </w:rPr>
      </w:pPr>
    </w:p>
    <w:p w14:paraId="32A41852" w14:textId="77777777" w:rsidR="003C6FBA" w:rsidRPr="003C6FBA" w:rsidRDefault="003C6FBA" w:rsidP="009E68DE">
      <w:pPr>
        <w:tabs>
          <w:tab w:val="left" w:pos="1125"/>
        </w:tabs>
        <w:rPr>
          <w:b/>
          <w:bCs/>
        </w:rPr>
      </w:pPr>
    </w:p>
    <w:p w14:paraId="7ECD63BB" w14:textId="77777777" w:rsidR="00D10FFF" w:rsidRDefault="00D10FFF" w:rsidP="00D10FFF">
      <w:pPr>
        <w:tabs>
          <w:tab w:val="left" w:pos="1058"/>
        </w:tabs>
      </w:pPr>
      <w:r>
        <w:tab/>
      </w:r>
    </w:p>
    <w:p w14:paraId="002008FE" w14:textId="77777777" w:rsidR="00E53B0C" w:rsidRDefault="00E53B0C" w:rsidP="00D10FFF">
      <w:pPr>
        <w:tabs>
          <w:tab w:val="left" w:pos="1058"/>
        </w:tabs>
      </w:pPr>
    </w:p>
    <w:p w14:paraId="3C80D796" w14:textId="77777777" w:rsidR="00E53B0C" w:rsidRDefault="00E53B0C" w:rsidP="00D10FFF">
      <w:pPr>
        <w:tabs>
          <w:tab w:val="left" w:pos="1058"/>
        </w:tabs>
      </w:pPr>
    </w:p>
    <w:p w14:paraId="4030ABB2" w14:textId="77777777" w:rsidR="00E53B0C" w:rsidRDefault="00E53B0C" w:rsidP="00D10FFF">
      <w:pPr>
        <w:tabs>
          <w:tab w:val="left" w:pos="1058"/>
        </w:tabs>
      </w:pPr>
    </w:p>
    <w:p w14:paraId="3EE0C287" w14:textId="77777777" w:rsidR="00E53B0C" w:rsidRDefault="00E53B0C" w:rsidP="00D10FFF">
      <w:pPr>
        <w:tabs>
          <w:tab w:val="left" w:pos="1058"/>
        </w:tabs>
      </w:pPr>
    </w:p>
    <w:p w14:paraId="6B8C9DE2" w14:textId="77777777" w:rsidR="00E53B0C" w:rsidRDefault="00E53B0C" w:rsidP="00D10FFF">
      <w:pPr>
        <w:tabs>
          <w:tab w:val="left" w:pos="1058"/>
        </w:tabs>
      </w:pPr>
    </w:p>
    <w:p w14:paraId="5124B288" w14:textId="77777777" w:rsidR="00E53B0C" w:rsidRDefault="00E53B0C" w:rsidP="00D10FFF">
      <w:pPr>
        <w:tabs>
          <w:tab w:val="left" w:pos="1058"/>
        </w:tabs>
      </w:pPr>
    </w:p>
    <w:p w14:paraId="026BF94F" w14:textId="77777777" w:rsidR="00E53B0C" w:rsidRDefault="00E53B0C" w:rsidP="00D10FFF">
      <w:pPr>
        <w:tabs>
          <w:tab w:val="left" w:pos="1058"/>
        </w:tabs>
      </w:pPr>
    </w:p>
    <w:p w14:paraId="7D2086FE" w14:textId="77777777" w:rsidR="00E53B0C" w:rsidRDefault="00E53B0C" w:rsidP="00D10FFF">
      <w:pPr>
        <w:tabs>
          <w:tab w:val="left" w:pos="1058"/>
        </w:tabs>
      </w:pPr>
    </w:p>
    <w:p w14:paraId="4A32CCB4" w14:textId="77777777" w:rsidR="00E53B0C" w:rsidRDefault="00E53B0C" w:rsidP="00D10FFF">
      <w:pPr>
        <w:tabs>
          <w:tab w:val="left" w:pos="1058"/>
        </w:tabs>
      </w:pPr>
    </w:p>
    <w:p w14:paraId="03B7839A" w14:textId="77777777" w:rsidR="00E53B0C" w:rsidRPr="00703577" w:rsidRDefault="00E53B0C" w:rsidP="00D10FFF">
      <w:pPr>
        <w:tabs>
          <w:tab w:val="left" w:pos="1058"/>
        </w:tabs>
        <w:rPr>
          <w:b/>
          <w:bCs/>
          <w:sz w:val="28"/>
          <w:szCs w:val="28"/>
          <w:u w:val="single"/>
        </w:rPr>
      </w:pPr>
      <w:r>
        <w:tab/>
      </w:r>
      <w:r w:rsidRPr="00703577">
        <w:rPr>
          <w:b/>
          <w:bCs/>
          <w:sz w:val="28"/>
          <w:szCs w:val="28"/>
          <w:u w:val="single"/>
        </w:rPr>
        <w:t>Output</w:t>
      </w:r>
    </w:p>
    <w:p w14:paraId="6939D500" w14:textId="53DDE799" w:rsidR="00E53B0C" w:rsidRDefault="00E53B0C" w:rsidP="00D10FFF">
      <w:pPr>
        <w:tabs>
          <w:tab w:val="left" w:pos="1058"/>
        </w:tabs>
        <w:rPr>
          <w:b/>
          <w:bCs/>
          <w:sz w:val="32"/>
          <w:szCs w:val="32"/>
          <w:u w:val="single"/>
        </w:rPr>
      </w:pPr>
    </w:p>
    <w:p w14:paraId="16B94D9C" w14:textId="030AC455" w:rsidR="00E53B0C" w:rsidRDefault="00E53B0C" w:rsidP="00D10FFF">
      <w:pPr>
        <w:tabs>
          <w:tab w:val="left" w:pos="1058"/>
        </w:tabs>
        <w:rPr>
          <w:b/>
          <w:bCs/>
          <w:sz w:val="32"/>
          <w:szCs w:val="32"/>
          <w:u w:val="single"/>
        </w:rPr>
      </w:pPr>
      <w:r w:rsidRPr="00E53B0C">
        <w:rPr>
          <w:b/>
          <w:bCs/>
          <w:noProof/>
          <w:u w:val="single"/>
        </w:rPr>
        <w:drawing>
          <wp:anchor distT="0" distB="0" distL="114300" distR="114300" simplePos="0" relativeHeight="251711488" behindDoc="0" locked="0" layoutInCell="1" allowOverlap="1" wp14:anchorId="57CDA136" wp14:editId="72F5A3CC">
            <wp:simplePos x="0" y="0"/>
            <wp:positionH relativeFrom="margin">
              <wp:posOffset>1224915</wp:posOffset>
            </wp:positionH>
            <wp:positionV relativeFrom="paragraph">
              <wp:posOffset>1270</wp:posOffset>
            </wp:positionV>
            <wp:extent cx="3049905" cy="1115060"/>
            <wp:effectExtent l="0" t="0" r="0" b="8890"/>
            <wp:wrapThrough wrapText="bothSides">
              <wp:wrapPolygon edited="0">
                <wp:start x="0" y="0"/>
                <wp:lineTo x="0" y="21403"/>
                <wp:lineTo x="21452" y="21403"/>
                <wp:lineTo x="21452" y="0"/>
                <wp:lineTo x="0" y="0"/>
              </wp:wrapPolygon>
            </wp:wrapThrough>
            <wp:docPr id="12538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0681" name=""/>
                    <pic:cNvPicPr/>
                  </pic:nvPicPr>
                  <pic:blipFill>
                    <a:blip r:embed="rId22">
                      <a:extLst>
                        <a:ext uri="{28A0092B-C50C-407E-A947-70E740481C1C}">
                          <a14:useLocalDpi xmlns:a14="http://schemas.microsoft.com/office/drawing/2010/main" val="0"/>
                        </a:ext>
                      </a:extLst>
                    </a:blip>
                    <a:stretch>
                      <a:fillRect/>
                    </a:stretch>
                  </pic:blipFill>
                  <pic:spPr>
                    <a:xfrm>
                      <a:off x="0" y="0"/>
                      <a:ext cx="3049905" cy="1115060"/>
                    </a:xfrm>
                    <a:prstGeom prst="rect">
                      <a:avLst/>
                    </a:prstGeom>
                  </pic:spPr>
                </pic:pic>
              </a:graphicData>
            </a:graphic>
            <wp14:sizeRelH relativeFrom="margin">
              <wp14:pctWidth>0</wp14:pctWidth>
            </wp14:sizeRelH>
            <wp14:sizeRelV relativeFrom="margin">
              <wp14:pctHeight>0</wp14:pctHeight>
            </wp14:sizeRelV>
          </wp:anchor>
        </w:drawing>
      </w:r>
    </w:p>
    <w:p w14:paraId="2A935666" w14:textId="77777777" w:rsidR="00E53B0C" w:rsidRDefault="00E53B0C" w:rsidP="00D10FFF">
      <w:pPr>
        <w:tabs>
          <w:tab w:val="left" w:pos="1058"/>
        </w:tabs>
        <w:rPr>
          <w:b/>
          <w:bCs/>
          <w:u w:val="single"/>
        </w:rPr>
      </w:pPr>
    </w:p>
    <w:p w14:paraId="7BB4CFFF" w14:textId="77777777" w:rsidR="00E53B0C" w:rsidRDefault="00E53B0C" w:rsidP="00D10FFF">
      <w:pPr>
        <w:tabs>
          <w:tab w:val="left" w:pos="1058"/>
        </w:tabs>
        <w:rPr>
          <w:b/>
          <w:bCs/>
          <w:u w:val="single"/>
        </w:rPr>
      </w:pPr>
    </w:p>
    <w:p w14:paraId="22989141" w14:textId="77777777" w:rsidR="00E53B0C" w:rsidRDefault="00E53B0C" w:rsidP="00D10FFF">
      <w:pPr>
        <w:tabs>
          <w:tab w:val="left" w:pos="1058"/>
        </w:tabs>
        <w:rPr>
          <w:b/>
          <w:bCs/>
          <w:u w:val="single"/>
        </w:rPr>
      </w:pPr>
    </w:p>
    <w:p w14:paraId="471B58C1" w14:textId="77777777" w:rsidR="00E53B0C" w:rsidRDefault="00E53B0C" w:rsidP="00D10FFF">
      <w:pPr>
        <w:tabs>
          <w:tab w:val="left" w:pos="1058"/>
        </w:tabs>
        <w:rPr>
          <w:b/>
          <w:bCs/>
          <w:u w:val="single"/>
        </w:rPr>
      </w:pPr>
    </w:p>
    <w:p w14:paraId="5965274D" w14:textId="77777777" w:rsidR="00E53B0C" w:rsidRDefault="00E53B0C" w:rsidP="00D10FFF">
      <w:pPr>
        <w:tabs>
          <w:tab w:val="left" w:pos="1058"/>
        </w:tabs>
        <w:rPr>
          <w:b/>
          <w:bCs/>
          <w:u w:val="single"/>
        </w:rPr>
      </w:pPr>
    </w:p>
    <w:p w14:paraId="0CBC2787" w14:textId="77777777" w:rsidR="00E53B0C" w:rsidRDefault="00E53B0C" w:rsidP="00D10FFF">
      <w:pPr>
        <w:tabs>
          <w:tab w:val="left" w:pos="1058"/>
        </w:tabs>
        <w:rPr>
          <w:b/>
          <w:bCs/>
          <w:u w:val="single"/>
        </w:rPr>
      </w:pPr>
    </w:p>
    <w:p w14:paraId="59196A32" w14:textId="77777777" w:rsidR="00E53B0C" w:rsidRDefault="00E53B0C" w:rsidP="00D10FFF">
      <w:pPr>
        <w:tabs>
          <w:tab w:val="left" w:pos="1058"/>
        </w:tabs>
        <w:rPr>
          <w:b/>
          <w:bCs/>
          <w:u w:val="single"/>
        </w:rPr>
      </w:pPr>
    </w:p>
    <w:tbl>
      <w:tblPr>
        <w:tblStyle w:val="TableGrid"/>
        <w:tblpPr w:leftFromText="180" w:rightFromText="180" w:vertAnchor="page" w:horzAnchor="margin" w:tblpY="9620"/>
        <w:tblW w:w="10313" w:type="dxa"/>
        <w:tblLook w:val="04A0" w:firstRow="1" w:lastRow="0" w:firstColumn="1" w:lastColumn="0" w:noHBand="0" w:noVBand="1"/>
      </w:tblPr>
      <w:tblGrid>
        <w:gridCol w:w="1555"/>
        <w:gridCol w:w="4961"/>
        <w:gridCol w:w="3797"/>
      </w:tblGrid>
      <w:tr w:rsidR="00E53B0C" w:rsidRPr="00FD6A3A" w14:paraId="417184FE" w14:textId="77777777" w:rsidTr="00E53B0C">
        <w:trPr>
          <w:trHeight w:val="626"/>
        </w:trPr>
        <w:tc>
          <w:tcPr>
            <w:tcW w:w="1555" w:type="dxa"/>
          </w:tcPr>
          <w:p w14:paraId="6CDC262D" w14:textId="77777777" w:rsidR="00E53B0C" w:rsidRPr="00074481" w:rsidRDefault="00E53B0C" w:rsidP="00E53B0C">
            <w:pPr>
              <w:jc w:val="center"/>
              <w:rPr>
                <w:b/>
                <w:bCs/>
                <w:sz w:val="24"/>
                <w:szCs w:val="24"/>
              </w:rPr>
            </w:pPr>
            <w:r w:rsidRPr="00074481">
              <w:rPr>
                <w:b/>
                <w:bCs/>
                <w:sz w:val="24"/>
                <w:szCs w:val="24"/>
              </w:rPr>
              <w:t>S.No.</w:t>
            </w:r>
          </w:p>
        </w:tc>
        <w:tc>
          <w:tcPr>
            <w:tcW w:w="4961" w:type="dxa"/>
          </w:tcPr>
          <w:p w14:paraId="54B187FA" w14:textId="77777777" w:rsidR="00E53B0C" w:rsidRPr="00074481" w:rsidRDefault="00E53B0C" w:rsidP="00E53B0C">
            <w:pPr>
              <w:jc w:val="center"/>
              <w:rPr>
                <w:b/>
                <w:bCs/>
                <w:sz w:val="24"/>
                <w:szCs w:val="24"/>
              </w:rPr>
            </w:pPr>
            <w:r w:rsidRPr="00074481">
              <w:rPr>
                <w:b/>
                <w:bCs/>
                <w:sz w:val="24"/>
                <w:szCs w:val="24"/>
              </w:rPr>
              <w:t>Errors</w:t>
            </w:r>
          </w:p>
        </w:tc>
        <w:tc>
          <w:tcPr>
            <w:tcW w:w="3797" w:type="dxa"/>
          </w:tcPr>
          <w:p w14:paraId="39BA76EF" w14:textId="77777777" w:rsidR="00E53B0C" w:rsidRPr="00074481" w:rsidRDefault="00E53B0C" w:rsidP="00E53B0C">
            <w:pPr>
              <w:jc w:val="center"/>
              <w:rPr>
                <w:b/>
                <w:bCs/>
                <w:sz w:val="24"/>
                <w:szCs w:val="24"/>
              </w:rPr>
            </w:pPr>
            <w:r w:rsidRPr="00074481">
              <w:rPr>
                <w:b/>
                <w:bCs/>
                <w:sz w:val="24"/>
                <w:szCs w:val="24"/>
              </w:rPr>
              <w:t>Rectification</w:t>
            </w:r>
          </w:p>
        </w:tc>
      </w:tr>
      <w:tr w:rsidR="00E53B0C" w14:paraId="230F6D01" w14:textId="77777777" w:rsidTr="00E53B0C">
        <w:trPr>
          <w:trHeight w:val="770"/>
        </w:trPr>
        <w:tc>
          <w:tcPr>
            <w:tcW w:w="1555" w:type="dxa"/>
          </w:tcPr>
          <w:p w14:paraId="384CB948" w14:textId="30E99527" w:rsidR="00E53B0C" w:rsidRPr="00074481" w:rsidRDefault="00E43EE8" w:rsidP="00E53B0C">
            <w:pPr>
              <w:jc w:val="center"/>
              <w:rPr>
                <w:sz w:val="24"/>
                <w:szCs w:val="24"/>
              </w:rPr>
            </w:pPr>
            <w:r w:rsidRPr="00074481">
              <w:rPr>
                <w:sz w:val="24"/>
                <w:szCs w:val="24"/>
              </w:rPr>
              <w:t>1</w:t>
            </w:r>
            <w:r w:rsidR="00E53B0C" w:rsidRPr="00074481">
              <w:rPr>
                <w:sz w:val="24"/>
                <w:szCs w:val="24"/>
              </w:rPr>
              <w:t>.</w:t>
            </w:r>
          </w:p>
        </w:tc>
        <w:tc>
          <w:tcPr>
            <w:tcW w:w="4961" w:type="dxa"/>
          </w:tcPr>
          <w:p w14:paraId="063FE166" w14:textId="77777777" w:rsidR="00E53B0C" w:rsidRPr="00074481" w:rsidRDefault="00E53B0C" w:rsidP="00E53B0C">
            <w:pPr>
              <w:rPr>
                <w:sz w:val="24"/>
                <w:szCs w:val="24"/>
              </w:rPr>
            </w:pPr>
            <w:r w:rsidRPr="00074481">
              <w:rPr>
                <w:sz w:val="24"/>
                <w:szCs w:val="24"/>
              </w:rPr>
              <w:t>error: cannot find symbol</w:t>
            </w:r>
          </w:p>
          <w:p w14:paraId="51132B3E" w14:textId="5BB6B6D5" w:rsidR="00E53B0C" w:rsidRPr="00074481" w:rsidRDefault="00E53B0C" w:rsidP="00E53B0C">
            <w:pPr>
              <w:rPr>
                <w:sz w:val="24"/>
                <w:szCs w:val="24"/>
              </w:rPr>
            </w:pPr>
            <w:r w:rsidRPr="00074481">
              <w:rPr>
                <w:sz w:val="24"/>
                <w:szCs w:val="24"/>
              </w:rPr>
              <w:t xml:space="preserve">                string cl="CSE/A";</w:t>
            </w:r>
          </w:p>
        </w:tc>
        <w:tc>
          <w:tcPr>
            <w:tcW w:w="3797" w:type="dxa"/>
          </w:tcPr>
          <w:p w14:paraId="676EDC89" w14:textId="77777777" w:rsidR="00E53B0C" w:rsidRPr="00074481" w:rsidRDefault="00E53B0C" w:rsidP="00E53B0C">
            <w:pPr>
              <w:rPr>
                <w:sz w:val="24"/>
                <w:szCs w:val="24"/>
              </w:rPr>
            </w:pPr>
            <w:r w:rsidRPr="00074481">
              <w:rPr>
                <w:b/>
                <w:bCs/>
                <w:sz w:val="24"/>
                <w:szCs w:val="24"/>
              </w:rPr>
              <w:t>String</w:t>
            </w:r>
            <w:r w:rsidRPr="00074481">
              <w:rPr>
                <w:sz w:val="24"/>
                <w:szCs w:val="24"/>
              </w:rPr>
              <w:t xml:space="preserve"> symbol instead of string</w:t>
            </w:r>
          </w:p>
        </w:tc>
      </w:tr>
    </w:tbl>
    <w:p w14:paraId="2342BCE3" w14:textId="77777777" w:rsidR="00E53B0C" w:rsidRDefault="00E53B0C" w:rsidP="00D10FFF">
      <w:pPr>
        <w:tabs>
          <w:tab w:val="left" w:pos="1058"/>
        </w:tabs>
        <w:rPr>
          <w:b/>
          <w:bCs/>
          <w:u w:val="single"/>
        </w:rPr>
      </w:pPr>
    </w:p>
    <w:p w14:paraId="27CC0971" w14:textId="77777777" w:rsidR="00797D2E" w:rsidRPr="00797D2E" w:rsidRDefault="00797D2E" w:rsidP="00797D2E"/>
    <w:p w14:paraId="76A8D69B" w14:textId="77777777" w:rsidR="00797D2E" w:rsidRPr="00797D2E" w:rsidRDefault="00797D2E" w:rsidP="00797D2E"/>
    <w:p w14:paraId="4F826D38" w14:textId="77777777" w:rsidR="00797D2E" w:rsidRPr="00797D2E" w:rsidRDefault="00797D2E" w:rsidP="00797D2E"/>
    <w:p w14:paraId="25AEC2ED" w14:textId="77777777" w:rsidR="00797D2E" w:rsidRPr="00797D2E" w:rsidRDefault="00797D2E" w:rsidP="00797D2E"/>
    <w:p w14:paraId="0878AD9F" w14:textId="49390CD9" w:rsidR="00797D2E" w:rsidRPr="00074481" w:rsidRDefault="00797D2E" w:rsidP="00797D2E">
      <w:pPr>
        <w:rPr>
          <w:b/>
          <w:bCs/>
          <w:sz w:val="24"/>
          <w:szCs w:val="24"/>
          <w:u w:val="single"/>
        </w:rPr>
      </w:pPr>
      <w:r w:rsidRPr="00074481">
        <w:rPr>
          <w:b/>
          <w:bCs/>
          <w:sz w:val="24"/>
          <w:szCs w:val="24"/>
          <w:u w:val="single"/>
        </w:rPr>
        <w:t>Concepts to be known:</w:t>
      </w:r>
    </w:p>
    <w:p w14:paraId="18A9517B" w14:textId="77777777" w:rsidR="00797D2E" w:rsidRPr="00074481" w:rsidRDefault="00797D2E" w:rsidP="00797D2E">
      <w:pPr>
        <w:rPr>
          <w:b/>
          <w:bCs/>
          <w:sz w:val="24"/>
          <w:szCs w:val="24"/>
          <w:u w:val="single"/>
        </w:rPr>
      </w:pPr>
    </w:p>
    <w:p w14:paraId="32A78F4F" w14:textId="77777777" w:rsidR="00797D2E" w:rsidRPr="00074481" w:rsidRDefault="00797D2E" w:rsidP="00797D2E">
      <w:pPr>
        <w:pStyle w:val="ListParagraph"/>
        <w:numPr>
          <w:ilvl w:val="0"/>
          <w:numId w:val="49"/>
        </w:numPr>
        <w:rPr>
          <w:b/>
          <w:bCs/>
          <w:sz w:val="24"/>
          <w:szCs w:val="24"/>
        </w:rPr>
      </w:pPr>
      <w:r w:rsidRPr="00074481">
        <w:rPr>
          <w:sz w:val="24"/>
          <w:szCs w:val="24"/>
        </w:rPr>
        <w:t>System.out.println(" ")-to print the statement</w:t>
      </w:r>
    </w:p>
    <w:p w14:paraId="1888CD78" w14:textId="77777777" w:rsidR="00797D2E" w:rsidRPr="00074481" w:rsidRDefault="00797D2E" w:rsidP="00797D2E">
      <w:pPr>
        <w:pStyle w:val="ListParagraph"/>
        <w:numPr>
          <w:ilvl w:val="0"/>
          <w:numId w:val="49"/>
        </w:numPr>
        <w:rPr>
          <w:b/>
          <w:bCs/>
          <w:sz w:val="24"/>
          <w:szCs w:val="24"/>
        </w:rPr>
      </w:pPr>
      <w:r w:rsidRPr="00074481">
        <w:rPr>
          <w:sz w:val="24"/>
          <w:szCs w:val="24"/>
        </w:rPr>
        <w:t>String – to declare the data type as string</w:t>
      </w:r>
    </w:p>
    <w:p w14:paraId="449B5CE9" w14:textId="780FBB0F" w:rsidR="00797D2E" w:rsidRPr="003C6FBA" w:rsidRDefault="00797D2E" w:rsidP="00797D2E">
      <w:pPr>
        <w:pStyle w:val="ListParagraph"/>
        <w:numPr>
          <w:ilvl w:val="0"/>
          <w:numId w:val="49"/>
        </w:numPr>
        <w:rPr>
          <w:b/>
          <w:bCs/>
          <w:sz w:val="28"/>
          <w:szCs w:val="28"/>
        </w:rPr>
      </w:pPr>
      <w:r w:rsidRPr="00074481">
        <w:rPr>
          <w:sz w:val="24"/>
          <w:szCs w:val="24"/>
        </w:rPr>
        <w:t>// - used to write comments</w:t>
      </w:r>
      <w:r>
        <w:rPr>
          <w:sz w:val="28"/>
          <w:szCs w:val="28"/>
        </w:rPr>
        <w:t xml:space="preserve"> </w:t>
      </w:r>
    </w:p>
    <w:p w14:paraId="013D982B" w14:textId="6131A94E" w:rsidR="00797D2E" w:rsidRPr="00797D2E" w:rsidRDefault="00797D2E" w:rsidP="00797D2E">
      <w:pPr>
        <w:tabs>
          <w:tab w:val="left" w:pos="1133"/>
        </w:tabs>
      </w:pPr>
    </w:p>
    <w:p w14:paraId="223FC375" w14:textId="77777777" w:rsidR="00797D2E" w:rsidRPr="00797D2E" w:rsidRDefault="00797D2E" w:rsidP="00797D2E"/>
    <w:p w14:paraId="67F25207" w14:textId="77777777" w:rsidR="00797D2E" w:rsidRPr="00797D2E" w:rsidRDefault="00797D2E" w:rsidP="00797D2E"/>
    <w:p w14:paraId="34221542" w14:textId="77777777" w:rsidR="00797D2E" w:rsidRPr="00797D2E" w:rsidRDefault="00797D2E" w:rsidP="00797D2E"/>
    <w:p w14:paraId="1378C3DB" w14:textId="77777777" w:rsidR="00797D2E" w:rsidRPr="00797D2E" w:rsidRDefault="00797D2E" w:rsidP="00797D2E"/>
    <w:p w14:paraId="29EFC486" w14:textId="77777777" w:rsidR="00797D2E" w:rsidRDefault="00797D2E" w:rsidP="00797D2E"/>
    <w:p w14:paraId="0B8FA28B" w14:textId="77777777" w:rsidR="00074481" w:rsidRDefault="00074481" w:rsidP="00797D2E"/>
    <w:p w14:paraId="6D09A7C8" w14:textId="77777777" w:rsidR="00074481" w:rsidRPr="00797D2E" w:rsidRDefault="00074481" w:rsidP="00797D2E"/>
    <w:p w14:paraId="022A2A7D" w14:textId="77777777" w:rsidR="00797D2E" w:rsidRPr="00797D2E" w:rsidRDefault="00797D2E" w:rsidP="00797D2E"/>
    <w:p w14:paraId="4B9D3408" w14:textId="47176948" w:rsidR="00797D2E" w:rsidRDefault="003E78C6" w:rsidP="00797D2E">
      <w:pPr>
        <w:rPr>
          <w:b/>
          <w:bCs/>
          <w:sz w:val="32"/>
          <w:szCs w:val="32"/>
          <w:u w:val="single"/>
        </w:rPr>
      </w:pPr>
      <w:r>
        <w:rPr>
          <w:sz w:val="32"/>
          <w:szCs w:val="32"/>
        </w:rPr>
        <w:lastRenderedPageBreak/>
        <w:tab/>
      </w:r>
      <w:r>
        <w:rPr>
          <w:sz w:val="32"/>
          <w:szCs w:val="32"/>
        </w:rPr>
        <w:tab/>
      </w:r>
      <w:r>
        <w:rPr>
          <w:sz w:val="32"/>
          <w:szCs w:val="32"/>
        </w:rPr>
        <w:tab/>
      </w:r>
      <w:r>
        <w:rPr>
          <w:sz w:val="32"/>
          <w:szCs w:val="32"/>
        </w:rPr>
        <w:tab/>
      </w:r>
      <w:r>
        <w:rPr>
          <w:sz w:val="32"/>
          <w:szCs w:val="32"/>
        </w:rPr>
        <w:tab/>
      </w:r>
      <w:r>
        <w:rPr>
          <w:sz w:val="32"/>
          <w:szCs w:val="32"/>
        </w:rPr>
        <w:tab/>
      </w:r>
      <w:r w:rsidRPr="003E78C6">
        <w:rPr>
          <w:b/>
          <w:bCs/>
          <w:sz w:val="32"/>
          <w:szCs w:val="32"/>
          <w:u w:val="single"/>
        </w:rPr>
        <w:t>WEEK-2</w:t>
      </w:r>
    </w:p>
    <w:p w14:paraId="59A7A396" w14:textId="77777777" w:rsidR="003E78C6" w:rsidRDefault="003E78C6" w:rsidP="00797D2E">
      <w:pPr>
        <w:rPr>
          <w:b/>
          <w:bCs/>
          <w:sz w:val="32"/>
          <w:szCs w:val="32"/>
          <w:u w:val="single"/>
        </w:rPr>
      </w:pPr>
    </w:p>
    <w:p w14:paraId="79ECF297" w14:textId="5A421FD8" w:rsidR="003E78C6" w:rsidRPr="00074481" w:rsidRDefault="003E78C6" w:rsidP="00C622B7">
      <w:pPr>
        <w:ind w:firstLine="720"/>
        <w:rPr>
          <w:b/>
          <w:bCs/>
          <w:sz w:val="24"/>
          <w:szCs w:val="24"/>
        </w:rPr>
      </w:pPr>
      <w:r w:rsidRPr="00074481">
        <w:rPr>
          <w:b/>
          <w:bCs/>
          <w:sz w:val="24"/>
          <w:szCs w:val="24"/>
          <w:u w:val="single"/>
        </w:rPr>
        <w:t>Program 1)</w:t>
      </w:r>
      <w:r w:rsidRPr="00074481">
        <w:t xml:space="preserve"> </w:t>
      </w:r>
    </w:p>
    <w:p w14:paraId="258697AC" w14:textId="77777777" w:rsidR="003E78C6" w:rsidRPr="00074481" w:rsidRDefault="003E78C6" w:rsidP="00797D2E">
      <w:pPr>
        <w:rPr>
          <w:b/>
          <w:bCs/>
          <w:sz w:val="24"/>
          <w:szCs w:val="24"/>
        </w:rPr>
      </w:pPr>
    </w:p>
    <w:p w14:paraId="2FE97DC2" w14:textId="1DC56949" w:rsidR="003E78C6" w:rsidRPr="00074481" w:rsidRDefault="003E78C6" w:rsidP="007C5FBF">
      <w:pPr>
        <w:ind w:firstLine="720"/>
        <w:rPr>
          <w:b/>
          <w:bCs/>
          <w:sz w:val="24"/>
          <w:szCs w:val="24"/>
        </w:rPr>
      </w:pPr>
      <w:r w:rsidRPr="00074481">
        <w:rPr>
          <w:b/>
          <w:bCs/>
          <w:sz w:val="24"/>
          <w:szCs w:val="24"/>
          <w:u w:val="single"/>
        </w:rPr>
        <w:t>AIM</w:t>
      </w:r>
      <w:r w:rsidRPr="00074481">
        <w:rPr>
          <w:b/>
          <w:bCs/>
          <w:sz w:val="24"/>
          <w:szCs w:val="24"/>
        </w:rPr>
        <w:t xml:space="preserve">- </w:t>
      </w:r>
      <w:r w:rsidR="007C5FBF" w:rsidRPr="00074481">
        <w:rPr>
          <w:b/>
          <w:bCs/>
          <w:sz w:val="24"/>
          <w:szCs w:val="24"/>
        </w:rPr>
        <w:t>to calculate area of rectangle using JAVA</w:t>
      </w:r>
    </w:p>
    <w:p w14:paraId="42055CB8" w14:textId="77777777" w:rsidR="00797D2E" w:rsidRPr="00797D2E" w:rsidRDefault="00797D2E" w:rsidP="00797D2E"/>
    <w:p w14:paraId="66DD304E" w14:textId="21BA3BF7" w:rsidR="00797D2E" w:rsidRPr="00797D2E" w:rsidRDefault="00074481" w:rsidP="00797D2E">
      <w:r w:rsidRPr="003E78C6">
        <w:rPr>
          <w:noProof/>
        </w:rPr>
        <w:drawing>
          <wp:anchor distT="0" distB="0" distL="114300" distR="114300" simplePos="0" relativeHeight="251713536" behindDoc="0" locked="0" layoutInCell="1" allowOverlap="1" wp14:anchorId="18288B4A" wp14:editId="7CA7EB71">
            <wp:simplePos x="0" y="0"/>
            <wp:positionH relativeFrom="margin">
              <wp:posOffset>1568450</wp:posOffset>
            </wp:positionH>
            <wp:positionV relativeFrom="paragraph">
              <wp:posOffset>94615</wp:posOffset>
            </wp:positionV>
            <wp:extent cx="3220085" cy="2032635"/>
            <wp:effectExtent l="0" t="0" r="0" b="5715"/>
            <wp:wrapThrough wrapText="bothSides">
              <wp:wrapPolygon edited="0">
                <wp:start x="0" y="0"/>
                <wp:lineTo x="0" y="21458"/>
                <wp:lineTo x="21468" y="21458"/>
                <wp:lineTo x="21468" y="0"/>
                <wp:lineTo x="0" y="0"/>
              </wp:wrapPolygon>
            </wp:wrapThrough>
            <wp:docPr id="1762033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312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0085" cy="2032635"/>
                    </a:xfrm>
                    <a:prstGeom prst="rect">
                      <a:avLst/>
                    </a:prstGeom>
                  </pic:spPr>
                </pic:pic>
              </a:graphicData>
            </a:graphic>
            <wp14:sizeRelH relativeFrom="margin">
              <wp14:pctWidth>0</wp14:pctWidth>
            </wp14:sizeRelH>
            <wp14:sizeRelV relativeFrom="margin">
              <wp14:pctHeight>0</wp14:pctHeight>
            </wp14:sizeRelV>
          </wp:anchor>
        </w:drawing>
      </w:r>
    </w:p>
    <w:p w14:paraId="7C658A89" w14:textId="0050402A" w:rsidR="00797D2E" w:rsidRPr="00797D2E" w:rsidRDefault="00797D2E" w:rsidP="00797D2E"/>
    <w:p w14:paraId="1925479C" w14:textId="77777777" w:rsidR="00797D2E" w:rsidRDefault="00797D2E" w:rsidP="00797D2E"/>
    <w:p w14:paraId="2FF5E97A" w14:textId="77777777" w:rsidR="003E78C6" w:rsidRDefault="003E78C6" w:rsidP="00797D2E"/>
    <w:p w14:paraId="1E960EF2" w14:textId="77777777" w:rsidR="003E78C6" w:rsidRDefault="003E78C6" w:rsidP="00797D2E"/>
    <w:p w14:paraId="00A4F0C3" w14:textId="77777777" w:rsidR="003E78C6" w:rsidRDefault="003E78C6" w:rsidP="00797D2E"/>
    <w:p w14:paraId="0643412D" w14:textId="77777777" w:rsidR="003E78C6" w:rsidRDefault="003E78C6" w:rsidP="00797D2E"/>
    <w:p w14:paraId="64632B1B" w14:textId="77777777" w:rsidR="003E78C6" w:rsidRDefault="003E78C6" w:rsidP="00797D2E"/>
    <w:p w14:paraId="156BC639" w14:textId="40EEECC2" w:rsidR="003E78C6" w:rsidRDefault="003E78C6" w:rsidP="00797D2E"/>
    <w:p w14:paraId="35F6F6CF" w14:textId="77777777" w:rsidR="003E78C6" w:rsidRDefault="003E78C6" w:rsidP="00797D2E"/>
    <w:p w14:paraId="3608838F" w14:textId="77777777" w:rsidR="003E78C6" w:rsidRDefault="003E78C6" w:rsidP="00797D2E"/>
    <w:p w14:paraId="01074C1E" w14:textId="77777777" w:rsidR="003E78C6" w:rsidRDefault="003E78C6" w:rsidP="00797D2E"/>
    <w:p w14:paraId="63244FFA" w14:textId="5AA08CBF" w:rsidR="003E78C6" w:rsidRDefault="003E78C6" w:rsidP="00797D2E"/>
    <w:p w14:paraId="63F11CF9" w14:textId="77777777" w:rsidR="003E78C6" w:rsidRDefault="003E78C6" w:rsidP="00797D2E"/>
    <w:p w14:paraId="780AA1F4" w14:textId="77777777" w:rsidR="003E78C6" w:rsidRDefault="003E78C6" w:rsidP="004A1C73">
      <w:pPr>
        <w:ind w:firstLine="720"/>
        <w:rPr>
          <w:b/>
          <w:bCs/>
          <w:sz w:val="32"/>
          <w:szCs w:val="32"/>
          <w:u w:val="single"/>
        </w:rPr>
      </w:pPr>
      <w:r w:rsidRPr="003E78C6">
        <w:rPr>
          <w:b/>
          <w:bCs/>
          <w:sz w:val="32"/>
          <w:szCs w:val="32"/>
          <w:u w:val="single"/>
        </w:rPr>
        <w:t>Output</w:t>
      </w:r>
    </w:p>
    <w:p w14:paraId="0C431192" w14:textId="212DC9CD" w:rsidR="003E78C6" w:rsidRDefault="003E78C6" w:rsidP="00797D2E">
      <w:pPr>
        <w:rPr>
          <w:b/>
          <w:bCs/>
          <w:sz w:val="32"/>
          <w:szCs w:val="32"/>
          <w:u w:val="single"/>
        </w:rPr>
      </w:pPr>
    </w:p>
    <w:p w14:paraId="0D4944AC" w14:textId="099D927D" w:rsidR="003E78C6" w:rsidRDefault="00074481" w:rsidP="00797D2E">
      <w:pPr>
        <w:rPr>
          <w:b/>
          <w:bCs/>
          <w:sz w:val="32"/>
          <w:szCs w:val="32"/>
          <w:u w:val="single"/>
        </w:rPr>
      </w:pPr>
      <w:r w:rsidRPr="00C622B7">
        <w:rPr>
          <w:b/>
          <w:bCs/>
          <w:noProof/>
          <w:sz w:val="32"/>
          <w:szCs w:val="32"/>
          <w:u w:val="single"/>
        </w:rPr>
        <w:drawing>
          <wp:anchor distT="0" distB="0" distL="114300" distR="114300" simplePos="0" relativeHeight="251715584" behindDoc="0" locked="0" layoutInCell="1" allowOverlap="1" wp14:anchorId="42348FC8" wp14:editId="67427C50">
            <wp:simplePos x="0" y="0"/>
            <wp:positionH relativeFrom="column">
              <wp:posOffset>3636010</wp:posOffset>
            </wp:positionH>
            <wp:positionV relativeFrom="paragraph">
              <wp:posOffset>36830</wp:posOffset>
            </wp:positionV>
            <wp:extent cx="2571750" cy="1016000"/>
            <wp:effectExtent l="0" t="0" r="0" b="0"/>
            <wp:wrapThrough wrapText="bothSides">
              <wp:wrapPolygon edited="0">
                <wp:start x="0" y="0"/>
                <wp:lineTo x="0" y="21060"/>
                <wp:lineTo x="21440" y="21060"/>
                <wp:lineTo x="21440" y="0"/>
                <wp:lineTo x="0" y="0"/>
              </wp:wrapPolygon>
            </wp:wrapThrough>
            <wp:docPr id="5675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67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1750" cy="1016000"/>
                    </a:xfrm>
                    <a:prstGeom prst="rect">
                      <a:avLst/>
                    </a:prstGeom>
                  </pic:spPr>
                </pic:pic>
              </a:graphicData>
            </a:graphic>
            <wp14:sizeRelH relativeFrom="margin">
              <wp14:pctWidth>0</wp14:pctWidth>
            </wp14:sizeRelH>
            <wp14:sizeRelV relativeFrom="margin">
              <wp14:pctHeight>0</wp14:pctHeight>
            </wp14:sizeRelV>
          </wp:anchor>
        </w:drawing>
      </w:r>
      <w:r w:rsidRPr="003E78C6">
        <w:rPr>
          <w:b/>
          <w:bCs/>
          <w:noProof/>
          <w:sz w:val="32"/>
          <w:szCs w:val="32"/>
          <w:u w:val="single"/>
        </w:rPr>
        <w:drawing>
          <wp:anchor distT="0" distB="0" distL="114300" distR="114300" simplePos="0" relativeHeight="251714560" behindDoc="0" locked="0" layoutInCell="1" allowOverlap="1" wp14:anchorId="416852FD" wp14:editId="6578D2F9">
            <wp:simplePos x="0" y="0"/>
            <wp:positionH relativeFrom="margin">
              <wp:posOffset>641350</wp:posOffset>
            </wp:positionH>
            <wp:positionV relativeFrom="paragraph">
              <wp:posOffset>36830</wp:posOffset>
            </wp:positionV>
            <wp:extent cx="2580005" cy="1026160"/>
            <wp:effectExtent l="0" t="0" r="0" b="2540"/>
            <wp:wrapThrough wrapText="bothSides">
              <wp:wrapPolygon edited="0">
                <wp:start x="0" y="0"/>
                <wp:lineTo x="0" y="21252"/>
                <wp:lineTo x="21371" y="21252"/>
                <wp:lineTo x="21371" y="0"/>
                <wp:lineTo x="0" y="0"/>
              </wp:wrapPolygon>
            </wp:wrapThrough>
            <wp:docPr id="20222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956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0005" cy="1026160"/>
                    </a:xfrm>
                    <a:prstGeom prst="rect">
                      <a:avLst/>
                    </a:prstGeom>
                  </pic:spPr>
                </pic:pic>
              </a:graphicData>
            </a:graphic>
            <wp14:sizeRelH relativeFrom="margin">
              <wp14:pctWidth>0</wp14:pctWidth>
            </wp14:sizeRelH>
            <wp14:sizeRelV relativeFrom="margin">
              <wp14:pctHeight>0</wp14:pctHeight>
            </wp14:sizeRelV>
          </wp:anchor>
        </w:drawing>
      </w:r>
    </w:p>
    <w:p w14:paraId="681B825F" w14:textId="51DBA8CA" w:rsidR="00C622B7" w:rsidRDefault="00C622B7" w:rsidP="00797D2E">
      <w:pPr>
        <w:rPr>
          <w:b/>
          <w:bCs/>
          <w:sz w:val="32"/>
          <w:szCs w:val="32"/>
          <w:u w:val="single"/>
        </w:rPr>
      </w:pPr>
    </w:p>
    <w:p w14:paraId="09967B82" w14:textId="19C0B4B9" w:rsidR="00C622B7" w:rsidRDefault="00C622B7" w:rsidP="00797D2E">
      <w:pPr>
        <w:rPr>
          <w:b/>
          <w:bCs/>
          <w:sz w:val="32"/>
          <w:szCs w:val="32"/>
          <w:u w:val="single"/>
        </w:rPr>
      </w:pPr>
    </w:p>
    <w:p w14:paraId="243A2D2F" w14:textId="3D6C791B" w:rsidR="00C622B7" w:rsidRDefault="00C622B7" w:rsidP="00797D2E">
      <w:pPr>
        <w:rPr>
          <w:b/>
          <w:bCs/>
          <w:sz w:val="32"/>
          <w:szCs w:val="32"/>
          <w:u w:val="single"/>
        </w:rPr>
      </w:pPr>
    </w:p>
    <w:p w14:paraId="2F795976" w14:textId="3B6EC3A2" w:rsidR="00E338A5" w:rsidRDefault="00E338A5" w:rsidP="00797D2E">
      <w:pPr>
        <w:rPr>
          <w:b/>
          <w:bCs/>
          <w:sz w:val="28"/>
          <w:szCs w:val="28"/>
        </w:rPr>
      </w:pPr>
    </w:p>
    <w:tbl>
      <w:tblPr>
        <w:tblStyle w:val="TableGrid"/>
        <w:tblpPr w:leftFromText="180" w:rightFromText="180" w:vertAnchor="page" w:horzAnchor="margin" w:tblpY="9899"/>
        <w:tblW w:w="10313" w:type="dxa"/>
        <w:tblLook w:val="04A0" w:firstRow="1" w:lastRow="0" w:firstColumn="1" w:lastColumn="0" w:noHBand="0" w:noVBand="1"/>
      </w:tblPr>
      <w:tblGrid>
        <w:gridCol w:w="1555"/>
        <w:gridCol w:w="4961"/>
        <w:gridCol w:w="3797"/>
      </w:tblGrid>
      <w:tr w:rsidR="00074481" w:rsidRPr="00FD6A3A" w14:paraId="5008B123" w14:textId="77777777" w:rsidTr="00074481">
        <w:trPr>
          <w:trHeight w:val="416"/>
        </w:trPr>
        <w:tc>
          <w:tcPr>
            <w:tcW w:w="1555" w:type="dxa"/>
          </w:tcPr>
          <w:p w14:paraId="1F5DD690" w14:textId="77777777" w:rsidR="00074481" w:rsidRPr="00074481" w:rsidRDefault="00074481" w:rsidP="00074481">
            <w:pPr>
              <w:jc w:val="center"/>
              <w:rPr>
                <w:b/>
                <w:bCs/>
                <w:sz w:val="24"/>
                <w:szCs w:val="24"/>
              </w:rPr>
            </w:pPr>
            <w:r w:rsidRPr="00074481">
              <w:rPr>
                <w:b/>
                <w:bCs/>
                <w:sz w:val="24"/>
                <w:szCs w:val="24"/>
              </w:rPr>
              <w:t>S.No.</w:t>
            </w:r>
          </w:p>
        </w:tc>
        <w:tc>
          <w:tcPr>
            <w:tcW w:w="4961" w:type="dxa"/>
          </w:tcPr>
          <w:p w14:paraId="6DFD0EED"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20329847" w14:textId="77777777" w:rsidR="00074481" w:rsidRPr="00074481" w:rsidRDefault="00074481" w:rsidP="00074481">
            <w:pPr>
              <w:jc w:val="center"/>
              <w:rPr>
                <w:b/>
                <w:bCs/>
                <w:sz w:val="24"/>
                <w:szCs w:val="24"/>
              </w:rPr>
            </w:pPr>
            <w:r w:rsidRPr="00074481">
              <w:rPr>
                <w:b/>
                <w:bCs/>
                <w:sz w:val="24"/>
                <w:szCs w:val="24"/>
              </w:rPr>
              <w:t>Rectification</w:t>
            </w:r>
          </w:p>
        </w:tc>
      </w:tr>
      <w:tr w:rsidR="00074481" w14:paraId="673CAF5B" w14:textId="77777777" w:rsidTr="00074481">
        <w:trPr>
          <w:trHeight w:val="560"/>
        </w:trPr>
        <w:tc>
          <w:tcPr>
            <w:tcW w:w="1555" w:type="dxa"/>
          </w:tcPr>
          <w:p w14:paraId="78806148" w14:textId="77777777" w:rsidR="00074481" w:rsidRPr="00074481" w:rsidRDefault="00074481" w:rsidP="00074481">
            <w:pPr>
              <w:jc w:val="center"/>
              <w:rPr>
                <w:sz w:val="24"/>
                <w:szCs w:val="24"/>
              </w:rPr>
            </w:pPr>
            <w:r w:rsidRPr="00074481">
              <w:rPr>
                <w:sz w:val="24"/>
                <w:szCs w:val="24"/>
              </w:rPr>
              <w:t>1.</w:t>
            </w:r>
          </w:p>
        </w:tc>
        <w:tc>
          <w:tcPr>
            <w:tcW w:w="4961" w:type="dxa"/>
          </w:tcPr>
          <w:p w14:paraId="7020F1A0" w14:textId="77777777" w:rsidR="00074481" w:rsidRPr="00074481" w:rsidRDefault="00074481" w:rsidP="00074481">
            <w:pPr>
              <w:rPr>
                <w:sz w:val="24"/>
                <w:szCs w:val="24"/>
              </w:rPr>
            </w:pPr>
            <w:r w:rsidRPr="00074481">
              <w:rPr>
                <w:sz w:val="24"/>
                <w:szCs w:val="24"/>
              </w:rPr>
              <w:t>error: cannot find symbol</w:t>
            </w:r>
          </w:p>
          <w:p w14:paraId="3AE28BAC" w14:textId="77777777" w:rsidR="00074481" w:rsidRPr="00074481" w:rsidRDefault="00074481" w:rsidP="00074481">
            <w:pPr>
              <w:rPr>
                <w:sz w:val="24"/>
                <w:szCs w:val="24"/>
              </w:rPr>
            </w:pPr>
            <w:r w:rsidRPr="00074481">
              <w:rPr>
                <w:sz w:val="24"/>
                <w:szCs w:val="24"/>
              </w:rPr>
              <w:t xml:space="preserve">                int b=input.nextint();</w:t>
            </w:r>
          </w:p>
        </w:tc>
        <w:tc>
          <w:tcPr>
            <w:tcW w:w="3797" w:type="dxa"/>
          </w:tcPr>
          <w:p w14:paraId="20152BC4" w14:textId="77777777" w:rsidR="00074481" w:rsidRPr="00074481" w:rsidRDefault="00074481" w:rsidP="00074481">
            <w:pPr>
              <w:rPr>
                <w:sz w:val="24"/>
                <w:szCs w:val="24"/>
              </w:rPr>
            </w:pPr>
            <w:r w:rsidRPr="00074481">
              <w:rPr>
                <w:sz w:val="24"/>
                <w:szCs w:val="24"/>
              </w:rPr>
              <w:t>Replace nextint() with nextInt()</w:t>
            </w:r>
          </w:p>
        </w:tc>
      </w:tr>
    </w:tbl>
    <w:p w14:paraId="511C4E74" w14:textId="77777777" w:rsidR="00074481" w:rsidRDefault="00074481" w:rsidP="00797D2E">
      <w:pPr>
        <w:rPr>
          <w:b/>
          <w:bCs/>
          <w:sz w:val="28"/>
          <w:szCs w:val="28"/>
        </w:rPr>
      </w:pPr>
    </w:p>
    <w:p w14:paraId="24391F64" w14:textId="77777777" w:rsidR="00074481" w:rsidRDefault="00074481" w:rsidP="00797D2E">
      <w:pPr>
        <w:rPr>
          <w:b/>
          <w:bCs/>
          <w:sz w:val="28"/>
          <w:szCs w:val="28"/>
        </w:rPr>
      </w:pPr>
    </w:p>
    <w:p w14:paraId="52E1619B" w14:textId="77777777" w:rsidR="00074481" w:rsidRPr="00074481" w:rsidRDefault="00074481" w:rsidP="00797D2E">
      <w:pPr>
        <w:rPr>
          <w:b/>
          <w:bCs/>
          <w:sz w:val="28"/>
          <w:szCs w:val="28"/>
        </w:rPr>
      </w:pPr>
    </w:p>
    <w:p w14:paraId="17109F9F" w14:textId="73C8467D" w:rsidR="00E338A5" w:rsidRPr="00074481" w:rsidRDefault="00E338A5" w:rsidP="00E338A5">
      <w:pPr>
        <w:rPr>
          <w:b/>
          <w:bCs/>
          <w:sz w:val="24"/>
          <w:szCs w:val="24"/>
          <w:u w:val="single"/>
        </w:rPr>
      </w:pPr>
      <w:r w:rsidRPr="00074481">
        <w:rPr>
          <w:b/>
          <w:bCs/>
          <w:sz w:val="24"/>
          <w:szCs w:val="24"/>
          <w:u w:val="single"/>
        </w:rPr>
        <w:t>Concepts to be known:</w:t>
      </w:r>
    </w:p>
    <w:p w14:paraId="3F29746C" w14:textId="77777777" w:rsidR="00E338A5" w:rsidRPr="00074481" w:rsidRDefault="00E338A5" w:rsidP="00E338A5">
      <w:pPr>
        <w:rPr>
          <w:b/>
          <w:bCs/>
          <w:sz w:val="24"/>
          <w:szCs w:val="24"/>
          <w:u w:val="single"/>
        </w:rPr>
      </w:pPr>
    </w:p>
    <w:p w14:paraId="27A8313D" w14:textId="25211DD7" w:rsidR="00E338A5" w:rsidRPr="00074481" w:rsidRDefault="00E338A5" w:rsidP="00E338A5">
      <w:pPr>
        <w:pStyle w:val="ListParagraph"/>
        <w:numPr>
          <w:ilvl w:val="0"/>
          <w:numId w:val="49"/>
        </w:numPr>
        <w:rPr>
          <w:b/>
          <w:bCs/>
          <w:sz w:val="24"/>
          <w:szCs w:val="24"/>
        </w:rPr>
      </w:pPr>
      <w:r w:rsidRPr="00074481">
        <w:rPr>
          <w:b/>
          <w:bCs/>
          <w:sz w:val="24"/>
          <w:szCs w:val="24"/>
        </w:rPr>
        <w:t>Import</w:t>
      </w:r>
      <w:r w:rsidR="00BE4E3A" w:rsidRPr="00074481">
        <w:rPr>
          <w:sz w:val="24"/>
          <w:szCs w:val="24"/>
        </w:rPr>
        <w:t xml:space="preserve">- to import the </w:t>
      </w:r>
    </w:p>
    <w:p w14:paraId="34641CF7" w14:textId="65451E4C" w:rsidR="00E338A5" w:rsidRPr="00074481" w:rsidRDefault="00E338A5" w:rsidP="00E338A5">
      <w:pPr>
        <w:pStyle w:val="ListParagraph"/>
        <w:numPr>
          <w:ilvl w:val="0"/>
          <w:numId w:val="49"/>
        </w:numPr>
        <w:rPr>
          <w:b/>
          <w:bCs/>
          <w:sz w:val="24"/>
          <w:szCs w:val="24"/>
        </w:rPr>
      </w:pPr>
      <w:r w:rsidRPr="00074481">
        <w:rPr>
          <w:sz w:val="24"/>
          <w:szCs w:val="24"/>
        </w:rPr>
        <w:t>System.out.println(" ")-to print the statement</w:t>
      </w:r>
    </w:p>
    <w:p w14:paraId="7FB7FF60" w14:textId="77777777" w:rsidR="00E338A5" w:rsidRPr="00074481" w:rsidRDefault="00E338A5" w:rsidP="00E338A5">
      <w:pPr>
        <w:pStyle w:val="ListParagraph"/>
        <w:numPr>
          <w:ilvl w:val="0"/>
          <w:numId w:val="49"/>
        </w:numPr>
        <w:rPr>
          <w:b/>
          <w:bCs/>
          <w:sz w:val="24"/>
          <w:szCs w:val="24"/>
        </w:rPr>
      </w:pPr>
      <w:r w:rsidRPr="00074481">
        <w:rPr>
          <w:sz w:val="24"/>
          <w:szCs w:val="24"/>
        </w:rPr>
        <w:t>String – to declare the data type as string</w:t>
      </w:r>
    </w:p>
    <w:p w14:paraId="0F6D650D" w14:textId="4D566F96" w:rsidR="00E338A5" w:rsidRPr="00074481" w:rsidRDefault="00E338A5" w:rsidP="00E338A5">
      <w:pPr>
        <w:pStyle w:val="ListParagraph"/>
        <w:numPr>
          <w:ilvl w:val="0"/>
          <w:numId w:val="49"/>
        </w:numPr>
        <w:rPr>
          <w:b/>
          <w:bCs/>
          <w:sz w:val="24"/>
          <w:szCs w:val="24"/>
        </w:rPr>
      </w:pPr>
      <w:r w:rsidRPr="00074481">
        <w:rPr>
          <w:sz w:val="24"/>
          <w:szCs w:val="24"/>
        </w:rPr>
        <w:t>float – to declare the data types as float</w:t>
      </w:r>
    </w:p>
    <w:p w14:paraId="0E8EE0B0" w14:textId="5ADC6897" w:rsidR="00BD16CD" w:rsidRPr="00074481" w:rsidRDefault="00E338A5" w:rsidP="00BD16CD">
      <w:pPr>
        <w:pStyle w:val="ListParagraph"/>
        <w:numPr>
          <w:ilvl w:val="0"/>
          <w:numId w:val="49"/>
        </w:numPr>
        <w:rPr>
          <w:b/>
          <w:bCs/>
          <w:sz w:val="24"/>
          <w:szCs w:val="24"/>
        </w:rPr>
      </w:pPr>
      <w:r w:rsidRPr="00074481">
        <w:rPr>
          <w:sz w:val="24"/>
          <w:szCs w:val="24"/>
        </w:rPr>
        <w:t>int – to declare the data types as integer</w:t>
      </w:r>
    </w:p>
    <w:p w14:paraId="50CD094C" w14:textId="77777777" w:rsidR="00E338A5" w:rsidRPr="00074481" w:rsidRDefault="00E338A5" w:rsidP="00E338A5">
      <w:pPr>
        <w:pStyle w:val="ListParagraph"/>
        <w:numPr>
          <w:ilvl w:val="0"/>
          <w:numId w:val="49"/>
        </w:numPr>
        <w:rPr>
          <w:b/>
          <w:bCs/>
          <w:sz w:val="24"/>
          <w:szCs w:val="24"/>
        </w:rPr>
      </w:pPr>
      <w:r w:rsidRPr="00074481">
        <w:rPr>
          <w:sz w:val="24"/>
          <w:szCs w:val="24"/>
        </w:rPr>
        <w:t xml:space="preserve">// - used to write comments </w:t>
      </w:r>
    </w:p>
    <w:p w14:paraId="455696F7" w14:textId="404A2550" w:rsidR="00E338A5" w:rsidRPr="00074481" w:rsidRDefault="00E338A5" w:rsidP="00E338A5">
      <w:pPr>
        <w:pStyle w:val="ListParagraph"/>
        <w:numPr>
          <w:ilvl w:val="0"/>
          <w:numId w:val="49"/>
        </w:numPr>
        <w:rPr>
          <w:sz w:val="24"/>
          <w:szCs w:val="24"/>
        </w:rPr>
      </w:pPr>
      <w:r w:rsidRPr="00074481">
        <w:rPr>
          <w:sz w:val="24"/>
          <w:szCs w:val="24"/>
        </w:rPr>
        <w:t>Scanner input=new Scanner(System.in)</w:t>
      </w:r>
      <w:r w:rsidR="00BD16CD" w:rsidRPr="00074481">
        <w:rPr>
          <w:sz w:val="24"/>
          <w:szCs w:val="24"/>
        </w:rPr>
        <w:t>:</w:t>
      </w:r>
    </w:p>
    <w:p w14:paraId="4E63BE8B" w14:textId="34269C5C" w:rsidR="00BD16CD" w:rsidRPr="00074481" w:rsidRDefault="00BD16CD" w:rsidP="00E338A5">
      <w:pPr>
        <w:pStyle w:val="ListParagraph"/>
        <w:numPr>
          <w:ilvl w:val="0"/>
          <w:numId w:val="49"/>
        </w:numPr>
        <w:rPr>
          <w:sz w:val="24"/>
          <w:szCs w:val="24"/>
        </w:rPr>
      </w:pPr>
      <w:r w:rsidRPr="00074481">
        <w:rPr>
          <w:sz w:val="24"/>
          <w:szCs w:val="24"/>
        </w:rPr>
        <w:t>int &lt;variable name&gt;=input.nextInt():</w:t>
      </w:r>
    </w:p>
    <w:p w14:paraId="4EE761A8" w14:textId="77777777" w:rsidR="00E338A5" w:rsidRDefault="00E338A5" w:rsidP="00BD16CD"/>
    <w:p w14:paraId="6E5F71B8" w14:textId="7AB647E0" w:rsidR="00BD16CD" w:rsidRPr="00E338A5" w:rsidRDefault="00BD16CD" w:rsidP="00074481">
      <w:pPr>
        <w:pStyle w:val="ListParagraph"/>
        <w:ind w:left="720" w:firstLine="0"/>
        <w:sectPr w:rsidR="00BD16CD" w:rsidRPr="00E338A5">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D7D69B" w14:textId="75B1D408" w:rsidR="00A33924" w:rsidRPr="00074481" w:rsidRDefault="00A33924" w:rsidP="00074481">
      <w:pPr>
        <w:ind w:firstLine="360"/>
        <w:rPr>
          <w:b/>
          <w:bCs/>
          <w:sz w:val="24"/>
          <w:szCs w:val="24"/>
        </w:rPr>
      </w:pPr>
      <w:bookmarkStart w:id="4" w:name="LAB_3"/>
      <w:bookmarkEnd w:id="4"/>
      <w:r w:rsidRPr="00074481">
        <w:rPr>
          <w:b/>
          <w:bCs/>
          <w:sz w:val="24"/>
          <w:szCs w:val="24"/>
          <w:u w:val="single"/>
        </w:rPr>
        <w:lastRenderedPageBreak/>
        <w:t xml:space="preserve">Program </w:t>
      </w:r>
      <w:r w:rsidR="002F4F99">
        <w:rPr>
          <w:b/>
          <w:bCs/>
          <w:sz w:val="24"/>
          <w:szCs w:val="24"/>
          <w:u w:val="single"/>
        </w:rPr>
        <w:t>2</w:t>
      </w:r>
      <w:r w:rsidRPr="00074481">
        <w:rPr>
          <w:b/>
          <w:bCs/>
          <w:sz w:val="24"/>
          <w:szCs w:val="24"/>
          <w:u w:val="single"/>
        </w:rPr>
        <w:t>)</w:t>
      </w:r>
    </w:p>
    <w:p w14:paraId="50E12674" w14:textId="77777777" w:rsidR="00A33924" w:rsidRPr="00074481" w:rsidRDefault="00A33924" w:rsidP="00A33924">
      <w:pPr>
        <w:ind w:left="360"/>
        <w:rPr>
          <w:b/>
          <w:bCs/>
          <w:sz w:val="24"/>
          <w:szCs w:val="24"/>
          <w:u w:val="single"/>
        </w:rPr>
      </w:pPr>
    </w:p>
    <w:p w14:paraId="7A46D079" w14:textId="64926C65" w:rsidR="00A33924" w:rsidRPr="00074481" w:rsidRDefault="00A33924" w:rsidP="00A33924">
      <w:pPr>
        <w:ind w:left="360"/>
        <w:rPr>
          <w:b/>
          <w:bCs/>
          <w:sz w:val="24"/>
          <w:szCs w:val="24"/>
        </w:rPr>
      </w:pPr>
      <w:r w:rsidRPr="00074481">
        <w:rPr>
          <w:b/>
          <w:bCs/>
          <w:sz w:val="24"/>
          <w:szCs w:val="24"/>
          <w:u w:val="single"/>
        </w:rPr>
        <w:t>AIM</w:t>
      </w:r>
      <w:r w:rsidRPr="00074481">
        <w:rPr>
          <w:b/>
          <w:bCs/>
          <w:sz w:val="24"/>
          <w:szCs w:val="24"/>
        </w:rPr>
        <w:t xml:space="preserve">- </w:t>
      </w:r>
      <w:r w:rsidR="00C94DCF" w:rsidRPr="00074481">
        <w:rPr>
          <w:b/>
          <w:bCs/>
          <w:sz w:val="24"/>
          <w:szCs w:val="24"/>
        </w:rPr>
        <w:t>To convert Celsius to fahrenheit and vice versa</w:t>
      </w:r>
    </w:p>
    <w:p w14:paraId="5BD6FEC9" w14:textId="2D2E08F3" w:rsidR="00A33924" w:rsidRDefault="00A33924" w:rsidP="00A33924">
      <w:pPr>
        <w:ind w:left="360"/>
        <w:rPr>
          <w:b/>
          <w:bCs/>
          <w:sz w:val="28"/>
          <w:szCs w:val="28"/>
        </w:rPr>
      </w:pPr>
    </w:p>
    <w:p w14:paraId="323AEC1A" w14:textId="5A1A2D8A" w:rsidR="00A33924" w:rsidRPr="00A33924" w:rsidRDefault="003E7D23" w:rsidP="00A33924">
      <w:pPr>
        <w:ind w:left="360"/>
        <w:rPr>
          <w:b/>
          <w:bCs/>
          <w:sz w:val="28"/>
          <w:szCs w:val="28"/>
        </w:rPr>
      </w:pPr>
      <w:r w:rsidRPr="003E7D23">
        <w:rPr>
          <w:b/>
          <w:bCs/>
          <w:noProof/>
          <w:sz w:val="28"/>
          <w:szCs w:val="28"/>
        </w:rPr>
        <w:drawing>
          <wp:anchor distT="0" distB="0" distL="114300" distR="114300" simplePos="0" relativeHeight="251716608" behindDoc="0" locked="0" layoutInCell="1" allowOverlap="1" wp14:anchorId="48C41A37" wp14:editId="17AD112E">
            <wp:simplePos x="0" y="0"/>
            <wp:positionH relativeFrom="column">
              <wp:posOffset>1155120</wp:posOffset>
            </wp:positionH>
            <wp:positionV relativeFrom="paragraph">
              <wp:posOffset>22253</wp:posOffset>
            </wp:positionV>
            <wp:extent cx="3387090" cy="2131060"/>
            <wp:effectExtent l="0" t="0" r="3810" b="2540"/>
            <wp:wrapThrough wrapText="bothSides">
              <wp:wrapPolygon edited="0">
                <wp:start x="0" y="0"/>
                <wp:lineTo x="0" y="21433"/>
                <wp:lineTo x="21503" y="21433"/>
                <wp:lineTo x="21503" y="0"/>
                <wp:lineTo x="0" y="0"/>
              </wp:wrapPolygon>
            </wp:wrapThrough>
            <wp:docPr id="1394285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567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7090" cy="2131060"/>
                    </a:xfrm>
                    <a:prstGeom prst="rect">
                      <a:avLst/>
                    </a:prstGeom>
                  </pic:spPr>
                </pic:pic>
              </a:graphicData>
            </a:graphic>
            <wp14:sizeRelH relativeFrom="margin">
              <wp14:pctWidth>0</wp14:pctWidth>
            </wp14:sizeRelH>
            <wp14:sizeRelV relativeFrom="margin">
              <wp14:pctHeight>0</wp14:pctHeight>
            </wp14:sizeRelV>
          </wp:anchor>
        </w:drawing>
      </w:r>
    </w:p>
    <w:p w14:paraId="534E5DBE" w14:textId="26F82AF8" w:rsidR="005D2035" w:rsidRDefault="005D2035" w:rsidP="00A33924">
      <w:pPr>
        <w:pStyle w:val="BodyText"/>
        <w:spacing w:before="13" w:line="261" w:lineRule="auto"/>
        <w:ind w:left="360"/>
        <w:rPr>
          <w:sz w:val="28"/>
          <w:szCs w:val="28"/>
        </w:rPr>
      </w:pPr>
    </w:p>
    <w:p w14:paraId="168F325B" w14:textId="77777777" w:rsidR="003E7D23" w:rsidRDefault="003E7D23" w:rsidP="00A33924">
      <w:pPr>
        <w:pStyle w:val="BodyText"/>
        <w:spacing w:before="13" w:line="261" w:lineRule="auto"/>
        <w:ind w:left="360"/>
        <w:rPr>
          <w:sz w:val="28"/>
          <w:szCs w:val="28"/>
        </w:rPr>
      </w:pPr>
    </w:p>
    <w:p w14:paraId="18226134" w14:textId="77777777" w:rsidR="003E7D23" w:rsidRDefault="003E7D23" w:rsidP="00A33924">
      <w:pPr>
        <w:pStyle w:val="BodyText"/>
        <w:spacing w:before="13" w:line="261" w:lineRule="auto"/>
        <w:ind w:left="360"/>
        <w:rPr>
          <w:sz w:val="28"/>
          <w:szCs w:val="28"/>
        </w:rPr>
      </w:pPr>
    </w:p>
    <w:p w14:paraId="3259FA1C" w14:textId="77777777" w:rsidR="003E7D23" w:rsidRDefault="003E7D23" w:rsidP="00A33924">
      <w:pPr>
        <w:pStyle w:val="BodyText"/>
        <w:spacing w:before="13" w:line="261" w:lineRule="auto"/>
        <w:ind w:left="360"/>
        <w:rPr>
          <w:sz w:val="28"/>
          <w:szCs w:val="28"/>
        </w:rPr>
      </w:pPr>
    </w:p>
    <w:p w14:paraId="750CE173" w14:textId="77777777" w:rsidR="003E7D23" w:rsidRDefault="003E7D23" w:rsidP="00A33924">
      <w:pPr>
        <w:pStyle w:val="BodyText"/>
        <w:spacing w:before="13" w:line="261" w:lineRule="auto"/>
        <w:ind w:left="360"/>
        <w:rPr>
          <w:sz w:val="28"/>
          <w:szCs w:val="28"/>
        </w:rPr>
      </w:pPr>
    </w:p>
    <w:p w14:paraId="35DF7855" w14:textId="77777777" w:rsidR="003E7D23" w:rsidRDefault="003E7D23" w:rsidP="00A33924">
      <w:pPr>
        <w:pStyle w:val="BodyText"/>
        <w:spacing w:before="13" w:line="261" w:lineRule="auto"/>
        <w:ind w:left="360"/>
        <w:rPr>
          <w:sz w:val="28"/>
          <w:szCs w:val="28"/>
        </w:rPr>
      </w:pPr>
    </w:p>
    <w:p w14:paraId="10F2ECF1" w14:textId="77777777" w:rsidR="003E7D23" w:rsidRDefault="003E7D23" w:rsidP="00A33924">
      <w:pPr>
        <w:pStyle w:val="BodyText"/>
        <w:spacing w:before="13" w:line="261" w:lineRule="auto"/>
        <w:ind w:left="360"/>
        <w:rPr>
          <w:sz w:val="28"/>
          <w:szCs w:val="28"/>
        </w:rPr>
      </w:pPr>
    </w:p>
    <w:p w14:paraId="741ACA7B" w14:textId="77777777" w:rsidR="003E7D23" w:rsidRDefault="003E7D23" w:rsidP="00A33924">
      <w:pPr>
        <w:pStyle w:val="BodyText"/>
        <w:spacing w:before="13" w:line="261" w:lineRule="auto"/>
        <w:ind w:left="360"/>
        <w:rPr>
          <w:sz w:val="28"/>
          <w:szCs w:val="28"/>
        </w:rPr>
      </w:pPr>
    </w:p>
    <w:p w14:paraId="4636F935" w14:textId="77777777" w:rsidR="003E7D23" w:rsidRDefault="003E7D23" w:rsidP="00074481">
      <w:pPr>
        <w:pStyle w:val="BodyText"/>
        <w:spacing w:before="13" w:line="261" w:lineRule="auto"/>
        <w:rPr>
          <w:sz w:val="28"/>
          <w:szCs w:val="28"/>
        </w:rPr>
      </w:pPr>
    </w:p>
    <w:p w14:paraId="06628306" w14:textId="6C0D7A07" w:rsidR="003E7D23" w:rsidRDefault="003E7D23" w:rsidP="00A33924">
      <w:pPr>
        <w:pStyle w:val="BodyText"/>
        <w:spacing w:before="13" w:line="261" w:lineRule="auto"/>
        <w:ind w:left="360"/>
        <w:rPr>
          <w:b/>
          <w:bCs/>
          <w:sz w:val="32"/>
          <w:szCs w:val="32"/>
          <w:u w:val="single"/>
        </w:rPr>
      </w:pPr>
      <w:r w:rsidRPr="00074481">
        <w:rPr>
          <w:b/>
          <w:bCs/>
          <w:sz w:val="28"/>
          <w:szCs w:val="28"/>
          <w:u w:val="single"/>
        </w:rPr>
        <w:t>Output</w:t>
      </w:r>
    </w:p>
    <w:p w14:paraId="79050A2E" w14:textId="089D3872" w:rsidR="003E7D23" w:rsidRDefault="003E7D23" w:rsidP="00A33924">
      <w:pPr>
        <w:pStyle w:val="BodyText"/>
        <w:spacing w:before="13" w:line="261" w:lineRule="auto"/>
        <w:ind w:left="360"/>
        <w:rPr>
          <w:b/>
          <w:bCs/>
          <w:sz w:val="32"/>
          <w:szCs w:val="32"/>
          <w:u w:val="single"/>
        </w:rPr>
      </w:pPr>
    </w:p>
    <w:p w14:paraId="7E37F490" w14:textId="40102409" w:rsidR="00666AC5" w:rsidRPr="00666AC5" w:rsidRDefault="00074481" w:rsidP="00666AC5">
      <w:r w:rsidRPr="00666AC5">
        <w:rPr>
          <w:noProof/>
        </w:rPr>
        <w:drawing>
          <wp:anchor distT="0" distB="0" distL="114300" distR="114300" simplePos="0" relativeHeight="251718656" behindDoc="0" locked="0" layoutInCell="1" allowOverlap="1" wp14:anchorId="543451B8" wp14:editId="3FE2D28B">
            <wp:simplePos x="0" y="0"/>
            <wp:positionH relativeFrom="column">
              <wp:posOffset>3504869</wp:posOffset>
            </wp:positionH>
            <wp:positionV relativeFrom="paragraph">
              <wp:posOffset>44616</wp:posOffset>
            </wp:positionV>
            <wp:extent cx="2731135" cy="979170"/>
            <wp:effectExtent l="0" t="0" r="0" b="0"/>
            <wp:wrapThrough wrapText="bothSides">
              <wp:wrapPolygon edited="0">
                <wp:start x="0" y="0"/>
                <wp:lineTo x="0" y="21012"/>
                <wp:lineTo x="21394" y="21012"/>
                <wp:lineTo x="21394" y="0"/>
                <wp:lineTo x="0" y="0"/>
              </wp:wrapPolygon>
            </wp:wrapThrough>
            <wp:docPr id="5209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98586" name=""/>
                    <pic:cNvPicPr/>
                  </pic:nvPicPr>
                  <pic:blipFill>
                    <a:blip r:embed="rId27">
                      <a:extLst>
                        <a:ext uri="{28A0092B-C50C-407E-A947-70E740481C1C}">
                          <a14:useLocalDpi xmlns:a14="http://schemas.microsoft.com/office/drawing/2010/main" val="0"/>
                        </a:ext>
                      </a:extLst>
                    </a:blip>
                    <a:stretch>
                      <a:fillRect/>
                    </a:stretch>
                  </pic:blipFill>
                  <pic:spPr>
                    <a:xfrm>
                      <a:off x="0" y="0"/>
                      <a:ext cx="2731135" cy="979170"/>
                    </a:xfrm>
                    <a:prstGeom prst="rect">
                      <a:avLst/>
                    </a:prstGeom>
                  </pic:spPr>
                </pic:pic>
              </a:graphicData>
            </a:graphic>
            <wp14:sizeRelH relativeFrom="margin">
              <wp14:pctWidth>0</wp14:pctWidth>
            </wp14:sizeRelH>
            <wp14:sizeRelV relativeFrom="margin">
              <wp14:pctHeight>0</wp14:pctHeight>
            </wp14:sizeRelV>
          </wp:anchor>
        </w:drawing>
      </w:r>
      <w:r w:rsidRPr="00666AC5">
        <w:rPr>
          <w:b/>
          <w:bCs/>
          <w:noProof/>
          <w:sz w:val="32"/>
          <w:szCs w:val="32"/>
          <w:u w:val="single"/>
        </w:rPr>
        <w:drawing>
          <wp:anchor distT="0" distB="0" distL="114300" distR="114300" simplePos="0" relativeHeight="251717632" behindDoc="0" locked="0" layoutInCell="1" allowOverlap="1" wp14:anchorId="765C96E0" wp14:editId="58B0F4D2">
            <wp:simplePos x="0" y="0"/>
            <wp:positionH relativeFrom="column">
              <wp:posOffset>507034</wp:posOffset>
            </wp:positionH>
            <wp:positionV relativeFrom="paragraph">
              <wp:posOffset>28713</wp:posOffset>
            </wp:positionV>
            <wp:extent cx="2635250" cy="1002665"/>
            <wp:effectExtent l="0" t="0" r="0" b="6985"/>
            <wp:wrapThrough wrapText="bothSides">
              <wp:wrapPolygon edited="0">
                <wp:start x="0" y="0"/>
                <wp:lineTo x="0" y="21340"/>
                <wp:lineTo x="21392" y="21340"/>
                <wp:lineTo x="21392" y="0"/>
                <wp:lineTo x="0" y="0"/>
              </wp:wrapPolygon>
            </wp:wrapThrough>
            <wp:docPr id="15726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705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5250" cy="1002665"/>
                    </a:xfrm>
                    <a:prstGeom prst="rect">
                      <a:avLst/>
                    </a:prstGeom>
                  </pic:spPr>
                </pic:pic>
              </a:graphicData>
            </a:graphic>
            <wp14:sizeRelH relativeFrom="margin">
              <wp14:pctWidth>0</wp14:pctWidth>
            </wp14:sizeRelH>
            <wp14:sizeRelV relativeFrom="margin">
              <wp14:pctHeight>0</wp14:pctHeight>
            </wp14:sizeRelV>
          </wp:anchor>
        </w:drawing>
      </w:r>
    </w:p>
    <w:p w14:paraId="0A373A42" w14:textId="19F4003D" w:rsidR="00666AC5" w:rsidRPr="00666AC5" w:rsidRDefault="00666AC5" w:rsidP="00666AC5"/>
    <w:p w14:paraId="5DC63A7E" w14:textId="29DFDF92" w:rsidR="00666AC5" w:rsidRPr="00666AC5" w:rsidRDefault="00666AC5" w:rsidP="00666AC5"/>
    <w:p w14:paraId="6D19183A" w14:textId="77777777" w:rsidR="00666AC5" w:rsidRPr="00666AC5" w:rsidRDefault="00666AC5" w:rsidP="00666AC5"/>
    <w:p w14:paraId="40AA9FC3" w14:textId="77777777" w:rsidR="00666AC5" w:rsidRPr="00666AC5" w:rsidRDefault="00666AC5" w:rsidP="00666AC5"/>
    <w:p w14:paraId="15F6CB93" w14:textId="77777777" w:rsidR="00666AC5" w:rsidRPr="00666AC5" w:rsidRDefault="00666AC5" w:rsidP="00666AC5"/>
    <w:p w14:paraId="0A2E4ED2" w14:textId="77777777" w:rsidR="00666AC5" w:rsidRDefault="00666AC5" w:rsidP="00666AC5">
      <w:pPr>
        <w:rPr>
          <w:b/>
          <w:bCs/>
          <w:sz w:val="32"/>
          <w:szCs w:val="32"/>
          <w:u w:val="single"/>
        </w:rPr>
      </w:pPr>
    </w:p>
    <w:p w14:paraId="6B29AF9C" w14:textId="77777777" w:rsidR="00666AC5" w:rsidRDefault="00666AC5" w:rsidP="00666AC5"/>
    <w:tbl>
      <w:tblPr>
        <w:tblStyle w:val="TableGrid"/>
        <w:tblpPr w:leftFromText="180" w:rightFromText="180" w:vertAnchor="page" w:horzAnchor="margin" w:tblpY="9417"/>
        <w:tblW w:w="10313" w:type="dxa"/>
        <w:tblLook w:val="04A0" w:firstRow="1" w:lastRow="0" w:firstColumn="1" w:lastColumn="0" w:noHBand="0" w:noVBand="1"/>
      </w:tblPr>
      <w:tblGrid>
        <w:gridCol w:w="1555"/>
        <w:gridCol w:w="4961"/>
        <w:gridCol w:w="3797"/>
      </w:tblGrid>
      <w:tr w:rsidR="00074481" w:rsidRPr="00FD6A3A" w14:paraId="0EF99420" w14:textId="77777777" w:rsidTr="00074481">
        <w:trPr>
          <w:trHeight w:val="626"/>
        </w:trPr>
        <w:tc>
          <w:tcPr>
            <w:tcW w:w="1555" w:type="dxa"/>
          </w:tcPr>
          <w:p w14:paraId="6420AFD3" w14:textId="77777777" w:rsidR="00074481" w:rsidRPr="00074481" w:rsidRDefault="00074481" w:rsidP="00074481">
            <w:pPr>
              <w:jc w:val="center"/>
              <w:rPr>
                <w:b/>
                <w:bCs/>
                <w:sz w:val="24"/>
                <w:szCs w:val="24"/>
              </w:rPr>
            </w:pPr>
            <w:r w:rsidRPr="00074481">
              <w:rPr>
                <w:b/>
                <w:bCs/>
                <w:sz w:val="24"/>
                <w:szCs w:val="24"/>
              </w:rPr>
              <w:t>S.No.</w:t>
            </w:r>
          </w:p>
        </w:tc>
        <w:tc>
          <w:tcPr>
            <w:tcW w:w="4961" w:type="dxa"/>
          </w:tcPr>
          <w:p w14:paraId="5506142F"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65412371" w14:textId="77777777" w:rsidR="00074481" w:rsidRPr="00074481" w:rsidRDefault="00074481" w:rsidP="00074481">
            <w:pPr>
              <w:jc w:val="center"/>
              <w:rPr>
                <w:b/>
                <w:bCs/>
                <w:sz w:val="24"/>
                <w:szCs w:val="24"/>
              </w:rPr>
            </w:pPr>
            <w:r w:rsidRPr="00074481">
              <w:rPr>
                <w:b/>
                <w:bCs/>
                <w:sz w:val="24"/>
                <w:szCs w:val="24"/>
              </w:rPr>
              <w:t>Rectification</w:t>
            </w:r>
          </w:p>
        </w:tc>
      </w:tr>
      <w:tr w:rsidR="00074481" w14:paraId="211B1B91" w14:textId="77777777" w:rsidTr="00074481">
        <w:trPr>
          <w:trHeight w:val="770"/>
        </w:trPr>
        <w:tc>
          <w:tcPr>
            <w:tcW w:w="1555" w:type="dxa"/>
          </w:tcPr>
          <w:p w14:paraId="17B43C96" w14:textId="77777777" w:rsidR="00074481" w:rsidRPr="00074481" w:rsidRDefault="00074481" w:rsidP="00074481">
            <w:pPr>
              <w:jc w:val="center"/>
              <w:rPr>
                <w:sz w:val="24"/>
                <w:szCs w:val="24"/>
              </w:rPr>
            </w:pPr>
            <w:r w:rsidRPr="00074481">
              <w:rPr>
                <w:sz w:val="24"/>
                <w:szCs w:val="24"/>
              </w:rPr>
              <w:t>1.</w:t>
            </w:r>
          </w:p>
        </w:tc>
        <w:tc>
          <w:tcPr>
            <w:tcW w:w="4961" w:type="dxa"/>
          </w:tcPr>
          <w:p w14:paraId="7884F95E" w14:textId="77777777" w:rsidR="00074481" w:rsidRPr="00074481" w:rsidRDefault="00074481" w:rsidP="00074481">
            <w:pPr>
              <w:rPr>
                <w:sz w:val="24"/>
                <w:szCs w:val="24"/>
              </w:rPr>
            </w:pPr>
            <w:r w:rsidRPr="00074481">
              <w:rPr>
                <w:sz w:val="24"/>
                <w:szCs w:val="24"/>
              </w:rPr>
              <w:t>error: incompatible types: possible lossy conversion from double to float</w:t>
            </w:r>
          </w:p>
          <w:p w14:paraId="205F71CD" w14:textId="77777777" w:rsidR="00074481" w:rsidRPr="00074481" w:rsidRDefault="00074481" w:rsidP="00074481">
            <w:pPr>
              <w:rPr>
                <w:sz w:val="24"/>
                <w:szCs w:val="24"/>
              </w:rPr>
            </w:pPr>
            <w:r w:rsidRPr="00074481">
              <w:rPr>
                <w:sz w:val="24"/>
                <w:szCs w:val="24"/>
              </w:rPr>
              <w:t xml:space="preserve">                float c2f=(c*(9.0/5.0))+32;</w:t>
            </w:r>
          </w:p>
        </w:tc>
        <w:tc>
          <w:tcPr>
            <w:tcW w:w="3797" w:type="dxa"/>
          </w:tcPr>
          <w:p w14:paraId="089D999F" w14:textId="77777777" w:rsidR="00074481" w:rsidRPr="00074481" w:rsidRDefault="00074481" w:rsidP="00074481">
            <w:pPr>
              <w:rPr>
                <w:sz w:val="24"/>
                <w:szCs w:val="24"/>
              </w:rPr>
            </w:pPr>
            <w:r w:rsidRPr="00074481">
              <w:rPr>
                <w:sz w:val="24"/>
                <w:szCs w:val="24"/>
              </w:rPr>
              <w:t>Replace float with double</w:t>
            </w:r>
          </w:p>
        </w:tc>
      </w:tr>
      <w:tr w:rsidR="00074481" w14:paraId="0F0F8B53" w14:textId="77777777" w:rsidTr="00074481">
        <w:trPr>
          <w:trHeight w:val="770"/>
        </w:trPr>
        <w:tc>
          <w:tcPr>
            <w:tcW w:w="1555" w:type="dxa"/>
          </w:tcPr>
          <w:p w14:paraId="27FD42FF" w14:textId="77777777" w:rsidR="00074481" w:rsidRPr="00074481" w:rsidRDefault="00074481" w:rsidP="00074481">
            <w:pPr>
              <w:jc w:val="center"/>
              <w:rPr>
                <w:sz w:val="24"/>
                <w:szCs w:val="24"/>
              </w:rPr>
            </w:pPr>
            <w:r w:rsidRPr="00074481">
              <w:rPr>
                <w:sz w:val="24"/>
                <w:szCs w:val="24"/>
              </w:rPr>
              <w:t>2.</w:t>
            </w:r>
          </w:p>
        </w:tc>
        <w:tc>
          <w:tcPr>
            <w:tcW w:w="4961" w:type="dxa"/>
          </w:tcPr>
          <w:p w14:paraId="3A0008C1" w14:textId="77777777" w:rsidR="00074481" w:rsidRPr="00074481" w:rsidRDefault="00074481" w:rsidP="00074481">
            <w:pPr>
              <w:rPr>
                <w:sz w:val="24"/>
                <w:szCs w:val="24"/>
              </w:rPr>
            </w:pPr>
            <w:r w:rsidRPr="00074481">
              <w:rPr>
                <w:sz w:val="24"/>
                <w:szCs w:val="24"/>
              </w:rPr>
              <w:t>error: incompatible types: possible lossy conversion from double to float</w:t>
            </w:r>
          </w:p>
          <w:p w14:paraId="2E5C9EF8" w14:textId="77777777" w:rsidR="00074481" w:rsidRPr="00074481" w:rsidRDefault="00074481" w:rsidP="00074481">
            <w:pPr>
              <w:rPr>
                <w:sz w:val="24"/>
                <w:szCs w:val="24"/>
              </w:rPr>
            </w:pPr>
            <w:r w:rsidRPr="00074481">
              <w:rPr>
                <w:sz w:val="24"/>
                <w:szCs w:val="24"/>
              </w:rPr>
              <w:t xml:space="preserve">                float f2c=(f-32)*(5.0/9.0);</w:t>
            </w:r>
          </w:p>
        </w:tc>
        <w:tc>
          <w:tcPr>
            <w:tcW w:w="3797" w:type="dxa"/>
          </w:tcPr>
          <w:p w14:paraId="324B552E" w14:textId="77777777" w:rsidR="00074481" w:rsidRPr="00074481" w:rsidRDefault="00074481" w:rsidP="00074481">
            <w:pPr>
              <w:rPr>
                <w:sz w:val="24"/>
                <w:szCs w:val="24"/>
              </w:rPr>
            </w:pPr>
            <w:r w:rsidRPr="00074481">
              <w:rPr>
                <w:sz w:val="24"/>
                <w:szCs w:val="24"/>
              </w:rPr>
              <w:t>Replace float with double</w:t>
            </w:r>
          </w:p>
        </w:tc>
      </w:tr>
    </w:tbl>
    <w:p w14:paraId="671F2F12" w14:textId="619C554D" w:rsidR="006C5ABA" w:rsidRDefault="006C5ABA" w:rsidP="006C5ABA">
      <w:pPr>
        <w:tabs>
          <w:tab w:val="left" w:pos="1140"/>
        </w:tabs>
        <w:rPr>
          <w:sz w:val="28"/>
          <w:szCs w:val="28"/>
        </w:rPr>
      </w:pPr>
      <w:r>
        <w:rPr>
          <w:sz w:val="28"/>
          <w:szCs w:val="28"/>
        </w:rPr>
        <w:tab/>
      </w:r>
    </w:p>
    <w:p w14:paraId="3F1D54F0" w14:textId="77777777" w:rsidR="00074481" w:rsidRDefault="00074481" w:rsidP="002C53B7">
      <w:pPr>
        <w:ind w:firstLine="360"/>
        <w:rPr>
          <w:b/>
          <w:bCs/>
          <w:sz w:val="24"/>
          <w:szCs w:val="24"/>
          <w:u w:val="single"/>
        </w:rPr>
      </w:pPr>
    </w:p>
    <w:p w14:paraId="7DD142FB" w14:textId="0862532B" w:rsidR="006C5ABA" w:rsidRPr="00074481" w:rsidRDefault="006C5ABA" w:rsidP="002C53B7">
      <w:pPr>
        <w:ind w:firstLine="360"/>
        <w:rPr>
          <w:b/>
          <w:bCs/>
          <w:sz w:val="24"/>
          <w:szCs w:val="24"/>
          <w:u w:val="single"/>
        </w:rPr>
      </w:pPr>
      <w:r w:rsidRPr="00074481">
        <w:rPr>
          <w:b/>
          <w:bCs/>
          <w:sz w:val="24"/>
          <w:szCs w:val="24"/>
          <w:u w:val="single"/>
        </w:rPr>
        <w:t>Concepts to be known:</w:t>
      </w:r>
    </w:p>
    <w:p w14:paraId="60038986" w14:textId="77777777" w:rsidR="006C5ABA" w:rsidRPr="00074481" w:rsidRDefault="006C5ABA" w:rsidP="006C5ABA">
      <w:pPr>
        <w:rPr>
          <w:b/>
          <w:bCs/>
          <w:sz w:val="24"/>
          <w:szCs w:val="24"/>
          <w:u w:val="single"/>
        </w:rPr>
      </w:pPr>
    </w:p>
    <w:p w14:paraId="02BFBAB7" w14:textId="7926FA83" w:rsidR="006C5ABA" w:rsidRPr="00074481" w:rsidRDefault="006C5ABA" w:rsidP="002C53B7">
      <w:pPr>
        <w:pStyle w:val="ListParagraph"/>
        <w:numPr>
          <w:ilvl w:val="1"/>
          <w:numId w:val="49"/>
        </w:numPr>
        <w:rPr>
          <w:b/>
          <w:bCs/>
          <w:sz w:val="24"/>
          <w:szCs w:val="24"/>
        </w:rPr>
      </w:pPr>
      <w:r w:rsidRPr="00074481">
        <w:rPr>
          <w:b/>
          <w:bCs/>
          <w:sz w:val="24"/>
          <w:szCs w:val="24"/>
        </w:rPr>
        <w:t>Import</w:t>
      </w:r>
      <w:r w:rsidRPr="00074481">
        <w:rPr>
          <w:sz w:val="24"/>
          <w:szCs w:val="24"/>
        </w:rPr>
        <w:t xml:space="preserve"> </w:t>
      </w:r>
      <w:r w:rsidR="00BE4E3A" w:rsidRPr="00074481">
        <w:rPr>
          <w:sz w:val="24"/>
          <w:szCs w:val="24"/>
        </w:rPr>
        <w:t>-to import scanner class</w:t>
      </w:r>
    </w:p>
    <w:p w14:paraId="106ABA94" w14:textId="77777777" w:rsidR="006C5ABA" w:rsidRPr="00074481" w:rsidRDefault="006C5ABA" w:rsidP="002C53B7">
      <w:pPr>
        <w:pStyle w:val="ListParagraph"/>
        <w:numPr>
          <w:ilvl w:val="1"/>
          <w:numId w:val="49"/>
        </w:numPr>
        <w:rPr>
          <w:b/>
          <w:bCs/>
          <w:sz w:val="24"/>
          <w:szCs w:val="24"/>
        </w:rPr>
      </w:pPr>
      <w:r w:rsidRPr="00074481">
        <w:rPr>
          <w:sz w:val="24"/>
          <w:szCs w:val="24"/>
        </w:rPr>
        <w:t>System.out.println(" ")-to print the statement</w:t>
      </w:r>
    </w:p>
    <w:p w14:paraId="698466CE" w14:textId="77777777" w:rsidR="006C5ABA" w:rsidRPr="00074481" w:rsidRDefault="006C5ABA" w:rsidP="002C53B7">
      <w:pPr>
        <w:pStyle w:val="ListParagraph"/>
        <w:numPr>
          <w:ilvl w:val="1"/>
          <w:numId w:val="49"/>
        </w:numPr>
        <w:rPr>
          <w:b/>
          <w:bCs/>
          <w:sz w:val="24"/>
          <w:szCs w:val="24"/>
        </w:rPr>
      </w:pPr>
      <w:r w:rsidRPr="00074481">
        <w:rPr>
          <w:sz w:val="24"/>
          <w:szCs w:val="24"/>
        </w:rPr>
        <w:t>String – to declare the data type as string</w:t>
      </w:r>
    </w:p>
    <w:p w14:paraId="1768CFAB" w14:textId="77777777" w:rsidR="006C5ABA" w:rsidRPr="00074481" w:rsidRDefault="006C5ABA" w:rsidP="002C53B7">
      <w:pPr>
        <w:pStyle w:val="ListParagraph"/>
        <w:numPr>
          <w:ilvl w:val="1"/>
          <w:numId w:val="49"/>
        </w:numPr>
        <w:rPr>
          <w:b/>
          <w:bCs/>
          <w:sz w:val="24"/>
          <w:szCs w:val="24"/>
        </w:rPr>
      </w:pPr>
      <w:r w:rsidRPr="00074481">
        <w:rPr>
          <w:sz w:val="24"/>
          <w:szCs w:val="24"/>
        </w:rPr>
        <w:t>float – to declare the data types as float</w:t>
      </w:r>
    </w:p>
    <w:p w14:paraId="2AF39D01" w14:textId="77777777" w:rsidR="006C5ABA" w:rsidRPr="00074481" w:rsidRDefault="006C5ABA" w:rsidP="002C53B7">
      <w:pPr>
        <w:pStyle w:val="ListParagraph"/>
        <w:numPr>
          <w:ilvl w:val="1"/>
          <w:numId w:val="49"/>
        </w:numPr>
        <w:rPr>
          <w:b/>
          <w:bCs/>
          <w:sz w:val="24"/>
          <w:szCs w:val="24"/>
        </w:rPr>
      </w:pPr>
      <w:r w:rsidRPr="00074481">
        <w:rPr>
          <w:sz w:val="24"/>
          <w:szCs w:val="24"/>
        </w:rPr>
        <w:t>int – to declare the data types as integer</w:t>
      </w:r>
    </w:p>
    <w:p w14:paraId="5EDAE695" w14:textId="77777777" w:rsidR="006C5ABA" w:rsidRPr="00074481" w:rsidRDefault="006C5ABA" w:rsidP="002C53B7">
      <w:pPr>
        <w:pStyle w:val="ListParagraph"/>
        <w:numPr>
          <w:ilvl w:val="1"/>
          <w:numId w:val="49"/>
        </w:numPr>
        <w:rPr>
          <w:b/>
          <w:bCs/>
          <w:sz w:val="24"/>
          <w:szCs w:val="24"/>
        </w:rPr>
      </w:pPr>
      <w:r w:rsidRPr="00074481">
        <w:rPr>
          <w:sz w:val="24"/>
          <w:szCs w:val="24"/>
        </w:rPr>
        <w:t xml:space="preserve">// - used to write comments </w:t>
      </w:r>
    </w:p>
    <w:p w14:paraId="0ECCDD50" w14:textId="77777777" w:rsidR="006C5ABA" w:rsidRPr="00074481" w:rsidRDefault="006C5ABA" w:rsidP="002C53B7">
      <w:pPr>
        <w:pStyle w:val="ListParagraph"/>
        <w:numPr>
          <w:ilvl w:val="1"/>
          <w:numId w:val="49"/>
        </w:numPr>
        <w:rPr>
          <w:sz w:val="24"/>
          <w:szCs w:val="24"/>
        </w:rPr>
      </w:pPr>
      <w:r w:rsidRPr="00074481">
        <w:rPr>
          <w:sz w:val="24"/>
          <w:szCs w:val="24"/>
        </w:rPr>
        <w:t>Scanner input=new Scanner(System.in):</w:t>
      </w:r>
    </w:p>
    <w:p w14:paraId="64531137" w14:textId="77777777" w:rsidR="006C5ABA" w:rsidRPr="00074481" w:rsidRDefault="006C5ABA" w:rsidP="002C53B7">
      <w:pPr>
        <w:pStyle w:val="ListParagraph"/>
        <w:numPr>
          <w:ilvl w:val="1"/>
          <w:numId w:val="49"/>
        </w:numPr>
        <w:rPr>
          <w:sz w:val="24"/>
          <w:szCs w:val="24"/>
        </w:rPr>
      </w:pPr>
      <w:r w:rsidRPr="00074481">
        <w:rPr>
          <w:sz w:val="24"/>
          <w:szCs w:val="24"/>
        </w:rPr>
        <w:t>int &lt;variable name&gt;=input.nextInt():</w:t>
      </w:r>
    </w:p>
    <w:p w14:paraId="0CCF0A78" w14:textId="77777777" w:rsidR="006C5ABA" w:rsidRDefault="006C5ABA" w:rsidP="006C5ABA">
      <w:pPr>
        <w:tabs>
          <w:tab w:val="left" w:pos="1140"/>
        </w:tabs>
        <w:rPr>
          <w:sz w:val="28"/>
          <w:szCs w:val="28"/>
        </w:rPr>
      </w:pPr>
    </w:p>
    <w:p w14:paraId="1D1F909A" w14:textId="77777777" w:rsidR="00074481" w:rsidRDefault="00074481" w:rsidP="001E0A08">
      <w:pPr>
        <w:ind w:firstLine="720"/>
        <w:rPr>
          <w:sz w:val="28"/>
          <w:szCs w:val="28"/>
        </w:rPr>
      </w:pPr>
    </w:p>
    <w:p w14:paraId="077361AE" w14:textId="595337C8" w:rsidR="001E0A08" w:rsidRPr="00074481" w:rsidRDefault="001E0A08" w:rsidP="001E0A08">
      <w:pPr>
        <w:ind w:firstLine="720"/>
        <w:rPr>
          <w:b/>
          <w:bCs/>
          <w:sz w:val="24"/>
          <w:szCs w:val="24"/>
        </w:rPr>
      </w:pPr>
      <w:r w:rsidRPr="00074481">
        <w:rPr>
          <w:b/>
          <w:bCs/>
          <w:sz w:val="24"/>
          <w:szCs w:val="24"/>
          <w:u w:val="single"/>
        </w:rPr>
        <w:lastRenderedPageBreak/>
        <w:t xml:space="preserve">Program </w:t>
      </w:r>
      <w:r w:rsidR="002F4F99">
        <w:rPr>
          <w:b/>
          <w:bCs/>
          <w:sz w:val="24"/>
          <w:szCs w:val="24"/>
          <w:u w:val="single"/>
        </w:rPr>
        <w:t>3</w:t>
      </w:r>
      <w:r w:rsidRPr="00074481">
        <w:rPr>
          <w:b/>
          <w:bCs/>
          <w:sz w:val="24"/>
          <w:szCs w:val="24"/>
          <w:u w:val="single"/>
        </w:rPr>
        <w:t>)</w:t>
      </w:r>
    </w:p>
    <w:p w14:paraId="7077093B" w14:textId="77777777" w:rsidR="001E0A08" w:rsidRPr="00074481" w:rsidRDefault="001E0A08" w:rsidP="001E0A08">
      <w:pPr>
        <w:rPr>
          <w:b/>
          <w:bCs/>
          <w:sz w:val="24"/>
          <w:szCs w:val="24"/>
        </w:rPr>
      </w:pPr>
    </w:p>
    <w:p w14:paraId="21A9FF0B" w14:textId="1DC61549" w:rsidR="001E0A08" w:rsidRPr="00074481" w:rsidRDefault="001E0A08" w:rsidP="003512E1">
      <w:pPr>
        <w:ind w:firstLine="720"/>
        <w:rPr>
          <w:b/>
          <w:bCs/>
          <w:sz w:val="24"/>
          <w:szCs w:val="24"/>
        </w:rPr>
      </w:pPr>
      <w:r w:rsidRPr="00074481">
        <w:rPr>
          <w:b/>
          <w:bCs/>
          <w:sz w:val="24"/>
          <w:szCs w:val="24"/>
          <w:u w:val="single"/>
        </w:rPr>
        <w:t>AIM</w:t>
      </w:r>
      <w:r w:rsidRPr="00074481">
        <w:rPr>
          <w:b/>
          <w:bCs/>
          <w:sz w:val="24"/>
          <w:szCs w:val="24"/>
        </w:rPr>
        <w:t xml:space="preserve">- </w:t>
      </w:r>
      <w:r w:rsidR="003512E1" w:rsidRPr="00074481">
        <w:rPr>
          <w:b/>
          <w:bCs/>
          <w:sz w:val="24"/>
          <w:szCs w:val="24"/>
        </w:rPr>
        <w:t>to calculate the simple interest using JAVA</w:t>
      </w:r>
    </w:p>
    <w:p w14:paraId="325D9AB2" w14:textId="49EDC17F" w:rsidR="006C5ABA" w:rsidRPr="00074481" w:rsidRDefault="006C5ABA" w:rsidP="006C5ABA">
      <w:pPr>
        <w:rPr>
          <w:sz w:val="24"/>
          <w:szCs w:val="24"/>
        </w:rPr>
      </w:pPr>
    </w:p>
    <w:p w14:paraId="61F48584" w14:textId="41250AF7" w:rsidR="006C5ABA" w:rsidRPr="006C5ABA" w:rsidRDefault="00100024" w:rsidP="006C5ABA">
      <w:pPr>
        <w:rPr>
          <w:sz w:val="28"/>
          <w:szCs w:val="28"/>
        </w:rPr>
      </w:pPr>
      <w:r w:rsidRPr="00100024">
        <w:rPr>
          <w:noProof/>
          <w:sz w:val="28"/>
          <w:szCs w:val="28"/>
        </w:rPr>
        <w:drawing>
          <wp:anchor distT="0" distB="0" distL="114300" distR="114300" simplePos="0" relativeHeight="251719680" behindDoc="0" locked="0" layoutInCell="1" allowOverlap="1" wp14:anchorId="3C124D29" wp14:editId="4FF3D7F7">
            <wp:simplePos x="0" y="0"/>
            <wp:positionH relativeFrom="margin">
              <wp:posOffset>1234440</wp:posOffset>
            </wp:positionH>
            <wp:positionV relativeFrom="paragraph">
              <wp:posOffset>94615</wp:posOffset>
            </wp:positionV>
            <wp:extent cx="3223895" cy="2352040"/>
            <wp:effectExtent l="0" t="0" r="0" b="0"/>
            <wp:wrapThrough wrapText="bothSides">
              <wp:wrapPolygon edited="0">
                <wp:start x="0" y="0"/>
                <wp:lineTo x="0" y="21343"/>
                <wp:lineTo x="21443" y="21343"/>
                <wp:lineTo x="21443" y="0"/>
                <wp:lineTo x="0" y="0"/>
              </wp:wrapPolygon>
            </wp:wrapThrough>
            <wp:docPr id="62539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9672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3895" cy="2352040"/>
                    </a:xfrm>
                    <a:prstGeom prst="rect">
                      <a:avLst/>
                    </a:prstGeom>
                  </pic:spPr>
                </pic:pic>
              </a:graphicData>
            </a:graphic>
            <wp14:sizeRelH relativeFrom="margin">
              <wp14:pctWidth>0</wp14:pctWidth>
            </wp14:sizeRelH>
            <wp14:sizeRelV relativeFrom="margin">
              <wp14:pctHeight>0</wp14:pctHeight>
            </wp14:sizeRelV>
          </wp:anchor>
        </w:drawing>
      </w:r>
    </w:p>
    <w:p w14:paraId="7CA2732B" w14:textId="77777777" w:rsidR="006C5ABA" w:rsidRPr="006C5ABA" w:rsidRDefault="006C5ABA" w:rsidP="006C5ABA">
      <w:pPr>
        <w:rPr>
          <w:sz w:val="28"/>
          <w:szCs w:val="28"/>
        </w:rPr>
      </w:pPr>
    </w:p>
    <w:p w14:paraId="691FE34C" w14:textId="77777777" w:rsidR="006C5ABA" w:rsidRPr="006C5ABA" w:rsidRDefault="006C5ABA" w:rsidP="006C5ABA">
      <w:pPr>
        <w:rPr>
          <w:sz w:val="28"/>
          <w:szCs w:val="28"/>
        </w:rPr>
      </w:pPr>
    </w:p>
    <w:p w14:paraId="00914F50" w14:textId="77777777" w:rsidR="006C5ABA" w:rsidRDefault="006C5ABA" w:rsidP="006C5ABA">
      <w:pPr>
        <w:rPr>
          <w:sz w:val="28"/>
          <w:szCs w:val="28"/>
        </w:rPr>
      </w:pPr>
    </w:p>
    <w:p w14:paraId="56A77FAB" w14:textId="77777777" w:rsidR="00100024" w:rsidRDefault="00100024" w:rsidP="006C5ABA">
      <w:pPr>
        <w:rPr>
          <w:sz w:val="28"/>
          <w:szCs w:val="28"/>
        </w:rPr>
      </w:pPr>
    </w:p>
    <w:p w14:paraId="22E5A9D7" w14:textId="77777777" w:rsidR="00100024" w:rsidRDefault="00100024" w:rsidP="006C5ABA">
      <w:pPr>
        <w:rPr>
          <w:sz w:val="28"/>
          <w:szCs w:val="28"/>
        </w:rPr>
      </w:pPr>
    </w:p>
    <w:p w14:paraId="3478073F" w14:textId="77777777" w:rsidR="00100024" w:rsidRDefault="00100024" w:rsidP="006C5ABA">
      <w:pPr>
        <w:rPr>
          <w:sz w:val="28"/>
          <w:szCs w:val="28"/>
        </w:rPr>
      </w:pPr>
    </w:p>
    <w:p w14:paraId="45B7FF82" w14:textId="77777777" w:rsidR="00100024" w:rsidRDefault="00100024" w:rsidP="006C5ABA">
      <w:pPr>
        <w:rPr>
          <w:sz w:val="28"/>
          <w:szCs w:val="28"/>
        </w:rPr>
      </w:pPr>
    </w:p>
    <w:p w14:paraId="15C51145" w14:textId="77777777" w:rsidR="00100024" w:rsidRDefault="00100024" w:rsidP="006C5ABA">
      <w:pPr>
        <w:rPr>
          <w:sz w:val="28"/>
          <w:szCs w:val="28"/>
        </w:rPr>
      </w:pPr>
    </w:p>
    <w:p w14:paraId="20E4F0F3" w14:textId="77777777" w:rsidR="00100024" w:rsidRDefault="00100024" w:rsidP="006C5ABA">
      <w:pPr>
        <w:rPr>
          <w:sz w:val="28"/>
          <w:szCs w:val="28"/>
        </w:rPr>
      </w:pPr>
    </w:p>
    <w:p w14:paraId="2FC9B094" w14:textId="77777777" w:rsidR="00100024" w:rsidRDefault="00100024" w:rsidP="006C5ABA">
      <w:pPr>
        <w:rPr>
          <w:sz w:val="28"/>
          <w:szCs w:val="28"/>
        </w:rPr>
      </w:pPr>
    </w:p>
    <w:p w14:paraId="653B921A" w14:textId="77777777" w:rsidR="00100024" w:rsidRDefault="00100024" w:rsidP="006C5ABA">
      <w:pPr>
        <w:rPr>
          <w:sz w:val="28"/>
          <w:szCs w:val="28"/>
        </w:rPr>
      </w:pPr>
    </w:p>
    <w:p w14:paraId="16D598C3" w14:textId="77777777" w:rsidR="00100024" w:rsidRDefault="00100024" w:rsidP="006C5ABA">
      <w:pPr>
        <w:rPr>
          <w:sz w:val="28"/>
          <w:szCs w:val="28"/>
        </w:rPr>
      </w:pPr>
    </w:p>
    <w:p w14:paraId="3A5EDC8E" w14:textId="15B405C2" w:rsidR="00100024" w:rsidRPr="00F56BA3" w:rsidRDefault="00100024" w:rsidP="006C5ABA">
      <w:pPr>
        <w:rPr>
          <w:b/>
          <w:bCs/>
          <w:sz w:val="28"/>
          <w:szCs w:val="28"/>
          <w:u w:val="single"/>
        </w:rPr>
      </w:pPr>
      <w:r>
        <w:rPr>
          <w:sz w:val="28"/>
          <w:szCs w:val="28"/>
        </w:rPr>
        <w:tab/>
      </w:r>
      <w:r w:rsidRPr="00F56BA3">
        <w:rPr>
          <w:b/>
          <w:bCs/>
          <w:sz w:val="28"/>
          <w:szCs w:val="28"/>
          <w:u w:val="single"/>
        </w:rPr>
        <w:t>Output</w:t>
      </w:r>
    </w:p>
    <w:p w14:paraId="5B59E3A8" w14:textId="6403811C" w:rsidR="00100024" w:rsidRDefault="00100024" w:rsidP="006C5ABA">
      <w:pPr>
        <w:rPr>
          <w:sz w:val="28"/>
          <w:szCs w:val="28"/>
        </w:rPr>
      </w:pPr>
    </w:p>
    <w:p w14:paraId="127C699F" w14:textId="1B4F6C7B" w:rsidR="00100024" w:rsidRDefault="00074481" w:rsidP="006C5ABA">
      <w:pPr>
        <w:rPr>
          <w:sz w:val="28"/>
          <w:szCs w:val="28"/>
        </w:rPr>
      </w:pPr>
      <w:r w:rsidRPr="00100024">
        <w:rPr>
          <w:noProof/>
          <w:sz w:val="28"/>
          <w:szCs w:val="28"/>
        </w:rPr>
        <w:drawing>
          <wp:anchor distT="0" distB="0" distL="114300" distR="114300" simplePos="0" relativeHeight="251721728" behindDoc="0" locked="0" layoutInCell="1" allowOverlap="1" wp14:anchorId="282C08C2" wp14:editId="5B2C5CE0">
            <wp:simplePos x="0" y="0"/>
            <wp:positionH relativeFrom="column">
              <wp:posOffset>3790315</wp:posOffset>
            </wp:positionH>
            <wp:positionV relativeFrom="paragraph">
              <wp:posOffset>3810</wp:posOffset>
            </wp:positionV>
            <wp:extent cx="2790825" cy="833120"/>
            <wp:effectExtent l="0" t="0" r="9525" b="5080"/>
            <wp:wrapThrough wrapText="bothSides">
              <wp:wrapPolygon edited="0">
                <wp:start x="0" y="0"/>
                <wp:lineTo x="0" y="21238"/>
                <wp:lineTo x="21526" y="21238"/>
                <wp:lineTo x="21526" y="0"/>
                <wp:lineTo x="0" y="0"/>
              </wp:wrapPolygon>
            </wp:wrapThrough>
            <wp:docPr id="138467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086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90825" cy="833120"/>
                    </a:xfrm>
                    <a:prstGeom prst="rect">
                      <a:avLst/>
                    </a:prstGeom>
                  </pic:spPr>
                </pic:pic>
              </a:graphicData>
            </a:graphic>
            <wp14:sizeRelH relativeFrom="margin">
              <wp14:pctWidth>0</wp14:pctWidth>
            </wp14:sizeRelH>
            <wp14:sizeRelV relativeFrom="margin">
              <wp14:pctHeight>0</wp14:pctHeight>
            </wp14:sizeRelV>
          </wp:anchor>
        </w:drawing>
      </w:r>
      <w:r w:rsidRPr="00100024">
        <w:rPr>
          <w:noProof/>
          <w:sz w:val="28"/>
          <w:szCs w:val="28"/>
        </w:rPr>
        <w:drawing>
          <wp:anchor distT="0" distB="0" distL="114300" distR="114300" simplePos="0" relativeHeight="251720704" behindDoc="0" locked="0" layoutInCell="1" allowOverlap="1" wp14:anchorId="6DEFAB0A" wp14:editId="00AF2BB5">
            <wp:simplePos x="0" y="0"/>
            <wp:positionH relativeFrom="margin">
              <wp:posOffset>459326</wp:posOffset>
            </wp:positionH>
            <wp:positionV relativeFrom="paragraph">
              <wp:posOffset>3948</wp:posOffset>
            </wp:positionV>
            <wp:extent cx="2926080" cy="826135"/>
            <wp:effectExtent l="0" t="0" r="7620" b="0"/>
            <wp:wrapThrough wrapText="bothSides">
              <wp:wrapPolygon edited="0">
                <wp:start x="0" y="0"/>
                <wp:lineTo x="0" y="20919"/>
                <wp:lineTo x="21516" y="20919"/>
                <wp:lineTo x="21516" y="0"/>
                <wp:lineTo x="0" y="0"/>
              </wp:wrapPolygon>
            </wp:wrapThrough>
            <wp:docPr id="41848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8715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826135"/>
                    </a:xfrm>
                    <a:prstGeom prst="rect">
                      <a:avLst/>
                    </a:prstGeom>
                  </pic:spPr>
                </pic:pic>
              </a:graphicData>
            </a:graphic>
            <wp14:sizeRelH relativeFrom="margin">
              <wp14:pctWidth>0</wp14:pctWidth>
            </wp14:sizeRelH>
            <wp14:sizeRelV relativeFrom="margin">
              <wp14:pctHeight>0</wp14:pctHeight>
            </wp14:sizeRelV>
          </wp:anchor>
        </w:drawing>
      </w:r>
    </w:p>
    <w:p w14:paraId="49D37368" w14:textId="7EB9A949" w:rsidR="00100024" w:rsidRPr="00100024" w:rsidRDefault="00100024" w:rsidP="00100024">
      <w:pPr>
        <w:rPr>
          <w:sz w:val="28"/>
          <w:szCs w:val="28"/>
        </w:rPr>
      </w:pPr>
    </w:p>
    <w:p w14:paraId="0CCE0437" w14:textId="1CEAACFC" w:rsidR="00100024" w:rsidRPr="00100024" w:rsidRDefault="00100024" w:rsidP="00100024">
      <w:pPr>
        <w:rPr>
          <w:sz w:val="28"/>
          <w:szCs w:val="28"/>
        </w:rPr>
      </w:pPr>
    </w:p>
    <w:p w14:paraId="2E18A37E" w14:textId="243D189C" w:rsidR="00100024" w:rsidRPr="00100024" w:rsidRDefault="00100024" w:rsidP="00100024">
      <w:pPr>
        <w:rPr>
          <w:sz w:val="28"/>
          <w:szCs w:val="28"/>
        </w:rPr>
      </w:pPr>
    </w:p>
    <w:p w14:paraId="256AB8C4" w14:textId="77777777" w:rsidR="00100024" w:rsidRDefault="00100024" w:rsidP="00100024">
      <w:pPr>
        <w:rPr>
          <w:sz w:val="28"/>
          <w:szCs w:val="28"/>
        </w:rPr>
      </w:pPr>
    </w:p>
    <w:p w14:paraId="2FDCC2EA" w14:textId="7C27FB26" w:rsidR="00100024" w:rsidRDefault="00100024" w:rsidP="00100024">
      <w:pPr>
        <w:ind w:firstLine="720"/>
        <w:rPr>
          <w:sz w:val="28"/>
          <w:szCs w:val="28"/>
        </w:rPr>
      </w:pPr>
    </w:p>
    <w:p w14:paraId="648999E4" w14:textId="474DBD98" w:rsidR="00100024" w:rsidRPr="00074481" w:rsidRDefault="00100024" w:rsidP="00100024">
      <w:pPr>
        <w:ind w:firstLine="720"/>
        <w:rPr>
          <w:sz w:val="24"/>
          <w:szCs w:val="24"/>
        </w:rPr>
      </w:pPr>
    </w:p>
    <w:tbl>
      <w:tblPr>
        <w:tblStyle w:val="TableGrid"/>
        <w:tblpPr w:leftFromText="180" w:rightFromText="180" w:vertAnchor="page" w:horzAnchor="margin" w:tblpY="9454"/>
        <w:tblW w:w="10313" w:type="dxa"/>
        <w:tblLook w:val="04A0" w:firstRow="1" w:lastRow="0" w:firstColumn="1" w:lastColumn="0" w:noHBand="0" w:noVBand="1"/>
      </w:tblPr>
      <w:tblGrid>
        <w:gridCol w:w="1555"/>
        <w:gridCol w:w="4961"/>
        <w:gridCol w:w="3797"/>
      </w:tblGrid>
      <w:tr w:rsidR="00074481" w:rsidRPr="00074481" w14:paraId="1075EE92" w14:textId="77777777" w:rsidTr="00074481">
        <w:trPr>
          <w:trHeight w:val="416"/>
        </w:trPr>
        <w:tc>
          <w:tcPr>
            <w:tcW w:w="1555" w:type="dxa"/>
          </w:tcPr>
          <w:p w14:paraId="44E74AFC" w14:textId="77777777" w:rsidR="00074481" w:rsidRPr="00074481" w:rsidRDefault="00074481" w:rsidP="00074481">
            <w:pPr>
              <w:jc w:val="center"/>
              <w:rPr>
                <w:b/>
                <w:bCs/>
                <w:sz w:val="24"/>
                <w:szCs w:val="24"/>
              </w:rPr>
            </w:pPr>
            <w:r w:rsidRPr="00074481">
              <w:rPr>
                <w:b/>
                <w:bCs/>
                <w:sz w:val="24"/>
                <w:szCs w:val="24"/>
              </w:rPr>
              <w:t>S.No.</w:t>
            </w:r>
          </w:p>
        </w:tc>
        <w:tc>
          <w:tcPr>
            <w:tcW w:w="4961" w:type="dxa"/>
          </w:tcPr>
          <w:p w14:paraId="783480E2" w14:textId="77777777" w:rsidR="00074481" w:rsidRPr="00074481" w:rsidRDefault="00074481" w:rsidP="00074481">
            <w:pPr>
              <w:jc w:val="center"/>
              <w:rPr>
                <w:b/>
                <w:bCs/>
                <w:sz w:val="24"/>
                <w:szCs w:val="24"/>
              </w:rPr>
            </w:pPr>
            <w:r w:rsidRPr="00074481">
              <w:rPr>
                <w:b/>
                <w:bCs/>
                <w:sz w:val="24"/>
                <w:szCs w:val="24"/>
              </w:rPr>
              <w:t>Errors</w:t>
            </w:r>
          </w:p>
        </w:tc>
        <w:tc>
          <w:tcPr>
            <w:tcW w:w="3797" w:type="dxa"/>
          </w:tcPr>
          <w:p w14:paraId="1141480E" w14:textId="77777777" w:rsidR="00074481" w:rsidRPr="00074481" w:rsidRDefault="00074481" w:rsidP="00074481">
            <w:pPr>
              <w:jc w:val="center"/>
              <w:rPr>
                <w:b/>
                <w:bCs/>
                <w:sz w:val="24"/>
                <w:szCs w:val="24"/>
              </w:rPr>
            </w:pPr>
            <w:r w:rsidRPr="00074481">
              <w:rPr>
                <w:b/>
                <w:bCs/>
                <w:sz w:val="24"/>
                <w:szCs w:val="24"/>
              </w:rPr>
              <w:t>Rectification</w:t>
            </w:r>
          </w:p>
        </w:tc>
      </w:tr>
      <w:tr w:rsidR="00074481" w:rsidRPr="00074481" w14:paraId="641435CD" w14:textId="77777777" w:rsidTr="00074481">
        <w:trPr>
          <w:trHeight w:val="693"/>
        </w:trPr>
        <w:tc>
          <w:tcPr>
            <w:tcW w:w="1555" w:type="dxa"/>
          </w:tcPr>
          <w:p w14:paraId="174E1455" w14:textId="77777777" w:rsidR="00074481" w:rsidRPr="00074481" w:rsidRDefault="00074481" w:rsidP="00074481">
            <w:pPr>
              <w:jc w:val="center"/>
              <w:rPr>
                <w:sz w:val="24"/>
                <w:szCs w:val="24"/>
              </w:rPr>
            </w:pPr>
            <w:r w:rsidRPr="00074481">
              <w:rPr>
                <w:sz w:val="24"/>
                <w:szCs w:val="24"/>
              </w:rPr>
              <w:t>1.</w:t>
            </w:r>
          </w:p>
        </w:tc>
        <w:tc>
          <w:tcPr>
            <w:tcW w:w="4961" w:type="dxa"/>
          </w:tcPr>
          <w:p w14:paraId="296ECAAF" w14:textId="77777777" w:rsidR="00074481" w:rsidRPr="00074481" w:rsidRDefault="00074481" w:rsidP="00074481">
            <w:pPr>
              <w:rPr>
                <w:sz w:val="24"/>
                <w:szCs w:val="24"/>
              </w:rPr>
            </w:pPr>
            <w:r w:rsidRPr="00074481">
              <w:rPr>
                <w:sz w:val="24"/>
                <w:szCs w:val="24"/>
              </w:rPr>
              <w:t>error: &lt;identifier&gt; expected</w:t>
            </w:r>
          </w:p>
          <w:p w14:paraId="1A627232" w14:textId="77777777" w:rsidR="00074481" w:rsidRPr="00074481" w:rsidRDefault="00074481" w:rsidP="00074481">
            <w:pPr>
              <w:rPr>
                <w:sz w:val="24"/>
                <w:szCs w:val="24"/>
              </w:rPr>
            </w:pPr>
            <w:r w:rsidRPr="00074481">
              <w:rPr>
                <w:sz w:val="24"/>
                <w:szCs w:val="24"/>
              </w:rPr>
              <w:t>public Static void main(String[] args)</w:t>
            </w:r>
          </w:p>
        </w:tc>
        <w:tc>
          <w:tcPr>
            <w:tcW w:w="3797" w:type="dxa"/>
          </w:tcPr>
          <w:p w14:paraId="4DC39ABD" w14:textId="77777777" w:rsidR="00074481" w:rsidRPr="00074481" w:rsidRDefault="00074481" w:rsidP="00074481">
            <w:pPr>
              <w:rPr>
                <w:sz w:val="24"/>
                <w:szCs w:val="24"/>
              </w:rPr>
            </w:pPr>
            <w:r w:rsidRPr="00074481">
              <w:rPr>
                <w:sz w:val="24"/>
                <w:szCs w:val="24"/>
              </w:rPr>
              <w:t>Replace Static with static</w:t>
            </w:r>
          </w:p>
        </w:tc>
      </w:tr>
      <w:tr w:rsidR="00074481" w:rsidRPr="00074481" w14:paraId="79A05946" w14:textId="77777777" w:rsidTr="00074481">
        <w:trPr>
          <w:trHeight w:val="632"/>
        </w:trPr>
        <w:tc>
          <w:tcPr>
            <w:tcW w:w="1555" w:type="dxa"/>
          </w:tcPr>
          <w:p w14:paraId="7660DDF3" w14:textId="77777777" w:rsidR="00074481" w:rsidRPr="00074481" w:rsidRDefault="00074481" w:rsidP="00074481">
            <w:pPr>
              <w:jc w:val="center"/>
              <w:rPr>
                <w:sz w:val="24"/>
                <w:szCs w:val="24"/>
              </w:rPr>
            </w:pPr>
            <w:r w:rsidRPr="00074481">
              <w:rPr>
                <w:sz w:val="24"/>
                <w:szCs w:val="24"/>
              </w:rPr>
              <w:t>2.</w:t>
            </w:r>
          </w:p>
        </w:tc>
        <w:tc>
          <w:tcPr>
            <w:tcW w:w="4961" w:type="dxa"/>
          </w:tcPr>
          <w:p w14:paraId="7D2FA35E" w14:textId="77777777" w:rsidR="00074481" w:rsidRPr="00074481" w:rsidRDefault="00074481" w:rsidP="00074481">
            <w:pPr>
              <w:rPr>
                <w:sz w:val="24"/>
                <w:szCs w:val="24"/>
              </w:rPr>
            </w:pPr>
            <w:r w:rsidRPr="00074481">
              <w:rPr>
                <w:sz w:val="24"/>
                <w:szCs w:val="24"/>
              </w:rPr>
              <w:t>error: cannot find symbol</w:t>
            </w:r>
          </w:p>
          <w:p w14:paraId="279B432A" w14:textId="77777777" w:rsidR="00074481" w:rsidRPr="00074481" w:rsidRDefault="00074481" w:rsidP="00074481">
            <w:pPr>
              <w:rPr>
                <w:sz w:val="24"/>
                <w:szCs w:val="24"/>
              </w:rPr>
            </w:pPr>
            <w:r w:rsidRPr="00074481">
              <w:rPr>
                <w:sz w:val="24"/>
                <w:szCs w:val="24"/>
              </w:rPr>
              <w:t xml:space="preserve">                int r=input.nextint();</w:t>
            </w:r>
          </w:p>
        </w:tc>
        <w:tc>
          <w:tcPr>
            <w:tcW w:w="3797" w:type="dxa"/>
          </w:tcPr>
          <w:p w14:paraId="0A6C5909" w14:textId="77777777" w:rsidR="00074481" w:rsidRPr="00074481" w:rsidRDefault="00074481" w:rsidP="00074481">
            <w:pPr>
              <w:rPr>
                <w:sz w:val="24"/>
                <w:szCs w:val="24"/>
              </w:rPr>
            </w:pPr>
            <w:r w:rsidRPr="00074481">
              <w:rPr>
                <w:sz w:val="24"/>
                <w:szCs w:val="24"/>
              </w:rPr>
              <w:t>Replace nextint() with nextInt()</w:t>
            </w:r>
          </w:p>
        </w:tc>
      </w:tr>
    </w:tbl>
    <w:p w14:paraId="51B5F3FB" w14:textId="77777777" w:rsidR="002C53B7" w:rsidRPr="002C53B7" w:rsidRDefault="002C53B7" w:rsidP="00074481">
      <w:pPr>
        <w:rPr>
          <w:ins w:id="5" w:author="kiranastha3010@outlook.com" w:date="2025-02-28T18:16:00Z" w16du:dateUtc="2025-02-28T12:46:00Z"/>
          <w:sz w:val="28"/>
          <w:szCs w:val="28"/>
        </w:rPr>
      </w:pPr>
    </w:p>
    <w:p w14:paraId="35CBE847" w14:textId="77777777" w:rsidR="002C53B7" w:rsidRPr="00074481" w:rsidRDefault="002C53B7" w:rsidP="002C53B7">
      <w:pPr>
        <w:ind w:firstLine="360"/>
        <w:rPr>
          <w:b/>
          <w:bCs/>
          <w:sz w:val="24"/>
          <w:szCs w:val="24"/>
          <w:u w:val="single"/>
        </w:rPr>
      </w:pPr>
      <w:r w:rsidRPr="00074481">
        <w:rPr>
          <w:b/>
          <w:bCs/>
          <w:sz w:val="24"/>
          <w:szCs w:val="24"/>
          <w:u w:val="single"/>
        </w:rPr>
        <w:t>Concepts to be known:</w:t>
      </w:r>
    </w:p>
    <w:p w14:paraId="6A9AB0F3" w14:textId="77777777" w:rsidR="002C53B7" w:rsidRPr="00074481" w:rsidRDefault="002C53B7" w:rsidP="002C53B7">
      <w:pPr>
        <w:rPr>
          <w:b/>
          <w:bCs/>
          <w:sz w:val="24"/>
          <w:szCs w:val="24"/>
          <w:u w:val="single"/>
        </w:rPr>
      </w:pPr>
    </w:p>
    <w:p w14:paraId="4B834D38" w14:textId="77777777" w:rsidR="002C53B7" w:rsidRPr="00074481" w:rsidRDefault="002C53B7" w:rsidP="002C53B7">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07362940" w14:textId="77777777" w:rsidR="002C53B7" w:rsidRPr="00074481" w:rsidRDefault="002C53B7" w:rsidP="002C53B7">
      <w:pPr>
        <w:pStyle w:val="ListParagraph"/>
        <w:numPr>
          <w:ilvl w:val="1"/>
          <w:numId w:val="49"/>
        </w:numPr>
        <w:rPr>
          <w:b/>
          <w:bCs/>
          <w:sz w:val="24"/>
          <w:szCs w:val="24"/>
        </w:rPr>
      </w:pPr>
      <w:r w:rsidRPr="00074481">
        <w:rPr>
          <w:sz w:val="24"/>
          <w:szCs w:val="24"/>
        </w:rPr>
        <w:t>System.out.println(" ")-to print the statement</w:t>
      </w:r>
    </w:p>
    <w:p w14:paraId="43D92FCD" w14:textId="77777777" w:rsidR="002C53B7" w:rsidRPr="00074481" w:rsidRDefault="002C53B7" w:rsidP="002C53B7">
      <w:pPr>
        <w:pStyle w:val="ListParagraph"/>
        <w:numPr>
          <w:ilvl w:val="1"/>
          <w:numId w:val="49"/>
        </w:numPr>
        <w:rPr>
          <w:b/>
          <w:bCs/>
          <w:sz w:val="24"/>
          <w:szCs w:val="24"/>
        </w:rPr>
      </w:pPr>
      <w:r w:rsidRPr="00074481">
        <w:rPr>
          <w:sz w:val="24"/>
          <w:szCs w:val="24"/>
        </w:rPr>
        <w:t>String – to declare the data type as string</w:t>
      </w:r>
    </w:p>
    <w:p w14:paraId="7E0BA41C" w14:textId="7BBFB038" w:rsidR="002C53B7" w:rsidRPr="00074481" w:rsidRDefault="002C53B7" w:rsidP="002C53B7">
      <w:pPr>
        <w:pStyle w:val="ListParagraph"/>
        <w:numPr>
          <w:ilvl w:val="1"/>
          <w:numId w:val="49"/>
        </w:numPr>
        <w:rPr>
          <w:b/>
          <w:bCs/>
          <w:sz w:val="24"/>
          <w:szCs w:val="24"/>
        </w:rPr>
      </w:pPr>
      <w:r w:rsidRPr="00074481">
        <w:rPr>
          <w:sz w:val="24"/>
          <w:szCs w:val="24"/>
        </w:rPr>
        <w:t>double – to declare the data types as double</w:t>
      </w:r>
    </w:p>
    <w:p w14:paraId="1FA3C1CE" w14:textId="77777777" w:rsidR="002C53B7" w:rsidRPr="00074481" w:rsidRDefault="002C53B7" w:rsidP="002C53B7">
      <w:pPr>
        <w:pStyle w:val="ListParagraph"/>
        <w:numPr>
          <w:ilvl w:val="1"/>
          <w:numId w:val="49"/>
        </w:numPr>
        <w:rPr>
          <w:b/>
          <w:bCs/>
          <w:sz w:val="24"/>
          <w:szCs w:val="24"/>
        </w:rPr>
      </w:pPr>
      <w:r w:rsidRPr="00074481">
        <w:rPr>
          <w:sz w:val="24"/>
          <w:szCs w:val="24"/>
        </w:rPr>
        <w:t>int – to declare the data types as integer</w:t>
      </w:r>
    </w:p>
    <w:p w14:paraId="684ECA95" w14:textId="77777777" w:rsidR="002C53B7" w:rsidRPr="00074481" w:rsidRDefault="002C53B7" w:rsidP="002C53B7">
      <w:pPr>
        <w:pStyle w:val="ListParagraph"/>
        <w:numPr>
          <w:ilvl w:val="1"/>
          <w:numId w:val="49"/>
        </w:numPr>
        <w:rPr>
          <w:b/>
          <w:bCs/>
          <w:sz w:val="24"/>
          <w:szCs w:val="24"/>
        </w:rPr>
      </w:pPr>
      <w:r w:rsidRPr="00074481">
        <w:rPr>
          <w:sz w:val="24"/>
          <w:szCs w:val="24"/>
        </w:rPr>
        <w:t xml:space="preserve">// - used to write comments </w:t>
      </w:r>
    </w:p>
    <w:p w14:paraId="31BEB2A9" w14:textId="77777777" w:rsidR="002C53B7" w:rsidRPr="00074481" w:rsidRDefault="002C53B7" w:rsidP="002C53B7">
      <w:pPr>
        <w:pStyle w:val="ListParagraph"/>
        <w:numPr>
          <w:ilvl w:val="1"/>
          <w:numId w:val="49"/>
        </w:numPr>
        <w:rPr>
          <w:sz w:val="24"/>
          <w:szCs w:val="24"/>
        </w:rPr>
      </w:pPr>
      <w:r w:rsidRPr="00074481">
        <w:rPr>
          <w:sz w:val="24"/>
          <w:szCs w:val="24"/>
        </w:rPr>
        <w:t>Scanner input=new Scanner(System.in):</w:t>
      </w:r>
    </w:p>
    <w:p w14:paraId="7BD8D2E2" w14:textId="77777777" w:rsidR="002C53B7" w:rsidRPr="00074481" w:rsidRDefault="002C53B7" w:rsidP="002C53B7">
      <w:pPr>
        <w:pStyle w:val="ListParagraph"/>
        <w:numPr>
          <w:ilvl w:val="1"/>
          <w:numId w:val="49"/>
        </w:numPr>
        <w:rPr>
          <w:sz w:val="24"/>
          <w:szCs w:val="24"/>
        </w:rPr>
      </w:pPr>
      <w:r w:rsidRPr="00074481">
        <w:rPr>
          <w:sz w:val="24"/>
          <w:szCs w:val="24"/>
        </w:rPr>
        <w:t>int &lt;variable name&gt;=input.nextInt():</w:t>
      </w:r>
    </w:p>
    <w:p w14:paraId="28ACDB6F" w14:textId="77777777" w:rsidR="002C53B7" w:rsidRPr="002C53B7" w:rsidRDefault="002C53B7" w:rsidP="002C53B7">
      <w:pPr>
        <w:ind w:firstLine="720"/>
        <w:rPr>
          <w:ins w:id="6" w:author="kiranastha3010@outlook.com" w:date="2025-02-28T18:16:00Z" w16du:dateUtc="2025-02-28T12:46:00Z"/>
          <w:sz w:val="28"/>
          <w:szCs w:val="28"/>
        </w:rPr>
      </w:pPr>
    </w:p>
    <w:p w14:paraId="2B1AF8E1" w14:textId="77777777" w:rsidR="002C53B7" w:rsidRPr="002C53B7" w:rsidRDefault="002C53B7" w:rsidP="00E8219B">
      <w:pPr>
        <w:rPr>
          <w:ins w:id="7" w:author="kiranastha3010@outlook.com" w:date="2025-02-28T18:16:00Z" w16du:dateUtc="2025-02-28T12:46:00Z"/>
          <w:sz w:val="28"/>
          <w:szCs w:val="28"/>
        </w:rPr>
      </w:pPr>
    </w:p>
    <w:p w14:paraId="44A16E81" w14:textId="24AA9099" w:rsidR="00E8219B" w:rsidRPr="00074481" w:rsidRDefault="00E8219B" w:rsidP="00E8219B">
      <w:pPr>
        <w:ind w:firstLine="720"/>
        <w:rPr>
          <w:b/>
          <w:bCs/>
          <w:sz w:val="24"/>
          <w:szCs w:val="24"/>
        </w:rPr>
      </w:pPr>
      <w:r w:rsidRPr="00074481">
        <w:rPr>
          <w:b/>
          <w:bCs/>
          <w:sz w:val="24"/>
          <w:szCs w:val="24"/>
          <w:u w:val="single"/>
        </w:rPr>
        <w:lastRenderedPageBreak/>
        <w:t xml:space="preserve">Program </w:t>
      </w:r>
      <w:r>
        <w:rPr>
          <w:b/>
          <w:bCs/>
          <w:sz w:val="24"/>
          <w:szCs w:val="24"/>
          <w:u w:val="single"/>
        </w:rPr>
        <w:t>4</w:t>
      </w:r>
      <w:r w:rsidRPr="00074481">
        <w:rPr>
          <w:b/>
          <w:bCs/>
          <w:sz w:val="24"/>
          <w:szCs w:val="24"/>
          <w:u w:val="single"/>
        </w:rPr>
        <w:t>)</w:t>
      </w:r>
    </w:p>
    <w:p w14:paraId="001911D3" w14:textId="77777777" w:rsidR="00E8219B" w:rsidRPr="00074481" w:rsidRDefault="00E8219B" w:rsidP="00E8219B">
      <w:pPr>
        <w:rPr>
          <w:b/>
          <w:bCs/>
          <w:sz w:val="24"/>
          <w:szCs w:val="24"/>
        </w:rPr>
      </w:pPr>
    </w:p>
    <w:p w14:paraId="5CCD7FA7" w14:textId="18D8C193" w:rsidR="00E8219B" w:rsidRDefault="00E8219B" w:rsidP="00E8219B">
      <w:pPr>
        <w:ind w:firstLine="720"/>
        <w:rPr>
          <w:b/>
          <w:bCs/>
          <w:sz w:val="24"/>
          <w:szCs w:val="24"/>
        </w:rPr>
      </w:pPr>
      <w:r w:rsidRPr="00074481">
        <w:rPr>
          <w:b/>
          <w:bCs/>
          <w:sz w:val="24"/>
          <w:szCs w:val="24"/>
          <w:u w:val="single"/>
        </w:rPr>
        <w:t>AIM</w:t>
      </w:r>
      <w:r w:rsidRPr="00074481">
        <w:rPr>
          <w:b/>
          <w:bCs/>
          <w:sz w:val="24"/>
          <w:szCs w:val="24"/>
        </w:rPr>
        <w:t xml:space="preserve">- </w:t>
      </w:r>
      <w:r w:rsidR="00C96494">
        <w:rPr>
          <w:b/>
          <w:bCs/>
          <w:sz w:val="24"/>
          <w:szCs w:val="24"/>
        </w:rPr>
        <w:t>T</w:t>
      </w:r>
      <w:r w:rsidR="00C96494" w:rsidRPr="00C96494">
        <w:rPr>
          <w:b/>
          <w:bCs/>
          <w:sz w:val="24"/>
          <w:szCs w:val="24"/>
        </w:rPr>
        <w:t>o find the largest of the number using ternatary operato</w:t>
      </w:r>
      <w:r w:rsidR="002E47A3">
        <w:rPr>
          <w:b/>
          <w:bCs/>
          <w:sz w:val="24"/>
          <w:szCs w:val="24"/>
        </w:rPr>
        <w:t>r</w:t>
      </w:r>
    </w:p>
    <w:p w14:paraId="27F3AD25" w14:textId="1590C230" w:rsidR="00F56BA3" w:rsidRDefault="00F56BA3" w:rsidP="00E8219B">
      <w:pPr>
        <w:ind w:firstLine="720"/>
        <w:rPr>
          <w:b/>
          <w:bCs/>
          <w:sz w:val="24"/>
          <w:szCs w:val="24"/>
        </w:rPr>
      </w:pPr>
    </w:p>
    <w:p w14:paraId="7EE7FA57" w14:textId="6D766F2C" w:rsidR="00F56BA3" w:rsidRPr="00074481" w:rsidRDefault="00F56BA3" w:rsidP="00E8219B">
      <w:pPr>
        <w:ind w:firstLine="720"/>
        <w:rPr>
          <w:b/>
          <w:bCs/>
          <w:sz w:val="24"/>
          <w:szCs w:val="24"/>
        </w:rPr>
      </w:pPr>
      <w:r w:rsidRPr="00F56BA3">
        <w:rPr>
          <w:b/>
          <w:bCs/>
          <w:noProof/>
          <w:sz w:val="24"/>
          <w:szCs w:val="24"/>
        </w:rPr>
        <w:drawing>
          <wp:anchor distT="0" distB="0" distL="114300" distR="114300" simplePos="0" relativeHeight="251722752" behindDoc="0" locked="0" layoutInCell="1" allowOverlap="1" wp14:anchorId="08AA3EB0" wp14:editId="526B7D35">
            <wp:simplePos x="0" y="0"/>
            <wp:positionH relativeFrom="column">
              <wp:posOffset>956228</wp:posOffset>
            </wp:positionH>
            <wp:positionV relativeFrom="paragraph">
              <wp:posOffset>58365</wp:posOffset>
            </wp:positionV>
            <wp:extent cx="4032250" cy="1685290"/>
            <wp:effectExtent l="0" t="0" r="6350" b="0"/>
            <wp:wrapThrough wrapText="bothSides">
              <wp:wrapPolygon edited="0">
                <wp:start x="0" y="0"/>
                <wp:lineTo x="0" y="21242"/>
                <wp:lineTo x="21532" y="21242"/>
                <wp:lineTo x="21532" y="0"/>
                <wp:lineTo x="0" y="0"/>
              </wp:wrapPolygon>
            </wp:wrapThrough>
            <wp:docPr id="176632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2792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2250" cy="1685290"/>
                    </a:xfrm>
                    <a:prstGeom prst="rect">
                      <a:avLst/>
                    </a:prstGeom>
                  </pic:spPr>
                </pic:pic>
              </a:graphicData>
            </a:graphic>
            <wp14:sizeRelH relativeFrom="margin">
              <wp14:pctWidth>0</wp14:pctWidth>
            </wp14:sizeRelH>
            <wp14:sizeRelV relativeFrom="margin">
              <wp14:pctHeight>0</wp14:pctHeight>
            </wp14:sizeRelV>
          </wp:anchor>
        </w:drawing>
      </w:r>
    </w:p>
    <w:p w14:paraId="2A6E8BC1" w14:textId="77777777" w:rsidR="002C53B7" w:rsidRDefault="002C53B7" w:rsidP="002C53B7">
      <w:pPr>
        <w:ind w:firstLine="720"/>
        <w:rPr>
          <w:sz w:val="28"/>
          <w:szCs w:val="28"/>
        </w:rPr>
      </w:pPr>
    </w:p>
    <w:p w14:paraId="6D07CA91" w14:textId="77777777" w:rsidR="00F56BA3" w:rsidRDefault="00F56BA3" w:rsidP="002C53B7">
      <w:pPr>
        <w:ind w:firstLine="720"/>
        <w:rPr>
          <w:sz w:val="28"/>
          <w:szCs w:val="28"/>
        </w:rPr>
      </w:pPr>
    </w:p>
    <w:p w14:paraId="2F9C3601" w14:textId="77777777" w:rsidR="00F56BA3" w:rsidRDefault="00F56BA3" w:rsidP="002C53B7">
      <w:pPr>
        <w:ind w:firstLine="720"/>
        <w:rPr>
          <w:sz w:val="28"/>
          <w:szCs w:val="28"/>
        </w:rPr>
      </w:pPr>
    </w:p>
    <w:p w14:paraId="5A04BD13" w14:textId="77777777" w:rsidR="00F56BA3" w:rsidRDefault="00F56BA3" w:rsidP="002C53B7">
      <w:pPr>
        <w:ind w:firstLine="720"/>
        <w:rPr>
          <w:sz w:val="28"/>
          <w:szCs w:val="28"/>
        </w:rPr>
      </w:pPr>
    </w:p>
    <w:p w14:paraId="7498B90C" w14:textId="77777777" w:rsidR="00F56BA3" w:rsidRDefault="00F56BA3" w:rsidP="002C53B7">
      <w:pPr>
        <w:ind w:firstLine="720"/>
        <w:rPr>
          <w:sz w:val="28"/>
          <w:szCs w:val="28"/>
        </w:rPr>
      </w:pPr>
    </w:p>
    <w:p w14:paraId="72211E66" w14:textId="77777777" w:rsidR="00F56BA3" w:rsidRDefault="00F56BA3" w:rsidP="002C53B7">
      <w:pPr>
        <w:ind w:firstLine="720"/>
        <w:rPr>
          <w:sz w:val="28"/>
          <w:szCs w:val="28"/>
        </w:rPr>
      </w:pPr>
    </w:p>
    <w:p w14:paraId="190920C3" w14:textId="77777777" w:rsidR="00F56BA3" w:rsidRDefault="00F56BA3" w:rsidP="002C53B7">
      <w:pPr>
        <w:ind w:firstLine="720"/>
        <w:rPr>
          <w:sz w:val="28"/>
          <w:szCs w:val="28"/>
        </w:rPr>
      </w:pPr>
    </w:p>
    <w:p w14:paraId="79A9B420" w14:textId="77777777" w:rsidR="00F56BA3" w:rsidRDefault="00F56BA3" w:rsidP="002C53B7">
      <w:pPr>
        <w:ind w:firstLine="720"/>
        <w:rPr>
          <w:sz w:val="28"/>
          <w:szCs w:val="28"/>
        </w:rPr>
      </w:pPr>
    </w:p>
    <w:p w14:paraId="307A6EAE" w14:textId="77777777" w:rsidR="00F56BA3" w:rsidRDefault="00F56BA3" w:rsidP="002C53B7">
      <w:pPr>
        <w:ind w:firstLine="720"/>
        <w:rPr>
          <w:sz w:val="28"/>
          <w:szCs w:val="28"/>
        </w:rPr>
      </w:pPr>
    </w:p>
    <w:p w14:paraId="406D2CCC" w14:textId="375C68D9" w:rsidR="00F56BA3" w:rsidRDefault="00F56BA3" w:rsidP="002C53B7">
      <w:pPr>
        <w:ind w:firstLine="720"/>
        <w:rPr>
          <w:b/>
          <w:bCs/>
          <w:sz w:val="28"/>
          <w:szCs w:val="28"/>
          <w:u w:val="single"/>
        </w:rPr>
      </w:pPr>
      <w:r w:rsidRPr="00F56BA3">
        <w:rPr>
          <w:b/>
          <w:bCs/>
          <w:sz w:val="28"/>
          <w:szCs w:val="28"/>
          <w:u w:val="single"/>
        </w:rPr>
        <w:t>Output</w:t>
      </w:r>
    </w:p>
    <w:p w14:paraId="7EBA885A" w14:textId="51E8817C" w:rsidR="00F56BA3" w:rsidRDefault="00F56BA3" w:rsidP="002C53B7">
      <w:pPr>
        <w:ind w:firstLine="720"/>
        <w:rPr>
          <w:b/>
          <w:bCs/>
          <w:sz w:val="28"/>
          <w:szCs w:val="28"/>
          <w:u w:val="single"/>
        </w:rPr>
      </w:pPr>
      <w:r w:rsidRPr="00F56BA3">
        <w:rPr>
          <w:noProof/>
          <w:sz w:val="28"/>
          <w:szCs w:val="28"/>
        </w:rPr>
        <w:drawing>
          <wp:anchor distT="0" distB="0" distL="114300" distR="114300" simplePos="0" relativeHeight="251724800" behindDoc="0" locked="0" layoutInCell="1" allowOverlap="1" wp14:anchorId="244FC71E" wp14:editId="56BAAC29">
            <wp:simplePos x="0" y="0"/>
            <wp:positionH relativeFrom="column">
              <wp:posOffset>3576320</wp:posOffset>
            </wp:positionH>
            <wp:positionV relativeFrom="paragraph">
              <wp:posOffset>220345</wp:posOffset>
            </wp:positionV>
            <wp:extent cx="2630170" cy="758825"/>
            <wp:effectExtent l="0" t="0" r="0" b="3175"/>
            <wp:wrapThrough wrapText="bothSides">
              <wp:wrapPolygon edited="0">
                <wp:start x="0" y="0"/>
                <wp:lineTo x="0" y="21148"/>
                <wp:lineTo x="21433" y="21148"/>
                <wp:lineTo x="21433" y="0"/>
                <wp:lineTo x="0" y="0"/>
              </wp:wrapPolygon>
            </wp:wrapThrough>
            <wp:docPr id="1718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54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30170" cy="758825"/>
                    </a:xfrm>
                    <a:prstGeom prst="rect">
                      <a:avLst/>
                    </a:prstGeom>
                  </pic:spPr>
                </pic:pic>
              </a:graphicData>
            </a:graphic>
          </wp:anchor>
        </w:drawing>
      </w:r>
      <w:r w:rsidRPr="00F56BA3">
        <w:rPr>
          <w:noProof/>
          <w:sz w:val="28"/>
          <w:szCs w:val="28"/>
        </w:rPr>
        <w:drawing>
          <wp:anchor distT="0" distB="0" distL="114300" distR="114300" simplePos="0" relativeHeight="251723776" behindDoc="0" locked="0" layoutInCell="1" allowOverlap="1" wp14:anchorId="4DF277A5" wp14:editId="10D5A2D4">
            <wp:simplePos x="0" y="0"/>
            <wp:positionH relativeFrom="column">
              <wp:posOffset>455295</wp:posOffset>
            </wp:positionH>
            <wp:positionV relativeFrom="paragraph">
              <wp:posOffset>204470</wp:posOffset>
            </wp:positionV>
            <wp:extent cx="2733675" cy="779145"/>
            <wp:effectExtent l="0" t="0" r="9525" b="1905"/>
            <wp:wrapThrough wrapText="bothSides">
              <wp:wrapPolygon edited="0">
                <wp:start x="0" y="0"/>
                <wp:lineTo x="0" y="21125"/>
                <wp:lineTo x="21525" y="21125"/>
                <wp:lineTo x="21525" y="0"/>
                <wp:lineTo x="0" y="0"/>
              </wp:wrapPolygon>
            </wp:wrapThrough>
            <wp:docPr id="134446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68487" name=""/>
                    <pic:cNvPicPr/>
                  </pic:nvPicPr>
                  <pic:blipFill>
                    <a:blip r:embed="rId34">
                      <a:extLst>
                        <a:ext uri="{28A0092B-C50C-407E-A947-70E740481C1C}">
                          <a14:useLocalDpi xmlns:a14="http://schemas.microsoft.com/office/drawing/2010/main" val="0"/>
                        </a:ext>
                      </a:extLst>
                    </a:blip>
                    <a:stretch>
                      <a:fillRect/>
                    </a:stretch>
                  </pic:blipFill>
                  <pic:spPr>
                    <a:xfrm>
                      <a:off x="0" y="0"/>
                      <a:ext cx="2733675" cy="779145"/>
                    </a:xfrm>
                    <a:prstGeom prst="rect">
                      <a:avLst/>
                    </a:prstGeom>
                  </pic:spPr>
                </pic:pic>
              </a:graphicData>
            </a:graphic>
            <wp14:sizeRelH relativeFrom="margin">
              <wp14:pctWidth>0</wp14:pctWidth>
            </wp14:sizeRelH>
            <wp14:sizeRelV relativeFrom="margin">
              <wp14:pctHeight>0</wp14:pctHeight>
            </wp14:sizeRelV>
          </wp:anchor>
        </w:drawing>
      </w:r>
    </w:p>
    <w:p w14:paraId="1004E976" w14:textId="6E3066E6" w:rsidR="00F56BA3" w:rsidRDefault="00F56BA3" w:rsidP="002C53B7">
      <w:pPr>
        <w:ind w:firstLine="720"/>
        <w:rPr>
          <w:sz w:val="28"/>
          <w:szCs w:val="28"/>
        </w:rPr>
      </w:pPr>
    </w:p>
    <w:p w14:paraId="64F6CD1A" w14:textId="77777777" w:rsidR="00F56BA3" w:rsidRPr="00F56BA3" w:rsidRDefault="00F56BA3" w:rsidP="00F56BA3">
      <w:pPr>
        <w:rPr>
          <w:sz w:val="28"/>
          <w:szCs w:val="28"/>
        </w:rPr>
      </w:pPr>
    </w:p>
    <w:tbl>
      <w:tblPr>
        <w:tblStyle w:val="TableGrid"/>
        <w:tblpPr w:leftFromText="180" w:rightFromText="180" w:vertAnchor="page" w:horzAnchor="margin" w:tblpY="8422"/>
        <w:tblW w:w="10313" w:type="dxa"/>
        <w:tblLook w:val="04A0" w:firstRow="1" w:lastRow="0" w:firstColumn="1" w:lastColumn="0" w:noHBand="0" w:noVBand="1"/>
      </w:tblPr>
      <w:tblGrid>
        <w:gridCol w:w="1555"/>
        <w:gridCol w:w="4961"/>
        <w:gridCol w:w="3797"/>
      </w:tblGrid>
      <w:tr w:rsidR="00F56BA3" w:rsidRPr="00074481" w14:paraId="5F429E3B" w14:textId="77777777" w:rsidTr="00F56BA3">
        <w:trPr>
          <w:trHeight w:val="416"/>
        </w:trPr>
        <w:tc>
          <w:tcPr>
            <w:tcW w:w="1555" w:type="dxa"/>
          </w:tcPr>
          <w:p w14:paraId="4B77C6F0" w14:textId="77777777" w:rsidR="00F56BA3" w:rsidRPr="00074481" w:rsidRDefault="00F56BA3" w:rsidP="00F56BA3">
            <w:pPr>
              <w:jc w:val="center"/>
              <w:rPr>
                <w:b/>
                <w:bCs/>
                <w:sz w:val="24"/>
                <w:szCs w:val="24"/>
              </w:rPr>
            </w:pPr>
            <w:r w:rsidRPr="00074481">
              <w:rPr>
                <w:b/>
                <w:bCs/>
                <w:sz w:val="24"/>
                <w:szCs w:val="24"/>
              </w:rPr>
              <w:t>S.No.</w:t>
            </w:r>
          </w:p>
        </w:tc>
        <w:tc>
          <w:tcPr>
            <w:tcW w:w="4961" w:type="dxa"/>
          </w:tcPr>
          <w:p w14:paraId="4D17C758" w14:textId="77777777" w:rsidR="00F56BA3" w:rsidRPr="00074481" w:rsidRDefault="00F56BA3" w:rsidP="00F56BA3">
            <w:pPr>
              <w:jc w:val="center"/>
              <w:rPr>
                <w:b/>
                <w:bCs/>
                <w:sz w:val="24"/>
                <w:szCs w:val="24"/>
              </w:rPr>
            </w:pPr>
            <w:r w:rsidRPr="00074481">
              <w:rPr>
                <w:b/>
                <w:bCs/>
                <w:sz w:val="24"/>
                <w:szCs w:val="24"/>
              </w:rPr>
              <w:t>Errors</w:t>
            </w:r>
          </w:p>
        </w:tc>
        <w:tc>
          <w:tcPr>
            <w:tcW w:w="3797" w:type="dxa"/>
          </w:tcPr>
          <w:p w14:paraId="244752DD" w14:textId="77777777" w:rsidR="00F56BA3" w:rsidRPr="00074481" w:rsidRDefault="00F56BA3" w:rsidP="00F56BA3">
            <w:pPr>
              <w:jc w:val="center"/>
              <w:rPr>
                <w:b/>
                <w:bCs/>
                <w:sz w:val="24"/>
                <w:szCs w:val="24"/>
              </w:rPr>
            </w:pPr>
            <w:r w:rsidRPr="00074481">
              <w:rPr>
                <w:b/>
                <w:bCs/>
                <w:sz w:val="24"/>
                <w:szCs w:val="24"/>
              </w:rPr>
              <w:t>Rectification</w:t>
            </w:r>
          </w:p>
        </w:tc>
      </w:tr>
      <w:tr w:rsidR="00F56BA3" w:rsidRPr="00074481" w14:paraId="2F21FC72" w14:textId="77777777" w:rsidTr="00F56BA3">
        <w:trPr>
          <w:trHeight w:val="693"/>
        </w:trPr>
        <w:tc>
          <w:tcPr>
            <w:tcW w:w="1555" w:type="dxa"/>
          </w:tcPr>
          <w:p w14:paraId="19BD353F" w14:textId="77777777" w:rsidR="00F56BA3" w:rsidRPr="00074481" w:rsidRDefault="00F56BA3" w:rsidP="00F56BA3">
            <w:pPr>
              <w:jc w:val="center"/>
              <w:rPr>
                <w:sz w:val="24"/>
                <w:szCs w:val="24"/>
              </w:rPr>
            </w:pPr>
            <w:r w:rsidRPr="00074481">
              <w:rPr>
                <w:sz w:val="24"/>
                <w:szCs w:val="24"/>
              </w:rPr>
              <w:t>1.</w:t>
            </w:r>
          </w:p>
        </w:tc>
        <w:tc>
          <w:tcPr>
            <w:tcW w:w="4961" w:type="dxa"/>
          </w:tcPr>
          <w:p w14:paraId="37F579D9" w14:textId="77777777" w:rsidR="00F56BA3" w:rsidRPr="00F56BA3" w:rsidRDefault="00F56BA3" w:rsidP="00F56BA3">
            <w:pPr>
              <w:rPr>
                <w:sz w:val="24"/>
                <w:szCs w:val="24"/>
              </w:rPr>
            </w:pPr>
            <w:r w:rsidRPr="00F56BA3">
              <w:rPr>
                <w:sz w:val="24"/>
                <w:szCs w:val="24"/>
              </w:rPr>
              <w:t>error: cannot find symbol</w:t>
            </w:r>
          </w:p>
          <w:p w14:paraId="2EB9F51A" w14:textId="5F505924" w:rsidR="00F56BA3" w:rsidRPr="00074481" w:rsidRDefault="00F56BA3" w:rsidP="00F56BA3">
            <w:pPr>
              <w:rPr>
                <w:sz w:val="24"/>
                <w:szCs w:val="24"/>
              </w:rPr>
            </w:pPr>
            <w:r w:rsidRPr="00F56BA3">
              <w:rPr>
                <w:sz w:val="24"/>
                <w:szCs w:val="24"/>
              </w:rPr>
              <w:t xml:space="preserve">                string result=(n&gt;m)? n:m;</w:t>
            </w:r>
          </w:p>
        </w:tc>
        <w:tc>
          <w:tcPr>
            <w:tcW w:w="3797" w:type="dxa"/>
          </w:tcPr>
          <w:p w14:paraId="2EFCB113" w14:textId="748E02EE" w:rsidR="00F56BA3" w:rsidRPr="00074481" w:rsidRDefault="00F56BA3" w:rsidP="00F56BA3">
            <w:pPr>
              <w:rPr>
                <w:sz w:val="24"/>
                <w:szCs w:val="24"/>
              </w:rPr>
            </w:pPr>
            <w:r>
              <w:rPr>
                <w:sz w:val="24"/>
                <w:szCs w:val="24"/>
              </w:rPr>
              <w:t>Change the data type of result to int</w:t>
            </w:r>
          </w:p>
        </w:tc>
      </w:tr>
    </w:tbl>
    <w:p w14:paraId="506E8F61" w14:textId="77777777" w:rsidR="00F56BA3" w:rsidRPr="00F56BA3" w:rsidRDefault="00F56BA3" w:rsidP="00F56BA3">
      <w:pPr>
        <w:rPr>
          <w:sz w:val="28"/>
          <w:szCs w:val="28"/>
        </w:rPr>
      </w:pPr>
    </w:p>
    <w:p w14:paraId="7D831E82" w14:textId="77777777" w:rsidR="00F56BA3" w:rsidRPr="00F56BA3" w:rsidRDefault="00F56BA3" w:rsidP="00F56BA3">
      <w:pPr>
        <w:rPr>
          <w:sz w:val="28"/>
          <w:szCs w:val="28"/>
        </w:rPr>
      </w:pPr>
    </w:p>
    <w:p w14:paraId="054153BF" w14:textId="77777777" w:rsidR="00F56BA3" w:rsidRPr="00F56BA3" w:rsidRDefault="00F56BA3" w:rsidP="00F56BA3">
      <w:pPr>
        <w:rPr>
          <w:sz w:val="28"/>
          <w:szCs w:val="28"/>
        </w:rPr>
      </w:pPr>
    </w:p>
    <w:p w14:paraId="2C7064D5" w14:textId="77777777" w:rsidR="00F56BA3" w:rsidRPr="00074481" w:rsidRDefault="00F56BA3" w:rsidP="00F56BA3">
      <w:pPr>
        <w:ind w:firstLine="360"/>
        <w:rPr>
          <w:b/>
          <w:bCs/>
          <w:sz w:val="24"/>
          <w:szCs w:val="24"/>
          <w:u w:val="single"/>
        </w:rPr>
      </w:pPr>
      <w:r w:rsidRPr="00074481">
        <w:rPr>
          <w:b/>
          <w:bCs/>
          <w:sz w:val="24"/>
          <w:szCs w:val="24"/>
          <w:u w:val="single"/>
        </w:rPr>
        <w:t>Concepts to be known:</w:t>
      </w:r>
    </w:p>
    <w:p w14:paraId="6ED918B1" w14:textId="77777777" w:rsidR="00F56BA3" w:rsidRPr="00074481" w:rsidRDefault="00F56BA3" w:rsidP="00F56BA3">
      <w:pPr>
        <w:rPr>
          <w:b/>
          <w:bCs/>
          <w:sz w:val="24"/>
          <w:szCs w:val="24"/>
          <w:u w:val="single"/>
        </w:rPr>
      </w:pPr>
    </w:p>
    <w:p w14:paraId="19952BEC" w14:textId="77777777" w:rsidR="00F56BA3" w:rsidRPr="00074481" w:rsidRDefault="00F56BA3" w:rsidP="00F56BA3">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0AC2CCB0" w14:textId="77777777" w:rsidR="00F56BA3" w:rsidRPr="00074481" w:rsidRDefault="00F56BA3" w:rsidP="00F56BA3">
      <w:pPr>
        <w:pStyle w:val="ListParagraph"/>
        <w:numPr>
          <w:ilvl w:val="1"/>
          <w:numId w:val="49"/>
        </w:numPr>
        <w:rPr>
          <w:b/>
          <w:bCs/>
          <w:sz w:val="24"/>
          <w:szCs w:val="24"/>
        </w:rPr>
      </w:pPr>
      <w:r w:rsidRPr="00074481">
        <w:rPr>
          <w:sz w:val="24"/>
          <w:szCs w:val="24"/>
        </w:rPr>
        <w:t>System.out.println(" ")-to print the statement</w:t>
      </w:r>
    </w:p>
    <w:p w14:paraId="6E332825" w14:textId="77777777" w:rsidR="00F56BA3" w:rsidRPr="00074481" w:rsidRDefault="00F56BA3" w:rsidP="00F56BA3">
      <w:pPr>
        <w:pStyle w:val="ListParagraph"/>
        <w:numPr>
          <w:ilvl w:val="1"/>
          <w:numId w:val="49"/>
        </w:numPr>
        <w:rPr>
          <w:b/>
          <w:bCs/>
          <w:sz w:val="24"/>
          <w:szCs w:val="24"/>
        </w:rPr>
      </w:pPr>
      <w:r w:rsidRPr="00074481">
        <w:rPr>
          <w:sz w:val="24"/>
          <w:szCs w:val="24"/>
        </w:rPr>
        <w:t>String – to declare the data type as string</w:t>
      </w:r>
    </w:p>
    <w:p w14:paraId="4F6DE9C8" w14:textId="77777777" w:rsidR="00F56BA3" w:rsidRPr="00074481" w:rsidRDefault="00F56BA3" w:rsidP="00F56BA3">
      <w:pPr>
        <w:pStyle w:val="ListParagraph"/>
        <w:numPr>
          <w:ilvl w:val="1"/>
          <w:numId w:val="49"/>
        </w:numPr>
        <w:rPr>
          <w:b/>
          <w:bCs/>
          <w:sz w:val="24"/>
          <w:szCs w:val="24"/>
        </w:rPr>
      </w:pPr>
      <w:r w:rsidRPr="00074481">
        <w:rPr>
          <w:sz w:val="24"/>
          <w:szCs w:val="24"/>
        </w:rPr>
        <w:t>int – to declare the data types as integer</w:t>
      </w:r>
    </w:p>
    <w:p w14:paraId="46AE74DF" w14:textId="77777777" w:rsidR="00F56BA3" w:rsidRPr="00074481" w:rsidRDefault="00F56BA3" w:rsidP="00F56BA3">
      <w:pPr>
        <w:pStyle w:val="ListParagraph"/>
        <w:numPr>
          <w:ilvl w:val="1"/>
          <w:numId w:val="49"/>
        </w:numPr>
        <w:rPr>
          <w:b/>
          <w:bCs/>
          <w:sz w:val="24"/>
          <w:szCs w:val="24"/>
        </w:rPr>
      </w:pPr>
      <w:r w:rsidRPr="00074481">
        <w:rPr>
          <w:sz w:val="24"/>
          <w:szCs w:val="24"/>
        </w:rPr>
        <w:t xml:space="preserve">// - used to write comments </w:t>
      </w:r>
    </w:p>
    <w:p w14:paraId="2DC67956" w14:textId="77777777" w:rsidR="00F56BA3" w:rsidRPr="00074481" w:rsidRDefault="00F56BA3" w:rsidP="00F56BA3">
      <w:pPr>
        <w:pStyle w:val="ListParagraph"/>
        <w:numPr>
          <w:ilvl w:val="1"/>
          <w:numId w:val="49"/>
        </w:numPr>
        <w:rPr>
          <w:sz w:val="24"/>
          <w:szCs w:val="24"/>
        </w:rPr>
      </w:pPr>
      <w:r w:rsidRPr="00074481">
        <w:rPr>
          <w:sz w:val="24"/>
          <w:szCs w:val="24"/>
        </w:rPr>
        <w:t>Scanner input=new Scanner(System.in):</w:t>
      </w:r>
    </w:p>
    <w:p w14:paraId="62C886A3" w14:textId="3229A86B" w:rsidR="00F56BA3" w:rsidRPr="00F56BA3" w:rsidRDefault="00F56BA3" w:rsidP="00F56BA3">
      <w:pPr>
        <w:pStyle w:val="ListParagraph"/>
        <w:numPr>
          <w:ilvl w:val="1"/>
          <w:numId w:val="49"/>
        </w:numPr>
        <w:rPr>
          <w:sz w:val="28"/>
          <w:szCs w:val="28"/>
        </w:rPr>
      </w:pPr>
      <w:r w:rsidRPr="00F56BA3">
        <w:rPr>
          <w:sz w:val="24"/>
          <w:szCs w:val="24"/>
        </w:rPr>
        <w:t>int &lt;variable name&gt;=input.nextInt():</w:t>
      </w:r>
    </w:p>
    <w:p w14:paraId="16B93249" w14:textId="59CAC753" w:rsidR="00F56BA3" w:rsidRDefault="00F56BA3" w:rsidP="00F56BA3">
      <w:pPr>
        <w:tabs>
          <w:tab w:val="left" w:pos="7407"/>
        </w:tabs>
        <w:rPr>
          <w:sz w:val="28"/>
          <w:szCs w:val="28"/>
        </w:rPr>
      </w:pPr>
      <w:r>
        <w:rPr>
          <w:sz w:val="28"/>
          <w:szCs w:val="28"/>
        </w:rPr>
        <w:tab/>
      </w:r>
    </w:p>
    <w:p w14:paraId="620A3EA6" w14:textId="77777777" w:rsidR="00F56BA3" w:rsidRDefault="00F56BA3" w:rsidP="00F56BA3">
      <w:pPr>
        <w:tabs>
          <w:tab w:val="left" w:pos="7407"/>
        </w:tabs>
        <w:rPr>
          <w:sz w:val="28"/>
          <w:szCs w:val="28"/>
        </w:rPr>
      </w:pPr>
    </w:p>
    <w:p w14:paraId="6052B929" w14:textId="77777777" w:rsidR="00F56BA3" w:rsidRDefault="00F56BA3" w:rsidP="00F56BA3">
      <w:pPr>
        <w:tabs>
          <w:tab w:val="left" w:pos="7407"/>
        </w:tabs>
        <w:rPr>
          <w:sz w:val="28"/>
          <w:szCs w:val="28"/>
        </w:rPr>
      </w:pPr>
    </w:p>
    <w:p w14:paraId="7E037CB0" w14:textId="77777777" w:rsidR="00F56BA3" w:rsidRDefault="00F56BA3" w:rsidP="00F56BA3">
      <w:pPr>
        <w:tabs>
          <w:tab w:val="left" w:pos="7407"/>
        </w:tabs>
        <w:rPr>
          <w:sz w:val="28"/>
          <w:szCs w:val="28"/>
        </w:rPr>
      </w:pPr>
    </w:p>
    <w:p w14:paraId="588F2B53" w14:textId="77777777" w:rsidR="00F56BA3" w:rsidRDefault="00F56BA3" w:rsidP="00F56BA3">
      <w:pPr>
        <w:tabs>
          <w:tab w:val="left" w:pos="7407"/>
        </w:tabs>
        <w:rPr>
          <w:sz w:val="28"/>
          <w:szCs w:val="28"/>
        </w:rPr>
      </w:pPr>
    </w:p>
    <w:p w14:paraId="04070DF5" w14:textId="77777777" w:rsidR="00F56BA3" w:rsidRDefault="00F56BA3" w:rsidP="00F56BA3">
      <w:pPr>
        <w:tabs>
          <w:tab w:val="left" w:pos="7407"/>
        </w:tabs>
        <w:rPr>
          <w:sz w:val="28"/>
          <w:szCs w:val="28"/>
        </w:rPr>
      </w:pPr>
    </w:p>
    <w:p w14:paraId="6844BBA0" w14:textId="24307DFD" w:rsidR="00F56BA3" w:rsidRDefault="00F56BA3" w:rsidP="00F56BA3">
      <w:pPr>
        <w:tabs>
          <w:tab w:val="left" w:pos="7407"/>
        </w:tabs>
        <w:rPr>
          <w:sz w:val="28"/>
          <w:szCs w:val="28"/>
        </w:rPr>
      </w:pPr>
    </w:p>
    <w:p w14:paraId="150CB4C1" w14:textId="39C976C9" w:rsidR="00F56BA3" w:rsidRPr="00074481" w:rsidRDefault="00F56BA3" w:rsidP="00F56BA3">
      <w:pPr>
        <w:ind w:firstLine="720"/>
        <w:rPr>
          <w:b/>
          <w:bCs/>
          <w:sz w:val="24"/>
          <w:szCs w:val="24"/>
        </w:rPr>
      </w:pPr>
      <w:r w:rsidRPr="00074481">
        <w:rPr>
          <w:b/>
          <w:bCs/>
          <w:sz w:val="24"/>
          <w:szCs w:val="24"/>
          <w:u w:val="single"/>
        </w:rPr>
        <w:lastRenderedPageBreak/>
        <w:t xml:space="preserve">Program </w:t>
      </w:r>
      <w:r w:rsidR="00D12956">
        <w:rPr>
          <w:b/>
          <w:bCs/>
          <w:sz w:val="24"/>
          <w:szCs w:val="24"/>
          <w:u w:val="single"/>
        </w:rPr>
        <w:t>5</w:t>
      </w:r>
      <w:r w:rsidRPr="00074481">
        <w:rPr>
          <w:b/>
          <w:bCs/>
          <w:sz w:val="24"/>
          <w:szCs w:val="24"/>
          <w:u w:val="single"/>
        </w:rPr>
        <w:t>)</w:t>
      </w:r>
    </w:p>
    <w:p w14:paraId="237F12F4" w14:textId="77777777" w:rsidR="00F56BA3" w:rsidRPr="00074481" w:rsidRDefault="00F56BA3" w:rsidP="00F56BA3">
      <w:pPr>
        <w:rPr>
          <w:b/>
          <w:bCs/>
          <w:sz w:val="24"/>
          <w:szCs w:val="24"/>
        </w:rPr>
      </w:pPr>
    </w:p>
    <w:p w14:paraId="5D06CF04" w14:textId="338AEAEE" w:rsidR="00F56BA3" w:rsidRDefault="00F56BA3" w:rsidP="00F56BA3">
      <w:pPr>
        <w:ind w:firstLine="720"/>
        <w:rPr>
          <w:b/>
          <w:bCs/>
          <w:sz w:val="24"/>
          <w:szCs w:val="24"/>
        </w:rPr>
      </w:pPr>
      <w:r w:rsidRPr="00074481">
        <w:rPr>
          <w:b/>
          <w:bCs/>
          <w:sz w:val="24"/>
          <w:szCs w:val="24"/>
          <w:u w:val="single"/>
        </w:rPr>
        <w:t>AIM</w:t>
      </w:r>
      <w:r w:rsidRPr="00074481">
        <w:rPr>
          <w:b/>
          <w:bCs/>
          <w:sz w:val="24"/>
          <w:szCs w:val="24"/>
        </w:rPr>
        <w:t xml:space="preserve">- </w:t>
      </w:r>
      <w:r>
        <w:rPr>
          <w:b/>
          <w:bCs/>
          <w:sz w:val="24"/>
          <w:szCs w:val="24"/>
        </w:rPr>
        <w:t>T</w:t>
      </w:r>
      <w:r w:rsidRPr="00C96494">
        <w:rPr>
          <w:b/>
          <w:bCs/>
          <w:sz w:val="24"/>
          <w:szCs w:val="24"/>
        </w:rPr>
        <w:t xml:space="preserve">o </w:t>
      </w:r>
      <w:r w:rsidRPr="00F56BA3">
        <w:rPr>
          <w:b/>
          <w:bCs/>
          <w:sz w:val="24"/>
          <w:szCs w:val="24"/>
        </w:rPr>
        <w:t>find the factorial of the number</w:t>
      </w:r>
      <w:r>
        <w:rPr>
          <w:b/>
          <w:bCs/>
          <w:sz w:val="24"/>
          <w:szCs w:val="24"/>
        </w:rPr>
        <w:t xml:space="preserve"> using JAVA</w:t>
      </w:r>
    </w:p>
    <w:p w14:paraId="4AE7D7DF" w14:textId="3D3D76BE" w:rsidR="00F56BA3" w:rsidRDefault="00F56BA3" w:rsidP="00F56BA3">
      <w:pPr>
        <w:ind w:firstLine="720"/>
        <w:rPr>
          <w:b/>
          <w:bCs/>
          <w:sz w:val="24"/>
          <w:szCs w:val="24"/>
        </w:rPr>
      </w:pPr>
    </w:p>
    <w:p w14:paraId="3AB78CCD" w14:textId="7A01247F" w:rsidR="00F56BA3" w:rsidRDefault="006E1B20" w:rsidP="00F56BA3">
      <w:pPr>
        <w:ind w:firstLine="720"/>
        <w:rPr>
          <w:b/>
          <w:bCs/>
          <w:sz w:val="24"/>
          <w:szCs w:val="24"/>
        </w:rPr>
      </w:pPr>
      <w:r w:rsidRPr="006E1B20">
        <w:rPr>
          <w:b/>
          <w:bCs/>
          <w:noProof/>
          <w:sz w:val="24"/>
          <w:szCs w:val="24"/>
        </w:rPr>
        <w:drawing>
          <wp:anchor distT="0" distB="0" distL="114300" distR="114300" simplePos="0" relativeHeight="251725824" behindDoc="0" locked="0" layoutInCell="1" allowOverlap="1" wp14:anchorId="5AA88DB1" wp14:editId="1D40B70A">
            <wp:simplePos x="0" y="0"/>
            <wp:positionH relativeFrom="column">
              <wp:posOffset>1017447</wp:posOffset>
            </wp:positionH>
            <wp:positionV relativeFrom="paragraph">
              <wp:posOffset>25603</wp:posOffset>
            </wp:positionV>
            <wp:extent cx="3955415" cy="1835785"/>
            <wp:effectExtent l="0" t="0" r="6985" b="0"/>
            <wp:wrapThrough wrapText="bothSides">
              <wp:wrapPolygon edited="0">
                <wp:start x="0" y="0"/>
                <wp:lineTo x="0" y="21294"/>
                <wp:lineTo x="21534" y="21294"/>
                <wp:lineTo x="21534" y="0"/>
                <wp:lineTo x="0" y="0"/>
              </wp:wrapPolygon>
            </wp:wrapThrough>
            <wp:docPr id="14239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733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55415" cy="1835785"/>
                    </a:xfrm>
                    <a:prstGeom prst="rect">
                      <a:avLst/>
                    </a:prstGeom>
                  </pic:spPr>
                </pic:pic>
              </a:graphicData>
            </a:graphic>
            <wp14:sizeRelH relativeFrom="margin">
              <wp14:pctWidth>0</wp14:pctWidth>
            </wp14:sizeRelH>
            <wp14:sizeRelV relativeFrom="margin">
              <wp14:pctHeight>0</wp14:pctHeight>
            </wp14:sizeRelV>
          </wp:anchor>
        </w:drawing>
      </w:r>
    </w:p>
    <w:p w14:paraId="7BE25635" w14:textId="6940A504" w:rsidR="00F56BA3" w:rsidRDefault="00F56BA3" w:rsidP="00F56BA3">
      <w:pPr>
        <w:tabs>
          <w:tab w:val="left" w:pos="7407"/>
        </w:tabs>
        <w:rPr>
          <w:sz w:val="28"/>
          <w:szCs w:val="28"/>
        </w:rPr>
      </w:pPr>
    </w:p>
    <w:p w14:paraId="3457D383" w14:textId="77777777" w:rsidR="006E1B20" w:rsidRDefault="006E1B20" w:rsidP="00F56BA3">
      <w:pPr>
        <w:tabs>
          <w:tab w:val="left" w:pos="7407"/>
        </w:tabs>
        <w:rPr>
          <w:sz w:val="28"/>
          <w:szCs w:val="28"/>
        </w:rPr>
      </w:pPr>
    </w:p>
    <w:p w14:paraId="20B1B822" w14:textId="77777777" w:rsidR="006E1B20" w:rsidRDefault="006E1B20" w:rsidP="00F56BA3">
      <w:pPr>
        <w:tabs>
          <w:tab w:val="left" w:pos="7407"/>
        </w:tabs>
        <w:rPr>
          <w:sz w:val="28"/>
          <w:szCs w:val="28"/>
        </w:rPr>
      </w:pPr>
    </w:p>
    <w:p w14:paraId="3EB65BB6" w14:textId="77777777" w:rsidR="006E1B20" w:rsidRDefault="006E1B20" w:rsidP="00F56BA3">
      <w:pPr>
        <w:tabs>
          <w:tab w:val="left" w:pos="7407"/>
        </w:tabs>
        <w:rPr>
          <w:sz w:val="28"/>
          <w:szCs w:val="28"/>
        </w:rPr>
      </w:pPr>
    </w:p>
    <w:p w14:paraId="310E9AED" w14:textId="77777777" w:rsidR="006E1B20" w:rsidRDefault="006E1B20" w:rsidP="00F56BA3">
      <w:pPr>
        <w:tabs>
          <w:tab w:val="left" w:pos="7407"/>
        </w:tabs>
        <w:rPr>
          <w:sz w:val="28"/>
          <w:szCs w:val="28"/>
        </w:rPr>
      </w:pPr>
    </w:p>
    <w:p w14:paraId="5B018423" w14:textId="77777777" w:rsidR="006E1B20" w:rsidRDefault="006E1B20" w:rsidP="00F56BA3">
      <w:pPr>
        <w:tabs>
          <w:tab w:val="left" w:pos="7407"/>
        </w:tabs>
        <w:rPr>
          <w:sz w:val="28"/>
          <w:szCs w:val="28"/>
        </w:rPr>
      </w:pPr>
    </w:p>
    <w:p w14:paraId="2E203E50" w14:textId="77777777" w:rsidR="006E1B20" w:rsidRDefault="006E1B20" w:rsidP="00F56BA3">
      <w:pPr>
        <w:tabs>
          <w:tab w:val="left" w:pos="7407"/>
        </w:tabs>
        <w:rPr>
          <w:sz w:val="28"/>
          <w:szCs w:val="28"/>
        </w:rPr>
      </w:pPr>
    </w:p>
    <w:p w14:paraId="673B7C2E" w14:textId="77777777" w:rsidR="006E1B20" w:rsidRDefault="006E1B20" w:rsidP="00F56BA3">
      <w:pPr>
        <w:tabs>
          <w:tab w:val="left" w:pos="7407"/>
        </w:tabs>
        <w:rPr>
          <w:sz w:val="28"/>
          <w:szCs w:val="28"/>
        </w:rPr>
      </w:pPr>
    </w:p>
    <w:p w14:paraId="0E0ABE71" w14:textId="0ABB91AB" w:rsidR="006E1B20" w:rsidRDefault="006E1B20" w:rsidP="00F56BA3">
      <w:pPr>
        <w:tabs>
          <w:tab w:val="left" w:pos="7407"/>
        </w:tabs>
        <w:rPr>
          <w:sz w:val="28"/>
          <w:szCs w:val="28"/>
        </w:rPr>
      </w:pPr>
    </w:p>
    <w:p w14:paraId="0CAD36BD" w14:textId="77777777" w:rsidR="006E1B20" w:rsidRDefault="006E1B20" w:rsidP="00F56BA3">
      <w:pPr>
        <w:tabs>
          <w:tab w:val="left" w:pos="7407"/>
        </w:tabs>
        <w:rPr>
          <w:sz w:val="28"/>
          <w:szCs w:val="28"/>
        </w:rPr>
      </w:pPr>
    </w:p>
    <w:p w14:paraId="4096A987" w14:textId="7D9719D5" w:rsidR="006E1B20" w:rsidRDefault="006E1B20" w:rsidP="00F56BA3">
      <w:pPr>
        <w:tabs>
          <w:tab w:val="left" w:pos="7407"/>
        </w:tabs>
        <w:rPr>
          <w:b/>
          <w:bCs/>
          <w:sz w:val="28"/>
          <w:szCs w:val="28"/>
          <w:u w:val="single"/>
        </w:rPr>
      </w:pPr>
      <w:r>
        <w:rPr>
          <w:sz w:val="28"/>
          <w:szCs w:val="28"/>
        </w:rPr>
        <w:t xml:space="preserve">         </w:t>
      </w:r>
      <w:r w:rsidRPr="006E1B20">
        <w:rPr>
          <w:b/>
          <w:bCs/>
          <w:sz w:val="28"/>
          <w:szCs w:val="28"/>
          <w:u w:val="single"/>
        </w:rPr>
        <w:t>Output</w:t>
      </w:r>
    </w:p>
    <w:p w14:paraId="2D02D82D" w14:textId="28C6EFF3" w:rsidR="006E1B20" w:rsidRDefault="006E1B20" w:rsidP="00F56BA3">
      <w:pPr>
        <w:tabs>
          <w:tab w:val="left" w:pos="7407"/>
        </w:tabs>
        <w:rPr>
          <w:b/>
          <w:bCs/>
          <w:sz w:val="28"/>
          <w:szCs w:val="28"/>
          <w:u w:val="single"/>
        </w:rPr>
      </w:pPr>
      <w:r w:rsidRPr="006E1B20">
        <w:rPr>
          <w:b/>
          <w:bCs/>
          <w:noProof/>
          <w:sz w:val="28"/>
          <w:szCs w:val="28"/>
          <w:u w:val="single"/>
        </w:rPr>
        <w:drawing>
          <wp:anchor distT="0" distB="0" distL="114300" distR="114300" simplePos="0" relativeHeight="251726848" behindDoc="0" locked="0" layoutInCell="1" allowOverlap="1" wp14:anchorId="62B96519" wp14:editId="51C3888D">
            <wp:simplePos x="0" y="0"/>
            <wp:positionH relativeFrom="margin">
              <wp:posOffset>293370</wp:posOffset>
            </wp:positionH>
            <wp:positionV relativeFrom="paragraph">
              <wp:posOffset>267970</wp:posOffset>
            </wp:positionV>
            <wp:extent cx="2790190" cy="551815"/>
            <wp:effectExtent l="0" t="0" r="0" b="635"/>
            <wp:wrapThrough wrapText="bothSides">
              <wp:wrapPolygon edited="0">
                <wp:start x="0" y="0"/>
                <wp:lineTo x="0" y="20879"/>
                <wp:lineTo x="21384" y="20879"/>
                <wp:lineTo x="21384" y="0"/>
                <wp:lineTo x="0" y="0"/>
              </wp:wrapPolygon>
            </wp:wrapThrough>
            <wp:docPr id="136236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6702" name=""/>
                    <pic:cNvPicPr/>
                  </pic:nvPicPr>
                  <pic:blipFill rotWithShape="1">
                    <a:blip r:embed="rId36">
                      <a:extLst>
                        <a:ext uri="{28A0092B-C50C-407E-A947-70E740481C1C}">
                          <a14:useLocalDpi xmlns:a14="http://schemas.microsoft.com/office/drawing/2010/main" val="0"/>
                        </a:ext>
                      </a:extLst>
                    </a:blip>
                    <a:srcRect b="47636"/>
                    <a:stretch/>
                  </pic:blipFill>
                  <pic:spPr bwMode="auto">
                    <a:xfrm>
                      <a:off x="0" y="0"/>
                      <a:ext cx="279019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E4D79" w14:textId="480DF7FA" w:rsidR="00B63D3F" w:rsidRPr="00B63D3F" w:rsidRDefault="00B63D3F" w:rsidP="00B63D3F">
      <w:pPr>
        <w:rPr>
          <w:sz w:val="28"/>
          <w:szCs w:val="28"/>
        </w:rPr>
      </w:pPr>
      <w:r w:rsidRPr="006E1B20">
        <w:rPr>
          <w:b/>
          <w:bCs/>
          <w:noProof/>
          <w:sz w:val="28"/>
          <w:szCs w:val="28"/>
          <w:u w:val="single"/>
        </w:rPr>
        <w:drawing>
          <wp:anchor distT="0" distB="0" distL="114300" distR="114300" simplePos="0" relativeHeight="251729920" behindDoc="0" locked="0" layoutInCell="1" allowOverlap="1" wp14:anchorId="66E8B3CA" wp14:editId="2629E192">
            <wp:simplePos x="0" y="0"/>
            <wp:positionH relativeFrom="margin">
              <wp:posOffset>3418205</wp:posOffset>
            </wp:positionH>
            <wp:positionV relativeFrom="paragraph">
              <wp:posOffset>76022</wp:posOffset>
            </wp:positionV>
            <wp:extent cx="2790190" cy="551815"/>
            <wp:effectExtent l="0" t="0" r="0" b="635"/>
            <wp:wrapThrough wrapText="bothSides">
              <wp:wrapPolygon edited="0">
                <wp:start x="0" y="0"/>
                <wp:lineTo x="0" y="20879"/>
                <wp:lineTo x="21384" y="20879"/>
                <wp:lineTo x="21384" y="0"/>
                <wp:lineTo x="0" y="0"/>
              </wp:wrapPolygon>
            </wp:wrapThrough>
            <wp:docPr id="1737056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66702" name=""/>
                    <pic:cNvPicPr/>
                  </pic:nvPicPr>
                  <pic:blipFill rotWithShape="1">
                    <a:blip r:embed="rId36">
                      <a:extLst>
                        <a:ext uri="{28A0092B-C50C-407E-A947-70E740481C1C}">
                          <a14:useLocalDpi xmlns:a14="http://schemas.microsoft.com/office/drawing/2010/main" val="0"/>
                        </a:ext>
                      </a:extLst>
                    </a:blip>
                    <a:srcRect t="47636"/>
                    <a:stretch/>
                  </pic:blipFill>
                  <pic:spPr bwMode="auto">
                    <a:xfrm>
                      <a:off x="0" y="0"/>
                      <a:ext cx="2790190" cy="551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D8A554" w14:textId="2A98EECD" w:rsidR="00B63D3F" w:rsidRPr="00B63D3F" w:rsidRDefault="00B63D3F" w:rsidP="00B63D3F">
      <w:pPr>
        <w:rPr>
          <w:sz w:val="28"/>
          <w:szCs w:val="28"/>
        </w:rPr>
      </w:pPr>
    </w:p>
    <w:p w14:paraId="0AD55771" w14:textId="77777777" w:rsidR="00B63D3F" w:rsidRPr="00B63D3F" w:rsidRDefault="00B63D3F" w:rsidP="00B63D3F">
      <w:pPr>
        <w:rPr>
          <w:sz w:val="28"/>
          <w:szCs w:val="28"/>
        </w:rPr>
      </w:pPr>
    </w:p>
    <w:p w14:paraId="46095D16" w14:textId="77777777" w:rsidR="00B63D3F" w:rsidRPr="00B63D3F" w:rsidRDefault="00B63D3F" w:rsidP="00B63D3F">
      <w:pPr>
        <w:rPr>
          <w:sz w:val="28"/>
          <w:szCs w:val="28"/>
        </w:rPr>
      </w:pPr>
    </w:p>
    <w:p w14:paraId="202F0BAE" w14:textId="77777777" w:rsidR="00B63D3F" w:rsidRDefault="00B63D3F" w:rsidP="00B63D3F">
      <w:pPr>
        <w:rPr>
          <w:b/>
          <w:bCs/>
          <w:sz w:val="28"/>
          <w:szCs w:val="28"/>
          <w:u w:val="single"/>
        </w:rPr>
      </w:pPr>
    </w:p>
    <w:p w14:paraId="73AC0930" w14:textId="77777777" w:rsidR="00B63D3F" w:rsidRDefault="00B63D3F" w:rsidP="00B63D3F">
      <w:pPr>
        <w:rPr>
          <w:b/>
          <w:bCs/>
          <w:sz w:val="28"/>
          <w:szCs w:val="28"/>
          <w:u w:val="single"/>
        </w:rPr>
      </w:pPr>
    </w:p>
    <w:p w14:paraId="4BEE0B7C" w14:textId="77777777" w:rsidR="00775409" w:rsidRDefault="00775409" w:rsidP="00B63D3F">
      <w:pPr>
        <w:rPr>
          <w:b/>
          <w:bCs/>
          <w:sz w:val="28"/>
          <w:szCs w:val="28"/>
          <w:u w:val="single"/>
        </w:rPr>
      </w:pPr>
    </w:p>
    <w:tbl>
      <w:tblPr>
        <w:tblStyle w:val="TableGrid"/>
        <w:tblpPr w:leftFromText="180" w:rightFromText="180" w:vertAnchor="page" w:horzAnchor="margin" w:tblpY="8422"/>
        <w:tblW w:w="10313" w:type="dxa"/>
        <w:tblLook w:val="04A0" w:firstRow="1" w:lastRow="0" w:firstColumn="1" w:lastColumn="0" w:noHBand="0" w:noVBand="1"/>
      </w:tblPr>
      <w:tblGrid>
        <w:gridCol w:w="1555"/>
        <w:gridCol w:w="4961"/>
        <w:gridCol w:w="3797"/>
      </w:tblGrid>
      <w:tr w:rsidR="00B63D3F" w:rsidRPr="00074481" w14:paraId="1CB42E9E" w14:textId="77777777" w:rsidTr="00605454">
        <w:trPr>
          <w:trHeight w:val="416"/>
        </w:trPr>
        <w:tc>
          <w:tcPr>
            <w:tcW w:w="1555" w:type="dxa"/>
          </w:tcPr>
          <w:p w14:paraId="2CD202E5" w14:textId="77777777" w:rsidR="00B63D3F" w:rsidRPr="00074481" w:rsidRDefault="00B63D3F" w:rsidP="00605454">
            <w:pPr>
              <w:jc w:val="center"/>
              <w:rPr>
                <w:b/>
                <w:bCs/>
                <w:sz w:val="24"/>
                <w:szCs w:val="24"/>
              </w:rPr>
            </w:pPr>
            <w:r w:rsidRPr="00074481">
              <w:rPr>
                <w:b/>
                <w:bCs/>
                <w:sz w:val="24"/>
                <w:szCs w:val="24"/>
              </w:rPr>
              <w:t>S.No.</w:t>
            </w:r>
          </w:p>
        </w:tc>
        <w:tc>
          <w:tcPr>
            <w:tcW w:w="4961" w:type="dxa"/>
          </w:tcPr>
          <w:p w14:paraId="0FC5D2E7" w14:textId="77777777" w:rsidR="00B63D3F" w:rsidRPr="00074481" w:rsidRDefault="00B63D3F" w:rsidP="00605454">
            <w:pPr>
              <w:jc w:val="center"/>
              <w:rPr>
                <w:b/>
                <w:bCs/>
                <w:sz w:val="24"/>
                <w:szCs w:val="24"/>
              </w:rPr>
            </w:pPr>
            <w:r w:rsidRPr="00074481">
              <w:rPr>
                <w:b/>
                <w:bCs/>
                <w:sz w:val="24"/>
                <w:szCs w:val="24"/>
              </w:rPr>
              <w:t>Errors</w:t>
            </w:r>
          </w:p>
        </w:tc>
        <w:tc>
          <w:tcPr>
            <w:tcW w:w="3797" w:type="dxa"/>
          </w:tcPr>
          <w:p w14:paraId="333894E0" w14:textId="77777777" w:rsidR="00B63D3F" w:rsidRPr="00074481" w:rsidRDefault="00B63D3F" w:rsidP="00605454">
            <w:pPr>
              <w:jc w:val="center"/>
              <w:rPr>
                <w:b/>
                <w:bCs/>
                <w:sz w:val="24"/>
                <w:szCs w:val="24"/>
              </w:rPr>
            </w:pPr>
            <w:r w:rsidRPr="00074481">
              <w:rPr>
                <w:b/>
                <w:bCs/>
                <w:sz w:val="24"/>
                <w:szCs w:val="24"/>
              </w:rPr>
              <w:t>Rectification</w:t>
            </w:r>
          </w:p>
        </w:tc>
      </w:tr>
      <w:tr w:rsidR="00B63D3F" w:rsidRPr="00074481" w14:paraId="0E07F7AD" w14:textId="77777777" w:rsidTr="00605454">
        <w:trPr>
          <w:trHeight w:val="693"/>
        </w:trPr>
        <w:tc>
          <w:tcPr>
            <w:tcW w:w="1555" w:type="dxa"/>
          </w:tcPr>
          <w:p w14:paraId="476D23B0" w14:textId="77777777" w:rsidR="00B63D3F" w:rsidRPr="00074481" w:rsidRDefault="00B63D3F" w:rsidP="00605454">
            <w:pPr>
              <w:jc w:val="center"/>
              <w:rPr>
                <w:sz w:val="24"/>
                <w:szCs w:val="24"/>
              </w:rPr>
            </w:pPr>
            <w:r w:rsidRPr="00074481">
              <w:rPr>
                <w:sz w:val="24"/>
                <w:szCs w:val="24"/>
              </w:rPr>
              <w:t>1.</w:t>
            </w:r>
          </w:p>
        </w:tc>
        <w:tc>
          <w:tcPr>
            <w:tcW w:w="4961" w:type="dxa"/>
          </w:tcPr>
          <w:p w14:paraId="3EE0A6BA" w14:textId="77777777" w:rsidR="00B63D3F" w:rsidRPr="00B63D3F" w:rsidRDefault="00B63D3F" w:rsidP="00B63D3F">
            <w:pPr>
              <w:rPr>
                <w:sz w:val="24"/>
                <w:szCs w:val="24"/>
              </w:rPr>
            </w:pPr>
            <w:r w:rsidRPr="00B63D3F">
              <w:rPr>
                <w:sz w:val="24"/>
                <w:szCs w:val="24"/>
              </w:rPr>
              <w:t>error: not a statement</w:t>
            </w:r>
          </w:p>
          <w:p w14:paraId="0E879E0E" w14:textId="4B691558" w:rsidR="00B63D3F" w:rsidRPr="00074481" w:rsidRDefault="00B63D3F" w:rsidP="00B63D3F">
            <w:pPr>
              <w:rPr>
                <w:sz w:val="24"/>
                <w:szCs w:val="24"/>
              </w:rPr>
            </w:pPr>
            <w:r w:rsidRPr="00B63D3F">
              <w:rPr>
                <w:sz w:val="24"/>
                <w:szCs w:val="24"/>
              </w:rPr>
              <w:t xml:space="preserve">                for(int i=1;i&lt;=n;i+i+1)</w:t>
            </w:r>
          </w:p>
        </w:tc>
        <w:tc>
          <w:tcPr>
            <w:tcW w:w="3797" w:type="dxa"/>
          </w:tcPr>
          <w:p w14:paraId="03C740A7" w14:textId="3269040D" w:rsidR="00B63D3F" w:rsidRPr="00074481" w:rsidRDefault="00B63D3F" w:rsidP="00605454">
            <w:pPr>
              <w:rPr>
                <w:sz w:val="24"/>
                <w:szCs w:val="24"/>
              </w:rPr>
            </w:pPr>
            <w:r>
              <w:rPr>
                <w:sz w:val="24"/>
                <w:szCs w:val="24"/>
              </w:rPr>
              <w:t>i=i+1</w:t>
            </w:r>
          </w:p>
        </w:tc>
      </w:tr>
      <w:tr w:rsidR="00B63D3F" w:rsidRPr="00074481" w14:paraId="01BAD3B8" w14:textId="77777777" w:rsidTr="00605454">
        <w:trPr>
          <w:trHeight w:val="693"/>
        </w:trPr>
        <w:tc>
          <w:tcPr>
            <w:tcW w:w="1555" w:type="dxa"/>
          </w:tcPr>
          <w:p w14:paraId="3D8B150E" w14:textId="00DAD040" w:rsidR="00B63D3F" w:rsidRPr="00074481" w:rsidRDefault="00B63D3F" w:rsidP="00605454">
            <w:pPr>
              <w:jc w:val="center"/>
              <w:rPr>
                <w:sz w:val="24"/>
                <w:szCs w:val="24"/>
              </w:rPr>
            </w:pPr>
            <w:r>
              <w:rPr>
                <w:sz w:val="24"/>
                <w:szCs w:val="24"/>
              </w:rPr>
              <w:t>2.</w:t>
            </w:r>
          </w:p>
        </w:tc>
        <w:tc>
          <w:tcPr>
            <w:tcW w:w="4961" w:type="dxa"/>
          </w:tcPr>
          <w:p w14:paraId="1A320DB5" w14:textId="77777777" w:rsidR="00B63D3F" w:rsidRPr="00B63D3F" w:rsidRDefault="00B63D3F" w:rsidP="00B63D3F">
            <w:pPr>
              <w:rPr>
                <w:sz w:val="24"/>
                <w:szCs w:val="24"/>
              </w:rPr>
            </w:pPr>
            <w:r w:rsidRPr="00B63D3F">
              <w:rPr>
                <w:sz w:val="24"/>
                <w:szCs w:val="24"/>
              </w:rPr>
              <w:t>error: ';' expected</w:t>
            </w:r>
          </w:p>
          <w:p w14:paraId="1BB389D0" w14:textId="0D44A8B5" w:rsidR="00B63D3F" w:rsidRPr="00B63D3F" w:rsidRDefault="00B63D3F" w:rsidP="00B63D3F">
            <w:pPr>
              <w:rPr>
                <w:sz w:val="24"/>
                <w:szCs w:val="24"/>
              </w:rPr>
            </w:pPr>
            <w:r w:rsidRPr="00B63D3F">
              <w:rPr>
                <w:sz w:val="24"/>
                <w:szCs w:val="24"/>
              </w:rPr>
              <w:t xml:space="preserve">                        fact=fact*i</w:t>
            </w:r>
          </w:p>
        </w:tc>
        <w:tc>
          <w:tcPr>
            <w:tcW w:w="3797" w:type="dxa"/>
          </w:tcPr>
          <w:p w14:paraId="51BAAE3A" w14:textId="27625F91" w:rsidR="00B63D3F" w:rsidRDefault="00B63D3F" w:rsidP="00605454">
            <w:pPr>
              <w:rPr>
                <w:sz w:val="24"/>
                <w:szCs w:val="24"/>
              </w:rPr>
            </w:pPr>
            <w:r>
              <w:rPr>
                <w:sz w:val="24"/>
                <w:szCs w:val="24"/>
              </w:rPr>
              <w:t>Adding ; at the end</w:t>
            </w:r>
          </w:p>
        </w:tc>
      </w:tr>
    </w:tbl>
    <w:p w14:paraId="72042079" w14:textId="77777777" w:rsidR="00775409" w:rsidRPr="00074481" w:rsidRDefault="00B63D3F" w:rsidP="00775409">
      <w:pPr>
        <w:ind w:firstLine="360"/>
        <w:rPr>
          <w:b/>
          <w:bCs/>
          <w:sz w:val="24"/>
          <w:szCs w:val="24"/>
          <w:u w:val="single"/>
        </w:rPr>
      </w:pPr>
      <w:r>
        <w:rPr>
          <w:sz w:val="28"/>
          <w:szCs w:val="28"/>
        </w:rPr>
        <w:tab/>
      </w:r>
      <w:r w:rsidR="00775409" w:rsidRPr="00074481">
        <w:rPr>
          <w:b/>
          <w:bCs/>
          <w:sz w:val="24"/>
          <w:szCs w:val="24"/>
          <w:u w:val="single"/>
        </w:rPr>
        <w:t>Concepts to be known:</w:t>
      </w:r>
    </w:p>
    <w:p w14:paraId="235EC635" w14:textId="77777777" w:rsidR="00775409" w:rsidRPr="00074481" w:rsidRDefault="00775409" w:rsidP="00775409">
      <w:pPr>
        <w:rPr>
          <w:b/>
          <w:bCs/>
          <w:sz w:val="24"/>
          <w:szCs w:val="24"/>
          <w:u w:val="single"/>
        </w:rPr>
      </w:pPr>
    </w:p>
    <w:p w14:paraId="05E6A9A9" w14:textId="77777777" w:rsidR="00775409" w:rsidRPr="00074481" w:rsidRDefault="00775409" w:rsidP="00775409">
      <w:pPr>
        <w:pStyle w:val="ListParagraph"/>
        <w:numPr>
          <w:ilvl w:val="1"/>
          <w:numId w:val="49"/>
        </w:numPr>
        <w:rPr>
          <w:b/>
          <w:bCs/>
          <w:sz w:val="24"/>
          <w:szCs w:val="24"/>
        </w:rPr>
      </w:pPr>
      <w:r w:rsidRPr="00074481">
        <w:rPr>
          <w:b/>
          <w:bCs/>
          <w:sz w:val="24"/>
          <w:szCs w:val="24"/>
        </w:rPr>
        <w:t>Import</w:t>
      </w:r>
      <w:r w:rsidRPr="00074481">
        <w:rPr>
          <w:sz w:val="24"/>
          <w:szCs w:val="24"/>
        </w:rPr>
        <w:t xml:space="preserve"> -to import scanner class</w:t>
      </w:r>
    </w:p>
    <w:p w14:paraId="7D077A07" w14:textId="77777777" w:rsidR="00775409" w:rsidRPr="00074481" w:rsidRDefault="00775409" w:rsidP="00775409">
      <w:pPr>
        <w:pStyle w:val="ListParagraph"/>
        <w:numPr>
          <w:ilvl w:val="1"/>
          <w:numId w:val="49"/>
        </w:numPr>
        <w:rPr>
          <w:b/>
          <w:bCs/>
          <w:sz w:val="24"/>
          <w:szCs w:val="24"/>
        </w:rPr>
      </w:pPr>
      <w:r w:rsidRPr="00074481">
        <w:rPr>
          <w:sz w:val="24"/>
          <w:szCs w:val="24"/>
        </w:rPr>
        <w:t>System.out.println(" ")-to print the statement</w:t>
      </w:r>
    </w:p>
    <w:p w14:paraId="22E1633E" w14:textId="77777777" w:rsidR="00775409" w:rsidRPr="00074481" w:rsidRDefault="00775409" w:rsidP="00775409">
      <w:pPr>
        <w:pStyle w:val="ListParagraph"/>
        <w:numPr>
          <w:ilvl w:val="1"/>
          <w:numId w:val="49"/>
        </w:numPr>
        <w:rPr>
          <w:b/>
          <w:bCs/>
          <w:sz w:val="24"/>
          <w:szCs w:val="24"/>
        </w:rPr>
      </w:pPr>
      <w:r w:rsidRPr="00074481">
        <w:rPr>
          <w:sz w:val="24"/>
          <w:szCs w:val="24"/>
        </w:rPr>
        <w:t>String – to declare the data type as string</w:t>
      </w:r>
    </w:p>
    <w:p w14:paraId="3BA90F60" w14:textId="77777777" w:rsidR="00775409" w:rsidRPr="00074481" w:rsidRDefault="00775409" w:rsidP="00775409">
      <w:pPr>
        <w:pStyle w:val="ListParagraph"/>
        <w:numPr>
          <w:ilvl w:val="1"/>
          <w:numId w:val="49"/>
        </w:numPr>
        <w:rPr>
          <w:b/>
          <w:bCs/>
          <w:sz w:val="24"/>
          <w:szCs w:val="24"/>
        </w:rPr>
      </w:pPr>
      <w:r w:rsidRPr="00074481">
        <w:rPr>
          <w:sz w:val="24"/>
          <w:szCs w:val="24"/>
        </w:rPr>
        <w:t>int – to declare the data types as integer</w:t>
      </w:r>
    </w:p>
    <w:p w14:paraId="5FBFA526" w14:textId="77777777" w:rsidR="00775409" w:rsidRPr="00074481" w:rsidRDefault="00775409" w:rsidP="00775409">
      <w:pPr>
        <w:pStyle w:val="ListParagraph"/>
        <w:numPr>
          <w:ilvl w:val="1"/>
          <w:numId w:val="49"/>
        </w:numPr>
        <w:rPr>
          <w:b/>
          <w:bCs/>
          <w:sz w:val="24"/>
          <w:szCs w:val="24"/>
        </w:rPr>
      </w:pPr>
      <w:r w:rsidRPr="00074481">
        <w:rPr>
          <w:sz w:val="24"/>
          <w:szCs w:val="24"/>
        </w:rPr>
        <w:t xml:space="preserve">// - used to write comments </w:t>
      </w:r>
    </w:p>
    <w:p w14:paraId="562F8363" w14:textId="77777777" w:rsidR="00775409" w:rsidRPr="00074481" w:rsidRDefault="00775409" w:rsidP="00775409">
      <w:pPr>
        <w:pStyle w:val="ListParagraph"/>
        <w:numPr>
          <w:ilvl w:val="1"/>
          <w:numId w:val="49"/>
        </w:numPr>
        <w:rPr>
          <w:sz w:val="24"/>
          <w:szCs w:val="24"/>
        </w:rPr>
      </w:pPr>
      <w:r w:rsidRPr="00074481">
        <w:rPr>
          <w:sz w:val="24"/>
          <w:szCs w:val="24"/>
        </w:rPr>
        <w:t>Scanner input=new Scanner(System.in):</w:t>
      </w:r>
    </w:p>
    <w:p w14:paraId="77D04BF9" w14:textId="77777777" w:rsidR="00775409" w:rsidRPr="00F56BA3" w:rsidRDefault="00775409" w:rsidP="00775409">
      <w:pPr>
        <w:pStyle w:val="ListParagraph"/>
        <w:numPr>
          <w:ilvl w:val="1"/>
          <w:numId w:val="49"/>
        </w:numPr>
        <w:rPr>
          <w:sz w:val="28"/>
          <w:szCs w:val="28"/>
        </w:rPr>
      </w:pPr>
      <w:r w:rsidRPr="00F56BA3">
        <w:rPr>
          <w:sz w:val="24"/>
          <w:szCs w:val="24"/>
        </w:rPr>
        <w:t>int &lt;variable name&gt;=input.nextInt():</w:t>
      </w:r>
    </w:p>
    <w:p w14:paraId="7868B223" w14:textId="0CFF7596" w:rsidR="00B63D3F" w:rsidRDefault="00B63D3F" w:rsidP="00B63D3F">
      <w:pPr>
        <w:tabs>
          <w:tab w:val="left" w:pos="1250"/>
        </w:tabs>
        <w:rPr>
          <w:sz w:val="28"/>
          <w:szCs w:val="28"/>
        </w:rPr>
      </w:pPr>
    </w:p>
    <w:p w14:paraId="4491D68A" w14:textId="77777777" w:rsidR="00820CA9" w:rsidRDefault="00820CA9" w:rsidP="00B63D3F">
      <w:pPr>
        <w:tabs>
          <w:tab w:val="left" w:pos="1250"/>
        </w:tabs>
        <w:rPr>
          <w:sz w:val="28"/>
          <w:szCs w:val="28"/>
        </w:rPr>
      </w:pPr>
    </w:p>
    <w:p w14:paraId="1C310FE6" w14:textId="77777777" w:rsidR="00820CA9" w:rsidRDefault="00820CA9" w:rsidP="00B63D3F">
      <w:pPr>
        <w:tabs>
          <w:tab w:val="left" w:pos="1250"/>
        </w:tabs>
        <w:rPr>
          <w:sz w:val="28"/>
          <w:szCs w:val="28"/>
        </w:rPr>
      </w:pPr>
    </w:p>
    <w:p w14:paraId="08E7F689" w14:textId="77777777" w:rsidR="00820CA9" w:rsidRDefault="00820CA9" w:rsidP="00B63D3F">
      <w:pPr>
        <w:tabs>
          <w:tab w:val="left" w:pos="1250"/>
        </w:tabs>
        <w:rPr>
          <w:sz w:val="28"/>
          <w:szCs w:val="28"/>
        </w:rPr>
      </w:pPr>
    </w:p>
    <w:p w14:paraId="2F9A2130" w14:textId="77777777" w:rsidR="00820CA9" w:rsidRDefault="00820CA9" w:rsidP="00B63D3F">
      <w:pPr>
        <w:tabs>
          <w:tab w:val="left" w:pos="1250"/>
        </w:tabs>
        <w:rPr>
          <w:sz w:val="28"/>
          <w:szCs w:val="28"/>
        </w:rPr>
      </w:pPr>
    </w:p>
    <w:p w14:paraId="38164F25" w14:textId="77777777" w:rsidR="00820CA9" w:rsidRDefault="00820CA9" w:rsidP="00B63D3F">
      <w:pPr>
        <w:tabs>
          <w:tab w:val="left" w:pos="1250"/>
        </w:tabs>
        <w:rPr>
          <w:sz w:val="28"/>
          <w:szCs w:val="28"/>
        </w:rPr>
      </w:pPr>
    </w:p>
    <w:p w14:paraId="1C7C0C46" w14:textId="3BF94663" w:rsidR="00820CA9" w:rsidRDefault="00820CA9" w:rsidP="00B63D3F">
      <w:pPr>
        <w:tabs>
          <w:tab w:val="left" w:pos="1250"/>
        </w:tabs>
        <w:rPr>
          <w:b/>
          <w:bCs/>
          <w:sz w:val="32"/>
          <w:szCs w:val="32"/>
          <w:u w:val="single"/>
        </w:rPr>
      </w:pPr>
      <w:r>
        <w:rPr>
          <w:sz w:val="28"/>
          <w:szCs w:val="28"/>
        </w:rPr>
        <w:lastRenderedPageBreak/>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820CA9">
        <w:rPr>
          <w:b/>
          <w:bCs/>
          <w:sz w:val="32"/>
          <w:szCs w:val="32"/>
          <w:u w:val="single"/>
        </w:rPr>
        <w:t>WEEK-3</w:t>
      </w:r>
    </w:p>
    <w:p w14:paraId="623F9606" w14:textId="1B5A170F" w:rsidR="00820CA9" w:rsidRDefault="00820CA9" w:rsidP="00820CA9">
      <w:pPr>
        <w:pStyle w:val="TableParagraph"/>
        <w:spacing w:line="237" w:lineRule="auto"/>
        <w:ind w:left="16" w:right="764"/>
        <w:rPr>
          <w:b/>
          <w:bCs/>
          <w:sz w:val="24"/>
          <w:szCs w:val="24"/>
        </w:rPr>
      </w:pPr>
      <w:r w:rsidRPr="00820CA9">
        <w:rPr>
          <w:b/>
          <w:bCs/>
          <w:sz w:val="24"/>
          <w:szCs w:val="24"/>
          <w:u w:val="single"/>
        </w:rPr>
        <w:t>Program1</w:t>
      </w:r>
      <w:r>
        <w:rPr>
          <w:b/>
          <w:bCs/>
          <w:sz w:val="24"/>
          <w:szCs w:val="24"/>
        </w:rPr>
        <w:t>)</w:t>
      </w:r>
    </w:p>
    <w:p w14:paraId="4E890007" w14:textId="77777777" w:rsidR="00820CA9" w:rsidRDefault="00820CA9" w:rsidP="00820CA9">
      <w:pPr>
        <w:pStyle w:val="TableParagraph"/>
        <w:spacing w:line="237" w:lineRule="auto"/>
        <w:ind w:left="16" w:right="764"/>
        <w:rPr>
          <w:b/>
          <w:bCs/>
          <w:sz w:val="24"/>
          <w:szCs w:val="24"/>
        </w:rPr>
      </w:pPr>
    </w:p>
    <w:p w14:paraId="3313C22B" w14:textId="1771E699" w:rsidR="00820CA9" w:rsidRDefault="00820CA9" w:rsidP="00820CA9">
      <w:pPr>
        <w:pStyle w:val="TableParagraph"/>
        <w:spacing w:line="237" w:lineRule="auto"/>
        <w:ind w:left="16" w:right="764"/>
        <w:rPr>
          <w:sz w:val="24"/>
          <w:szCs w:val="24"/>
        </w:rPr>
      </w:pPr>
      <w:r w:rsidRPr="00820CA9">
        <w:rPr>
          <w:b/>
          <w:bCs/>
          <w:sz w:val="24"/>
          <w:szCs w:val="24"/>
          <w:u w:val="single"/>
        </w:rPr>
        <w:t>AIM</w:t>
      </w:r>
      <w:r>
        <w:rPr>
          <w:b/>
          <w:bCs/>
          <w:sz w:val="24"/>
          <w:szCs w:val="24"/>
        </w:rPr>
        <w:t>-</w:t>
      </w:r>
      <w:r w:rsidRPr="00820CA9">
        <w:rPr>
          <w:sz w:val="24"/>
          <w:szCs w:val="24"/>
        </w:rPr>
        <w:t xml:space="preserve"> </w:t>
      </w:r>
      <w:r>
        <w:rPr>
          <w:sz w:val="24"/>
          <w:szCs w:val="24"/>
        </w:rPr>
        <w:t>To create a java program with the following instructions:</w:t>
      </w:r>
    </w:p>
    <w:p w14:paraId="180CAD69" w14:textId="1A8FC3F8" w:rsidR="00820CA9" w:rsidRDefault="00820CA9" w:rsidP="00820CA9">
      <w:pPr>
        <w:pStyle w:val="TableParagraph"/>
        <w:numPr>
          <w:ilvl w:val="0"/>
          <w:numId w:val="52"/>
        </w:numPr>
        <w:spacing w:line="237" w:lineRule="auto"/>
        <w:ind w:right="764"/>
        <w:rPr>
          <w:sz w:val="24"/>
          <w:szCs w:val="24"/>
        </w:rPr>
      </w:pPr>
      <w:r>
        <w:rPr>
          <w:sz w:val="24"/>
          <w:szCs w:val="24"/>
        </w:rPr>
        <w:t>a class with name Car.</w:t>
      </w:r>
    </w:p>
    <w:p w14:paraId="39655B0E" w14:textId="5AF17156" w:rsidR="00820CA9" w:rsidRDefault="00820CA9" w:rsidP="00820CA9">
      <w:pPr>
        <w:pStyle w:val="TableParagraph"/>
        <w:numPr>
          <w:ilvl w:val="0"/>
          <w:numId w:val="52"/>
        </w:numPr>
        <w:spacing w:line="237" w:lineRule="auto"/>
        <w:ind w:right="764"/>
        <w:rPr>
          <w:sz w:val="24"/>
          <w:szCs w:val="24"/>
        </w:rPr>
      </w:pPr>
      <w:r>
        <w:rPr>
          <w:sz w:val="24"/>
          <w:szCs w:val="24"/>
        </w:rPr>
        <w:t>attributes named Car_color, Car_Brand,Fuel_type,mileage.</w:t>
      </w:r>
    </w:p>
    <w:p w14:paraId="0062EDA0" w14:textId="4957FBCB" w:rsidR="00820CA9" w:rsidRDefault="00820CA9" w:rsidP="00820CA9">
      <w:pPr>
        <w:pStyle w:val="TableParagraph"/>
        <w:numPr>
          <w:ilvl w:val="0"/>
          <w:numId w:val="52"/>
        </w:numPr>
        <w:spacing w:line="237" w:lineRule="auto"/>
        <w:ind w:right="764"/>
        <w:rPr>
          <w:sz w:val="24"/>
          <w:szCs w:val="24"/>
        </w:rPr>
      </w:pPr>
      <w:r>
        <w:rPr>
          <w:sz w:val="24"/>
          <w:szCs w:val="24"/>
        </w:rPr>
        <w:t>three methods named start(), stop(), service().</w:t>
      </w:r>
    </w:p>
    <w:p w14:paraId="6E42B5D0" w14:textId="4A705B2B" w:rsidR="00820CA9" w:rsidRDefault="00820CA9" w:rsidP="00820CA9">
      <w:pPr>
        <w:pStyle w:val="TableParagraph"/>
        <w:numPr>
          <w:ilvl w:val="0"/>
          <w:numId w:val="52"/>
        </w:numPr>
        <w:spacing w:line="237" w:lineRule="auto"/>
        <w:ind w:right="764"/>
        <w:rPr>
          <w:sz w:val="24"/>
          <w:szCs w:val="24"/>
        </w:rPr>
      </w:pPr>
      <w:r>
        <w:rPr>
          <w:sz w:val="24"/>
          <w:szCs w:val="24"/>
        </w:rPr>
        <w:t>three objects car1, car2, car3.</w:t>
      </w:r>
    </w:p>
    <w:p w14:paraId="4C61A058" w14:textId="3AE49625" w:rsidR="00820CA9" w:rsidRPr="00820CA9" w:rsidRDefault="00820CA9" w:rsidP="00820CA9">
      <w:pPr>
        <w:pStyle w:val="TableParagraph"/>
        <w:numPr>
          <w:ilvl w:val="0"/>
          <w:numId w:val="52"/>
        </w:numPr>
        <w:spacing w:line="237" w:lineRule="auto"/>
        <w:ind w:right="764"/>
        <w:rPr>
          <w:b/>
          <w:bCs/>
          <w:sz w:val="24"/>
          <w:szCs w:val="24"/>
        </w:rPr>
      </w:pPr>
      <w:r>
        <w:rPr>
          <w:sz w:val="24"/>
          <w:szCs w:val="24"/>
        </w:rPr>
        <w:t xml:space="preserve">one constructor which should print “welcome to </w:t>
      </w:r>
      <w:r w:rsidR="00D13DB7">
        <w:rPr>
          <w:sz w:val="24"/>
          <w:szCs w:val="24"/>
        </w:rPr>
        <w:t>CAR</w:t>
      </w:r>
      <w:r>
        <w:rPr>
          <w:sz w:val="24"/>
          <w:szCs w:val="24"/>
        </w:rPr>
        <w:t xml:space="preserve"> garage”.</w:t>
      </w:r>
    </w:p>
    <w:p w14:paraId="39E5A099" w14:textId="57DA96AB" w:rsidR="00820CA9" w:rsidRDefault="00820CA9" w:rsidP="00820CA9">
      <w:pPr>
        <w:tabs>
          <w:tab w:val="left" w:pos="1250"/>
        </w:tabs>
        <w:rPr>
          <w:sz w:val="24"/>
          <w:szCs w:val="24"/>
        </w:rPr>
      </w:pPr>
    </w:p>
    <w:p w14:paraId="0B211F99" w14:textId="650E132A" w:rsidR="00CA5569" w:rsidRDefault="00CA5569" w:rsidP="00820CA9">
      <w:pPr>
        <w:tabs>
          <w:tab w:val="left" w:pos="1250"/>
        </w:tabs>
        <w:rPr>
          <w:sz w:val="24"/>
          <w:szCs w:val="24"/>
        </w:rPr>
      </w:pPr>
      <w:r w:rsidRPr="00CA5569">
        <w:rPr>
          <w:noProof/>
          <w:sz w:val="24"/>
          <w:szCs w:val="24"/>
        </w:rPr>
        <w:drawing>
          <wp:anchor distT="0" distB="0" distL="114300" distR="114300" simplePos="0" relativeHeight="251730944" behindDoc="0" locked="0" layoutInCell="1" allowOverlap="1" wp14:anchorId="6055747F" wp14:editId="6721F855">
            <wp:simplePos x="0" y="0"/>
            <wp:positionH relativeFrom="margin">
              <wp:posOffset>1056640</wp:posOffset>
            </wp:positionH>
            <wp:positionV relativeFrom="paragraph">
              <wp:posOffset>116205</wp:posOffset>
            </wp:positionV>
            <wp:extent cx="4404995" cy="4881245"/>
            <wp:effectExtent l="0" t="0" r="0" b="0"/>
            <wp:wrapThrough wrapText="bothSides">
              <wp:wrapPolygon edited="0">
                <wp:start x="0" y="0"/>
                <wp:lineTo x="0" y="21496"/>
                <wp:lineTo x="21485" y="21496"/>
                <wp:lineTo x="21485" y="0"/>
                <wp:lineTo x="0" y="0"/>
              </wp:wrapPolygon>
            </wp:wrapThrough>
            <wp:docPr id="180842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2295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4995" cy="4881245"/>
                    </a:xfrm>
                    <a:prstGeom prst="rect">
                      <a:avLst/>
                    </a:prstGeom>
                  </pic:spPr>
                </pic:pic>
              </a:graphicData>
            </a:graphic>
            <wp14:sizeRelH relativeFrom="margin">
              <wp14:pctWidth>0</wp14:pctWidth>
            </wp14:sizeRelH>
            <wp14:sizeRelV relativeFrom="margin">
              <wp14:pctHeight>0</wp14:pctHeight>
            </wp14:sizeRelV>
          </wp:anchor>
        </w:drawing>
      </w:r>
    </w:p>
    <w:p w14:paraId="2C17EE8E" w14:textId="6A78C100" w:rsidR="00CA5569" w:rsidRPr="00CA5569" w:rsidRDefault="00CA5569" w:rsidP="00CA5569">
      <w:pPr>
        <w:rPr>
          <w:sz w:val="24"/>
          <w:szCs w:val="24"/>
        </w:rPr>
      </w:pPr>
    </w:p>
    <w:p w14:paraId="60EF1907" w14:textId="77777777" w:rsidR="00CA5569" w:rsidRPr="00CA5569" w:rsidRDefault="00CA5569" w:rsidP="00CA5569">
      <w:pPr>
        <w:rPr>
          <w:sz w:val="24"/>
          <w:szCs w:val="24"/>
        </w:rPr>
      </w:pPr>
    </w:p>
    <w:p w14:paraId="4CA0350B" w14:textId="4FB32415" w:rsidR="00CA5569" w:rsidRPr="00CA5569" w:rsidRDefault="00CA5569" w:rsidP="00CA5569">
      <w:pPr>
        <w:rPr>
          <w:sz w:val="24"/>
          <w:szCs w:val="24"/>
        </w:rPr>
      </w:pPr>
    </w:p>
    <w:p w14:paraId="10FF3162" w14:textId="2CD41C98" w:rsidR="00CA5569" w:rsidRPr="00CA5569" w:rsidRDefault="00CA5569" w:rsidP="00CA5569">
      <w:pPr>
        <w:rPr>
          <w:sz w:val="24"/>
          <w:szCs w:val="24"/>
        </w:rPr>
      </w:pPr>
    </w:p>
    <w:p w14:paraId="56A359E1" w14:textId="77777777" w:rsidR="00CA5569" w:rsidRPr="00CA5569" w:rsidRDefault="00CA5569" w:rsidP="00CA5569">
      <w:pPr>
        <w:rPr>
          <w:sz w:val="24"/>
          <w:szCs w:val="24"/>
        </w:rPr>
      </w:pPr>
    </w:p>
    <w:p w14:paraId="6DAE6939" w14:textId="7A1E8E26" w:rsidR="00CA5569" w:rsidRPr="00CA5569" w:rsidRDefault="00CA5569" w:rsidP="00CA5569">
      <w:pPr>
        <w:rPr>
          <w:sz w:val="24"/>
          <w:szCs w:val="24"/>
        </w:rPr>
      </w:pPr>
    </w:p>
    <w:p w14:paraId="5C701557" w14:textId="25397111" w:rsidR="00CA5569" w:rsidRPr="00CA5569" w:rsidRDefault="00CA5569" w:rsidP="00CA5569">
      <w:pPr>
        <w:rPr>
          <w:sz w:val="24"/>
          <w:szCs w:val="24"/>
        </w:rPr>
      </w:pPr>
    </w:p>
    <w:p w14:paraId="4A5CB3B7" w14:textId="485269A7" w:rsidR="00CA5569" w:rsidRPr="00CA5569" w:rsidRDefault="00CA5569" w:rsidP="00CA5569">
      <w:pPr>
        <w:rPr>
          <w:sz w:val="24"/>
          <w:szCs w:val="24"/>
        </w:rPr>
      </w:pPr>
    </w:p>
    <w:p w14:paraId="5247BD62" w14:textId="5AD50B39" w:rsidR="00CA5569" w:rsidRPr="00CA5569" w:rsidRDefault="00CA5569" w:rsidP="00CA5569">
      <w:pPr>
        <w:rPr>
          <w:sz w:val="24"/>
          <w:szCs w:val="24"/>
        </w:rPr>
      </w:pPr>
    </w:p>
    <w:p w14:paraId="209E3037" w14:textId="77777777" w:rsidR="00CA5569" w:rsidRPr="00CA5569" w:rsidRDefault="00CA5569" w:rsidP="00CA5569">
      <w:pPr>
        <w:rPr>
          <w:sz w:val="24"/>
          <w:szCs w:val="24"/>
        </w:rPr>
      </w:pPr>
    </w:p>
    <w:p w14:paraId="42F2B960" w14:textId="77777777" w:rsidR="00CA5569" w:rsidRPr="00CA5569" w:rsidRDefault="00CA5569" w:rsidP="00CA5569">
      <w:pPr>
        <w:rPr>
          <w:sz w:val="24"/>
          <w:szCs w:val="24"/>
        </w:rPr>
      </w:pPr>
    </w:p>
    <w:p w14:paraId="480F174F" w14:textId="496A863E" w:rsidR="00CA5569" w:rsidRPr="00CA5569" w:rsidRDefault="00CA5569" w:rsidP="00CA5569">
      <w:pPr>
        <w:rPr>
          <w:sz w:val="24"/>
          <w:szCs w:val="24"/>
        </w:rPr>
      </w:pPr>
    </w:p>
    <w:p w14:paraId="7E8BF91C" w14:textId="77777777" w:rsidR="00CA5569" w:rsidRPr="00CA5569" w:rsidRDefault="00CA5569" w:rsidP="00CA5569">
      <w:pPr>
        <w:rPr>
          <w:sz w:val="24"/>
          <w:szCs w:val="24"/>
        </w:rPr>
      </w:pPr>
    </w:p>
    <w:p w14:paraId="79030E4A" w14:textId="6AD08E56" w:rsidR="00CA5569" w:rsidRPr="00CA5569" w:rsidRDefault="00CA5569" w:rsidP="00CA5569">
      <w:pPr>
        <w:rPr>
          <w:sz w:val="24"/>
          <w:szCs w:val="24"/>
        </w:rPr>
      </w:pPr>
    </w:p>
    <w:p w14:paraId="3BABE589" w14:textId="28ABDDBB" w:rsidR="00CA5569" w:rsidRPr="00CA5569" w:rsidRDefault="00CA5569" w:rsidP="00CA5569">
      <w:pPr>
        <w:rPr>
          <w:sz w:val="24"/>
          <w:szCs w:val="24"/>
        </w:rPr>
      </w:pPr>
    </w:p>
    <w:p w14:paraId="09A945B7" w14:textId="77777777" w:rsidR="00CA5569" w:rsidRPr="00CA5569" w:rsidRDefault="00CA5569" w:rsidP="00CA5569">
      <w:pPr>
        <w:rPr>
          <w:sz w:val="24"/>
          <w:szCs w:val="24"/>
        </w:rPr>
      </w:pPr>
    </w:p>
    <w:p w14:paraId="774DCC21" w14:textId="4E8EB38A" w:rsidR="00CA5569" w:rsidRPr="00CA5569" w:rsidRDefault="00CA5569" w:rsidP="00CA5569">
      <w:pPr>
        <w:rPr>
          <w:sz w:val="24"/>
          <w:szCs w:val="24"/>
        </w:rPr>
      </w:pPr>
    </w:p>
    <w:p w14:paraId="67BAFC34" w14:textId="4743CE4C" w:rsidR="00CA5569" w:rsidRPr="00CA5569" w:rsidRDefault="00CA5569" w:rsidP="00CA5569">
      <w:pPr>
        <w:rPr>
          <w:sz w:val="24"/>
          <w:szCs w:val="24"/>
        </w:rPr>
      </w:pPr>
    </w:p>
    <w:p w14:paraId="04664167" w14:textId="77777777" w:rsidR="00CA5569" w:rsidRPr="00CA5569" w:rsidRDefault="00CA5569" w:rsidP="00CA5569">
      <w:pPr>
        <w:rPr>
          <w:sz w:val="24"/>
          <w:szCs w:val="24"/>
        </w:rPr>
      </w:pPr>
    </w:p>
    <w:p w14:paraId="11C250FD" w14:textId="77777777" w:rsidR="00CA5569" w:rsidRPr="00CA5569" w:rsidRDefault="00CA5569" w:rsidP="00CA5569">
      <w:pPr>
        <w:rPr>
          <w:sz w:val="24"/>
          <w:szCs w:val="24"/>
        </w:rPr>
      </w:pPr>
    </w:p>
    <w:p w14:paraId="17BAF1A3" w14:textId="126D354C" w:rsidR="00CA5569" w:rsidRPr="00CA5569" w:rsidRDefault="00CA5569" w:rsidP="00CA5569">
      <w:pPr>
        <w:rPr>
          <w:sz w:val="24"/>
          <w:szCs w:val="24"/>
        </w:rPr>
      </w:pPr>
    </w:p>
    <w:p w14:paraId="72204E0D" w14:textId="77777777" w:rsidR="00CA5569" w:rsidRPr="00CA5569" w:rsidRDefault="00CA5569" w:rsidP="00CA5569">
      <w:pPr>
        <w:rPr>
          <w:sz w:val="24"/>
          <w:szCs w:val="24"/>
        </w:rPr>
      </w:pPr>
    </w:p>
    <w:p w14:paraId="4E667EE1" w14:textId="03684ECE" w:rsidR="00CA5569" w:rsidRPr="00CA5569" w:rsidRDefault="00CA5569" w:rsidP="00CA5569">
      <w:pPr>
        <w:rPr>
          <w:sz w:val="24"/>
          <w:szCs w:val="24"/>
        </w:rPr>
      </w:pPr>
    </w:p>
    <w:p w14:paraId="203DB880" w14:textId="7E0E22E5" w:rsidR="00CA5569" w:rsidRPr="00CA5569" w:rsidRDefault="00CA5569" w:rsidP="00CA5569">
      <w:pPr>
        <w:rPr>
          <w:sz w:val="24"/>
          <w:szCs w:val="24"/>
        </w:rPr>
      </w:pPr>
    </w:p>
    <w:p w14:paraId="5CA54488" w14:textId="43997208" w:rsidR="00CA5569" w:rsidRPr="00CA5569" w:rsidRDefault="00CA5569" w:rsidP="00CA5569">
      <w:pPr>
        <w:rPr>
          <w:sz w:val="24"/>
          <w:szCs w:val="24"/>
        </w:rPr>
      </w:pPr>
    </w:p>
    <w:p w14:paraId="635C847C" w14:textId="2AB23D36" w:rsidR="00CA5569" w:rsidRPr="00CA5569" w:rsidRDefault="00CA5569" w:rsidP="00CA5569">
      <w:pPr>
        <w:rPr>
          <w:sz w:val="24"/>
          <w:szCs w:val="24"/>
        </w:rPr>
      </w:pPr>
    </w:p>
    <w:p w14:paraId="71AB7A98" w14:textId="0D23E856" w:rsidR="00CA5569" w:rsidRPr="00CA5569" w:rsidRDefault="00CA5569" w:rsidP="00CA5569">
      <w:pPr>
        <w:rPr>
          <w:sz w:val="24"/>
          <w:szCs w:val="24"/>
        </w:rPr>
      </w:pPr>
    </w:p>
    <w:p w14:paraId="2292360E" w14:textId="3594D846" w:rsidR="00CA5569" w:rsidRPr="00CA5569" w:rsidRDefault="00ED4C05" w:rsidP="00CA5569">
      <w:pPr>
        <w:rPr>
          <w:sz w:val="24"/>
          <w:szCs w:val="24"/>
        </w:rPr>
      </w:pPr>
      <w:r w:rsidRPr="00CA5569">
        <w:rPr>
          <w:noProof/>
          <w:sz w:val="24"/>
          <w:szCs w:val="24"/>
        </w:rPr>
        <w:drawing>
          <wp:anchor distT="0" distB="0" distL="114300" distR="114300" simplePos="0" relativeHeight="251731968" behindDoc="0" locked="0" layoutInCell="1" allowOverlap="1" wp14:anchorId="7917D048" wp14:editId="6A5201F5">
            <wp:simplePos x="0" y="0"/>
            <wp:positionH relativeFrom="column">
              <wp:posOffset>1085850</wp:posOffset>
            </wp:positionH>
            <wp:positionV relativeFrom="paragraph">
              <wp:posOffset>104775</wp:posOffset>
            </wp:positionV>
            <wp:extent cx="4376420" cy="337820"/>
            <wp:effectExtent l="0" t="0" r="5080" b="5080"/>
            <wp:wrapThrough wrapText="bothSides">
              <wp:wrapPolygon edited="0">
                <wp:start x="0" y="0"/>
                <wp:lineTo x="0" y="20707"/>
                <wp:lineTo x="21531" y="20707"/>
                <wp:lineTo x="21531" y="0"/>
                <wp:lineTo x="0" y="0"/>
              </wp:wrapPolygon>
            </wp:wrapThrough>
            <wp:docPr id="125404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48189" name=""/>
                    <pic:cNvPicPr/>
                  </pic:nvPicPr>
                  <pic:blipFill rotWithShape="1">
                    <a:blip r:embed="rId38" cstate="print">
                      <a:extLst>
                        <a:ext uri="{28A0092B-C50C-407E-A947-70E740481C1C}">
                          <a14:useLocalDpi xmlns:a14="http://schemas.microsoft.com/office/drawing/2010/main" val="0"/>
                        </a:ext>
                      </a:extLst>
                    </a:blip>
                    <a:srcRect l="2330" t="13323" r="2444" b="5812"/>
                    <a:stretch/>
                  </pic:blipFill>
                  <pic:spPr bwMode="auto">
                    <a:xfrm>
                      <a:off x="0" y="0"/>
                      <a:ext cx="4376420" cy="337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1DD251" w14:textId="5C29BE68" w:rsidR="00CA5569" w:rsidRPr="00CA5569" w:rsidRDefault="00CA5569" w:rsidP="00CA5569">
      <w:pPr>
        <w:rPr>
          <w:sz w:val="24"/>
          <w:szCs w:val="24"/>
        </w:rPr>
      </w:pPr>
    </w:p>
    <w:p w14:paraId="6DC5D48F" w14:textId="77777777" w:rsidR="00CA5569" w:rsidRPr="00CA5569" w:rsidRDefault="00CA5569" w:rsidP="00CA5569">
      <w:pPr>
        <w:rPr>
          <w:sz w:val="24"/>
          <w:szCs w:val="24"/>
        </w:rPr>
      </w:pPr>
    </w:p>
    <w:p w14:paraId="7A16D2A3" w14:textId="77777777" w:rsidR="00CA5569" w:rsidRDefault="00CA5569" w:rsidP="00CA5569">
      <w:pPr>
        <w:rPr>
          <w:sz w:val="24"/>
          <w:szCs w:val="24"/>
        </w:rPr>
      </w:pPr>
    </w:p>
    <w:p w14:paraId="136FF63E" w14:textId="77777777" w:rsidR="00ED4C05" w:rsidRDefault="00ED4C05" w:rsidP="00CA5569">
      <w:pPr>
        <w:rPr>
          <w:sz w:val="24"/>
          <w:szCs w:val="24"/>
        </w:rPr>
      </w:pPr>
    </w:p>
    <w:p w14:paraId="2B21BF3A" w14:textId="77777777" w:rsidR="00ED4C05" w:rsidRDefault="00ED4C05" w:rsidP="00CA5569">
      <w:pPr>
        <w:rPr>
          <w:sz w:val="24"/>
          <w:szCs w:val="24"/>
        </w:rPr>
      </w:pPr>
    </w:p>
    <w:p w14:paraId="68D9452A" w14:textId="77777777" w:rsidR="00ED4C05" w:rsidRDefault="00ED4C05" w:rsidP="00CA5569">
      <w:pPr>
        <w:rPr>
          <w:sz w:val="24"/>
          <w:szCs w:val="24"/>
        </w:rPr>
      </w:pPr>
    </w:p>
    <w:p w14:paraId="0243FE22" w14:textId="77777777" w:rsidR="00ED4C05" w:rsidRDefault="00ED4C05" w:rsidP="00CA5569">
      <w:pPr>
        <w:rPr>
          <w:sz w:val="24"/>
          <w:szCs w:val="24"/>
        </w:rPr>
      </w:pPr>
    </w:p>
    <w:p w14:paraId="0E635E13" w14:textId="77777777" w:rsidR="00ED4C05" w:rsidRDefault="00ED4C05" w:rsidP="00CA5569">
      <w:pPr>
        <w:rPr>
          <w:sz w:val="24"/>
          <w:szCs w:val="24"/>
        </w:rPr>
      </w:pPr>
    </w:p>
    <w:p w14:paraId="0BD667B4" w14:textId="77777777" w:rsidR="00ED4C05" w:rsidRPr="00CA5569" w:rsidRDefault="00ED4C05" w:rsidP="00CA5569">
      <w:pPr>
        <w:rPr>
          <w:sz w:val="24"/>
          <w:szCs w:val="24"/>
        </w:rPr>
      </w:pPr>
    </w:p>
    <w:p w14:paraId="67C1823C" w14:textId="77777777" w:rsidR="00CA5569" w:rsidRPr="00CA5569" w:rsidRDefault="00CA5569" w:rsidP="00CA5569">
      <w:pPr>
        <w:rPr>
          <w:sz w:val="24"/>
          <w:szCs w:val="24"/>
        </w:rPr>
      </w:pPr>
    </w:p>
    <w:p w14:paraId="0656D8CF" w14:textId="77777777" w:rsidR="00CA5569" w:rsidRPr="00CA5569" w:rsidRDefault="00CA5569" w:rsidP="00CA5569">
      <w:pPr>
        <w:rPr>
          <w:sz w:val="24"/>
          <w:szCs w:val="24"/>
        </w:rPr>
      </w:pPr>
    </w:p>
    <w:p w14:paraId="3473ABE1" w14:textId="77777777" w:rsidR="00CA5569" w:rsidRPr="00CA5569" w:rsidRDefault="00CA5569" w:rsidP="00CA5569">
      <w:pPr>
        <w:rPr>
          <w:sz w:val="24"/>
          <w:szCs w:val="24"/>
        </w:rPr>
      </w:pPr>
    </w:p>
    <w:p w14:paraId="0A0938F4" w14:textId="060CE0B8" w:rsidR="00CA5569" w:rsidRDefault="00ED4C05" w:rsidP="00CA5569">
      <w:pPr>
        <w:rPr>
          <w:b/>
          <w:bCs/>
          <w:sz w:val="28"/>
          <w:szCs w:val="28"/>
          <w:u w:val="single"/>
        </w:rPr>
      </w:pPr>
      <w:r w:rsidRPr="00ED4C05">
        <w:rPr>
          <w:b/>
          <w:bCs/>
          <w:sz w:val="28"/>
          <w:szCs w:val="28"/>
          <w:u w:val="single"/>
        </w:rPr>
        <w:lastRenderedPageBreak/>
        <w:t>OUTPUT</w:t>
      </w:r>
    </w:p>
    <w:p w14:paraId="1CFB4DEF" w14:textId="63A311B7" w:rsidR="00ED4C05" w:rsidRDefault="00CE744E" w:rsidP="00CA5569">
      <w:pPr>
        <w:rPr>
          <w:b/>
          <w:bCs/>
          <w:sz w:val="28"/>
          <w:szCs w:val="28"/>
          <w:u w:val="single"/>
        </w:rPr>
      </w:pPr>
      <w:r w:rsidRPr="00ED4C05">
        <w:rPr>
          <w:b/>
          <w:bCs/>
          <w:noProof/>
          <w:sz w:val="24"/>
          <w:szCs w:val="24"/>
          <w:u w:val="single"/>
        </w:rPr>
        <w:drawing>
          <wp:anchor distT="0" distB="0" distL="114300" distR="114300" simplePos="0" relativeHeight="251732992" behindDoc="0" locked="0" layoutInCell="1" allowOverlap="1" wp14:anchorId="22DF26EE" wp14:editId="62FBF275">
            <wp:simplePos x="0" y="0"/>
            <wp:positionH relativeFrom="column">
              <wp:posOffset>591337</wp:posOffset>
            </wp:positionH>
            <wp:positionV relativeFrom="paragraph">
              <wp:posOffset>97587</wp:posOffset>
            </wp:positionV>
            <wp:extent cx="1824355" cy="2709545"/>
            <wp:effectExtent l="0" t="0" r="4445" b="0"/>
            <wp:wrapThrough wrapText="bothSides">
              <wp:wrapPolygon edited="0">
                <wp:start x="0" y="0"/>
                <wp:lineTo x="0" y="21413"/>
                <wp:lineTo x="21427" y="21413"/>
                <wp:lineTo x="21427" y="0"/>
                <wp:lineTo x="0" y="0"/>
              </wp:wrapPolygon>
            </wp:wrapThrough>
            <wp:docPr id="198423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043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4355" cy="2709545"/>
                    </a:xfrm>
                    <a:prstGeom prst="rect">
                      <a:avLst/>
                    </a:prstGeom>
                  </pic:spPr>
                </pic:pic>
              </a:graphicData>
            </a:graphic>
            <wp14:sizeRelH relativeFrom="margin">
              <wp14:pctWidth>0</wp14:pctWidth>
            </wp14:sizeRelH>
            <wp14:sizeRelV relativeFrom="margin">
              <wp14:pctHeight>0</wp14:pctHeight>
            </wp14:sizeRelV>
          </wp:anchor>
        </w:drawing>
      </w:r>
    </w:p>
    <w:p w14:paraId="6E5E6347" w14:textId="54DAA970" w:rsidR="00ED4C05" w:rsidRPr="00ED4C05" w:rsidRDefault="00ED4C05" w:rsidP="00CA5569">
      <w:pPr>
        <w:rPr>
          <w:b/>
          <w:bCs/>
          <w:sz w:val="24"/>
          <w:szCs w:val="24"/>
          <w:u w:val="single"/>
        </w:rPr>
      </w:pPr>
    </w:p>
    <w:p w14:paraId="4658BD67" w14:textId="77777777" w:rsidR="00CA5569" w:rsidRPr="00CA5569" w:rsidRDefault="00CA5569" w:rsidP="00CA5569">
      <w:pPr>
        <w:rPr>
          <w:sz w:val="24"/>
          <w:szCs w:val="24"/>
        </w:rPr>
      </w:pPr>
    </w:p>
    <w:p w14:paraId="69FB390D" w14:textId="77777777" w:rsidR="00CA5569" w:rsidRDefault="00CA5569" w:rsidP="00CA5569">
      <w:pPr>
        <w:rPr>
          <w:sz w:val="24"/>
          <w:szCs w:val="24"/>
        </w:rPr>
      </w:pPr>
    </w:p>
    <w:p w14:paraId="5B0D813B" w14:textId="03D3F092" w:rsidR="00CA5569" w:rsidRDefault="00CA5569" w:rsidP="00CA5569">
      <w:pPr>
        <w:tabs>
          <w:tab w:val="left" w:pos="1433"/>
        </w:tabs>
        <w:rPr>
          <w:sz w:val="24"/>
          <w:szCs w:val="24"/>
        </w:rPr>
      </w:pPr>
      <w:r>
        <w:rPr>
          <w:sz w:val="24"/>
          <w:szCs w:val="24"/>
        </w:rPr>
        <w:tab/>
      </w:r>
    </w:p>
    <w:p w14:paraId="7F4878DB" w14:textId="77777777" w:rsidR="00ED4C05" w:rsidRPr="00ED4C05" w:rsidRDefault="00ED4C05" w:rsidP="00ED4C05">
      <w:pPr>
        <w:rPr>
          <w:sz w:val="24"/>
          <w:szCs w:val="24"/>
        </w:rPr>
      </w:pPr>
    </w:p>
    <w:p w14:paraId="5CB0EDA8" w14:textId="77777777" w:rsidR="00ED4C05" w:rsidRPr="00ED4C05" w:rsidRDefault="00ED4C05" w:rsidP="00ED4C05">
      <w:pPr>
        <w:rPr>
          <w:sz w:val="24"/>
          <w:szCs w:val="24"/>
        </w:rPr>
      </w:pPr>
    </w:p>
    <w:p w14:paraId="551BFE51" w14:textId="77777777" w:rsidR="00ED4C05" w:rsidRPr="00ED4C05" w:rsidRDefault="00ED4C05" w:rsidP="00ED4C05">
      <w:pPr>
        <w:rPr>
          <w:sz w:val="24"/>
          <w:szCs w:val="24"/>
        </w:rPr>
      </w:pPr>
    </w:p>
    <w:p w14:paraId="28BD936D" w14:textId="77777777" w:rsidR="00ED4C05" w:rsidRPr="00ED4C05" w:rsidRDefault="00ED4C05" w:rsidP="00ED4C05">
      <w:pPr>
        <w:rPr>
          <w:sz w:val="24"/>
          <w:szCs w:val="24"/>
        </w:rPr>
      </w:pPr>
    </w:p>
    <w:p w14:paraId="69561541" w14:textId="77777777" w:rsidR="00ED4C05" w:rsidRPr="00ED4C05" w:rsidRDefault="00ED4C05" w:rsidP="00ED4C05">
      <w:pPr>
        <w:rPr>
          <w:sz w:val="24"/>
          <w:szCs w:val="24"/>
        </w:rPr>
      </w:pPr>
    </w:p>
    <w:p w14:paraId="3C3030A8" w14:textId="77777777" w:rsidR="00ED4C05" w:rsidRPr="00ED4C05" w:rsidRDefault="00ED4C05" w:rsidP="00ED4C05">
      <w:pPr>
        <w:rPr>
          <w:sz w:val="24"/>
          <w:szCs w:val="24"/>
        </w:rPr>
      </w:pPr>
    </w:p>
    <w:p w14:paraId="3EE0C072" w14:textId="77777777" w:rsidR="00ED4C05" w:rsidRPr="00ED4C05" w:rsidRDefault="00ED4C05" w:rsidP="00ED4C05">
      <w:pPr>
        <w:rPr>
          <w:sz w:val="24"/>
          <w:szCs w:val="24"/>
        </w:rPr>
      </w:pPr>
    </w:p>
    <w:p w14:paraId="74B24ABF" w14:textId="77777777" w:rsidR="00ED4C05" w:rsidRPr="00ED4C05" w:rsidRDefault="00ED4C05" w:rsidP="00ED4C05">
      <w:pPr>
        <w:rPr>
          <w:sz w:val="24"/>
          <w:szCs w:val="24"/>
        </w:rPr>
      </w:pPr>
    </w:p>
    <w:p w14:paraId="1A3E74DA" w14:textId="77777777" w:rsidR="00ED4C05" w:rsidRPr="00ED4C05" w:rsidRDefault="00ED4C05" w:rsidP="00ED4C05">
      <w:pPr>
        <w:rPr>
          <w:sz w:val="24"/>
          <w:szCs w:val="24"/>
        </w:rPr>
      </w:pPr>
    </w:p>
    <w:p w14:paraId="79E3CAE9" w14:textId="77777777" w:rsidR="00ED4C05" w:rsidRPr="00ED4C05" w:rsidRDefault="00ED4C05" w:rsidP="00ED4C05">
      <w:pPr>
        <w:rPr>
          <w:sz w:val="24"/>
          <w:szCs w:val="24"/>
        </w:rPr>
      </w:pPr>
    </w:p>
    <w:p w14:paraId="2E24B464" w14:textId="77777777" w:rsidR="00ED4C05" w:rsidRPr="00ED4C05" w:rsidRDefault="00ED4C05" w:rsidP="00ED4C05">
      <w:pPr>
        <w:rPr>
          <w:sz w:val="24"/>
          <w:szCs w:val="24"/>
        </w:rPr>
      </w:pPr>
    </w:p>
    <w:p w14:paraId="33C94AE4" w14:textId="77777777" w:rsidR="00ED4C05" w:rsidRPr="00ED4C05" w:rsidRDefault="00ED4C05" w:rsidP="00ED4C05">
      <w:pPr>
        <w:rPr>
          <w:sz w:val="24"/>
          <w:szCs w:val="24"/>
        </w:rPr>
      </w:pPr>
    </w:p>
    <w:tbl>
      <w:tblPr>
        <w:tblStyle w:val="TableGrid"/>
        <w:tblpPr w:leftFromText="180" w:rightFromText="180" w:vertAnchor="page" w:horzAnchor="margin" w:tblpY="6544"/>
        <w:tblW w:w="10313" w:type="dxa"/>
        <w:tblLook w:val="04A0" w:firstRow="1" w:lastRow="0" w:firstColumn="1" w:lastColumn="0" w:noHBand="0" w:noVBand="1"/>
      </w:tblPr>
      <w:tblGrid>
        <w:gridCol w:w="1555"/>
        <w:gridCol w:w="4961"/>
        <w:gridCol w:w="3797"/>
      </w:tblGrid>
      <w:tr w:rsidR="00CE744E" w:rsidRPr="00074481" w14:paraId="7AAFB8DE" w14:textId="77777777" w:rsidTr="00CE744E">
        <w:trPr>
          <w:trHeight w:val="416"/>
        </w:trPr>
        <w:tc>
          <w:tcPr>
            <w:tcW w:w="1555" w:type="dxa"/>
          </w:tcPr>
          <w:p w14:paraId="1FAAE71C" w14:textId="77777777" w:rsidR="00CE744E" w:rsidRPr="00074481" w:rsidRDefault="00CE744E" w:rsidP="00CE744E">
            <w:pPr>
              <w:jc w:val="center"/>
              <w:rPr>
                <w:b/>
                <w:bCs/>
                <w:sz w:val="24"/>
                <w:szCs w:val="24"/>
              </w:rPr>
            </w:pPr>
            <w:r w:rsidRPr="00074481">
              <w:rPr>
                <w:b/>
                <w:bCs/>
                <w:sz w:val="24"/>
                <w:szCs w:val="24"/>
              </w:rPr>
              <w:t>S.No.</w:t>
            </w:r>
          </w:p>
        </w:tc>
        <w:tc>
          <w:tcPr>
            <w:tcW w:w="4961" w:type="dxa"/>
          </w:tcPr>
          <w:p w14:paraId="7A70E001" w14:textId="77777777" w:rsidR="00CE744E" w:rsidRPr="00074481" w:rsidRDefault="00CE744E" w:rsidP="00CE744E">
            <w:pPr>
              <w:jc w:val="center"/>
              <w:rPr>
                <w:b/>
                <w:bCs/>
                <w:sz w:val="24"/>
                <w:szCs w:val="24"/>
              </w:rPr>
            </w:pPr>
            <w:r w:rsidRPr="00074481">
              <w:rPr>
                <w:b/>
                <w:bCs/>
                <w:sz w:val="24"/>
                <w:szCs w:val="24"/>
              </w:rPr>
              <w:t>Errors</w:t>
            </w:r>
          </w:p>
        </w:tc>
        <w:tc>
          <w:tcPr>
            <w:tcW w:w="3797" w:type="dxa"/>
          </w:tcPr>
          <w:p w14:paraId="574E8777" w14:textId="77777777" w:rsidR="00CE744E" w:rsidRPr="00074481" w:rsidRDefault="00CE744E" w:rsidP="00CE744E">
            <w:pPr>
              <w:jc w:val="center"/>
              <w:rPr>
                <w:b/>
                <w:bCs/>
                <w:sz w:val="24"/>
                <w:szCs w:val="24"/>
              </w:rPr>
            </w:pPr>
            <w:r w:rsidRPr="00074481">
              <w:rPr>
                <w:b/>
                <w:bCs/>
                <w:sz w:val="24"/>
                <w:szCs w:val="24"/>
              </w:rPr>
              <w:t>Rectification</w:t>
            </w:r>
          </w:p>
        </w:tc>
      </w:tr>
      <w:tr w:rsidR="00CE744E" w:rsidRPr="00074481" w14:paraId="0920E193" w14:textId="77777777" w:rsidTr="00CE744E">
        <w:trPr>
          <w:trHeight w:val="693"/>
        </w:trPr>
        <w:tc>
          <w:tcPr>
            <w:tcW w:w="1555" w:type="dxa"/>
          </w:tcPr>
          <w:p w14:paraId="42541848" w14:textId="77777777" w:rsidR="00CE744E" w:rsidRPr="00074481" w:rsidRDefault="00CE744E" w:rsidP="00CE744E">
            <w:pPr>
              <w:jc w:val="center"/>
              <w:rPr>
                <w:sz w:val="24"/>
                <w:szCs w:val="24"/>
              </w:rPr>
            </w:pPr>
            <w:r w:rsidRPr="00074481">
              <w:rPr>
                <w:sz w:val="24"/>
                <w:szCs w:val="24"/>
              </w:rPr>
              <w:t>1.</w:t>
            </w:r>
          </w:p>
        </w:tc>
        <w:tc>
          <w:tcPr>
            <w:tcW w:w="4961" w:type="dxa"/>
          </w:tcPr>
          <w:p w14:paraId="2F3450E8" w14:textId="77777777" w:rsidR="00CE744E" w:rsidRPr="00ED4C05" w:rsidRDefault="00CE744E" w:rsidP="00CE744E">
            <w:pPr>
              <w:rPr>
                <w:sz w:val="24"/>
                <w:szCs w:val="24"/>
              </w:rPr>
            </w:pPr>
            <w:r w:rsidRPr="00ED4C05">
              <w:rPr>
                <w:sz w:val="24"/>
                <w:szCs w:val="24"/>
              </w:rPr>
              <w:t>error: cannot find symbol</w:t>
            </w:r>
          </w:p>
          <w:p w14:paraId="0510AA74" w14:textId="77777777" w:rsidR="00CE744E" w:rsidRPr="00074481" w:rsidRDefault="00CE744E" w:rsidP="00CE744E">
            <w:pPr>
              <w:rPr>
                <w:sz w:val="24"/>
                <w:szCs w:val="24"/>
              </w:rPr>
            </w:pPr>
            <w:r w:rsidRPr="00ED4C05">
              <w:rPr>
                <w:sz w:val="24"/>
                <w:szCs w:val="24"/>
              </w:rPr>
              <w:t xml:space="preserve">                this.stop();</w:t>
            </w:r>
          </w:p>
        </w:tc>
        <w:tc>
          <w:tcPr>
            <w:tcW w:w="3797" w:type="dxa"/>
          </w:tcPr>
          <w:p w14:paraId="6B67D345" w14:textId="77777777" w:rsidR="00CE744E" w:rsidRPr="00074481" w:rsidRDefault="00CE744E" w:rsidP="00CE744E">
            <w:pPr>
              <w:rPr>
                <w:sz w:val="24"/>
                <w:szCs w:val="24"/>
              </w:rPr>
            </w:pPr>
            <w:r>
              <w:rPr>
                <w:sz w:val="24"/>
                <w:szCs w:val="24"/>
              </w:rPr>
              <w:t>Stop()</w:t>
            </w:r>
          </w:p>
        </w:tc>
      </w:tr>
      <w:tr w:rsidR="00CE744E" w14:paraId="128CCD97" w14:textId="77777777" w:rsidTr="00CE744E">
        <w:trPr>
          <w:trHeight w:val="693"/>
        </w:trPr>
        <w:tc>
          <w:tcPr>
            <w:tcW w:w="1555" w:type="dxa"/>
          </w:tcPr>
          <w:p w14:paraId="4D7A8045" w14:textId="77777777" w:rsidR="00CE744E" w:rsidRPr="00074481" w:rsidRDefault="00CE744E" w:rsidP="00CE744E">
            <w:pPr>
              <w:jc w:val="center"/>
              <w:rPr>
                <w:sz w:val="24"/>
                <w:szCs w:val="24"/>
              </w:rPr>
            </w:pPr>
            <w:r>
              <w:rPr>
                <w:sz w:val="24"/>
                <w:szCs w:val="24"/>
              </w:rPr>
              <w:t>2.</w:t>
            </w:r>
          </w:p>
        </w:tc>
        <w:tc>
          <w:tcPr>
            <w:tcW w:w="4961" w:type="dxa"/>
          </w:tcPr>
          <w:p w14:paraId="6F97B5EC" w14:textId="77777777" w:rsidR="00CE744E" w:rsidRPr="00ED4C05" w:rsidRDefault="00CE744E" w:rsidP="00CE744E">
            <w:pPr>
              <w:rPr>
                <w:sz w:val="24"/>
                <w:szCs w:val="24"/>
              </w:rPr>
            </w:pPr>
            <w:r w:rsidRPr="00ED4C05">
              <w:rPr>
                <w:sz w:val="24"/>
                <w:szCs w:val="24"/>
              </w:rPr>
              <w:t>error: not a statement</w:t>
            </w:r>
          </w:p>
          <w:p w14:paraId="2A2B1D4A" w14:textId="77777777" w:rsidR="00CE744E" w:rsidRPr="00B63D3F" w:rsidRDefault="00CE744E" w:rsidP="00CE744E">
            <w:pPr>
              <w:rPr>
                <w:sz w:val="24"/>
                <w:szCs w:val="24"/>
              </w:rPr>
            </w:pPr>
            <w:r w:rsidRPr="00ED4C05">
              <w:rPr>
                <w:sz w:val="24"/>
                <w:szCs w:val="24"/>
              </w:rPr>
              <w:t xml:space="preserve">                this.mileage;</w:t>
            </w:r>
          </w:p>
        </w:tc>
        <w:tc>
          <w:tcPr>
            <w:tcW w:w="3797" w:type="dxa"/>
          </w:tcPr>
          <w:p w14:paraId="530F71C7" w14:textId="77777777" w:rsidR="00CE744E" w:rsidRDefault="00CE744E" w:rsidP="00CE744E">
            <w:pPr>
              <w:rPr>
                <w:sz w:val="24"/>
                <w:szCs w:val="24"/>
              </w:rPr>
            </w:pPr>
            <w:r w:rsidRPr="00ED4C05">
              <w:rPr>
                <w:sz w:val="24"/>
                <w:szCs w:val="24"/>
              </w:rPr>
              <w:t>this.mileage</w:t>
            </w:r>
            <w:r>
              <w:rPr>
                <w:sz w:val="24"/>
                <w:szCs w:val="24"/>
              </w:rPr>
              <w:t>=mileage</w:t>
            </w:r>
            <w:r w:rsidRPr="00ED4C05">
              <w:rPr>
                <w:sz w:val="24"/>
                <w:szCs w:val="24"/>
              </w:rPr>
              <w:t>;</w:t>
            </w:r>
          </w:p>
        </w:tc>
      </w:tr>
    </w:tbl>
    <w:p w14:paraId="1A710B5D" w14:textId="77777777" w:rsidR="00ED4C05" w:rsidRDefault="00ED4C05" w:rsidP="00ED4C05">
      <w:pPr>
        <w:rPr>
          <w:sz w:val="24"/>
          <w:szCs w:val="24"/>
        </w:rPr>
      </w:pPr>
    </w:p>
    <w:p w14:paraId="56F6F09E" w14:textId="77777777" w:rsidR="00CE744E" w:rsidRPr="00ED4C05" w:rsidRDefault="00CE744E" w:rsidP="00ED4C05">
      <w:pPr>
        <w:rPr>
          <w:sz w:val="24"/>
          <w:szCs w:val="24"/>
        </w:rPr>
      </w:pPr>
    </w:p>
    <w:p w14:paraId="6DE88809" w14:textId="3656DFC8" w:rsidR="002D35D4" w:rsidRDefault="002D35D4" w:rsidP="00CE744E">
      <w:pPr>
        <w:ind w:firstLine="360"/>
        <w:rPr>
          <w:b/>
          <w:bCs/>
          <w:sz w:val="24"/>
          <w:szCs w:val="24"/>
          <w:u w:val="single"/>
        </w:rPr>
      </w:pPr>
      <w:r w:rsidRPr="00074481">
        <w:rPr>
          <w:b/>
          <w:bCs/>
          <w:sz w:val="24"/>
          <w:szCs w:val="24"/>
          <w:u w:val="single"/>
        </w:rPr>
        <w:t>Concepts to be known:</w:t>
      </w:r>
    </w:p>
    <w:p w14:paraId="74DE3A21" w14:textId="77777777" w:rsidR="00CE744E" w:rsidRPr="00074481" w:rsidRDefault="00CE744E" w:rsidP="00CE744E">
      <w:pPr>
        <w:ind w:firstLine="360"/>
        <w:rPr>
          <w:b/>
          <w:bCs/>
          <w:sz w:val="24"/>
          <w:szCs w:val="24"/>
          <w:u w:val="single"/>
        </w:rPr>
      </w:pPr>
    </w:p>
    <w:p w14:paraId="7E278BEA" w14:textId="41374396" w:rsidR="002D35D4" w:rsidRPr="002D35D4" w:rsidRDefault="002D35D4" w:rsidP="002D35D4">
      <w:pPr>
        <w:pStyle w:val="ListParagraph"/>
        <w:numPr>
          <w:ilvl w:val="1"/>
          <w:numId w:val="49"/>
        </w:numPr>
        <w:rPr>
          <w:b/>
          <w:bCs/>
          <w:sz w:val="24"/>
          <w:szCs w:val="24"/>
        </w:rPr>
      </w:pPr>
      <w:r w:rsidRPr="002D35D4">
        <w:rPr>
          <w:sz w:val="24"/>
          <w:szCs w:val="24"/>
        </w:rPr>
        <w:t>System.out.println(" ")-to print the statement</w:t>
      </w:r>
    </w:p>
    <w:p w14:paraId="4E2F82F3" w14:textId="77777777" w:rsidR="002D35D4" w:rsidRPr="00074481" w:rsidRDefault="002D35D4" w:rsidP="002D35D4">
      <w:pPr>
        <w:pStyle w:val="ListParagraph"/>
        <w:numPr>
          <w:ilvl w:val="1"/>
          <w:numId w:val="49"/>
        </w:numPr>
        <w:rPr>
          <w:b/>
          <w:bCs/>
          <w:sz w:val="24"/>
          <w:szCs w:val="24"/>
        </w:rPr>
      </w:pPr>
      <w:r w:rsidRPr="00074481">
        <w:rPr>
          <w:sz w:val="24"/>
          <w:szCs w:val="24"/>
        </w:rPr>
        <w:t>String – to declare the data type as string</w:t>
      </w:r>
    </w:p>
    <w:p w14:paraId="0FBF7055" w14:textId="77777777" w:rsidR="002D35D4" w:rsidRPr="00074481" w:rsidRDefault="002D35D4" w:rsidP="002D35D4">
      <w:pPr>
        <w:pStyle w:val="ListParagraph"/>
        <w:numPr>
          <w:ilvl w:val="1"/>
          <w:numId w:val="49"/>
        </w:numPr>
        <w:rPr>
          <w:b/>
          <w:bCs/>
          <w:sz w:val="24"/>
          <w:szCs w:val="24"/>
        </w:rPr>
      </w:pPr>
      <w:r w:rsidRPr="00074481">
        <w:rPr>
          <w:sz w:val="24"/>
          <w:szCs w:val="24"/>
        </w:rPr>
        <w:t>int – to declare the data types as integer</w:t>
      </w:r>
    </w:p>
    <w:p w14:paraId="3E452E5E" w14:textId="77777777" w:rsidR="002D35D4" w:rsidRPr="00074481" w:rsidRDefault="002D35D4" w:rsidP="002D35D4">
      <w:pPr>
        <w:pStyle w:val="ListParagraph"/>
        <w:numPr>
          <w:ilvl w:val="1"/>
          <w:numId w:val="49"/>
        </w:numPr>
        <w:rPr>
          <w:b/>
          <w:bCs/>
          <w:sz w:val="24"/>
          <w:szCs w:val="24"/>
        </w:rPr>
      </w:pPr>
      <w:r w:rsidRPr="00074481">
        <w:rPr>
          <w:sz w:val="24"/>
          <w:szCs w:val="24"/>
        </w:rPr>
        <w:t xml:space="preserve">// - used to write comments </w:t>
      </w:r>
    </w:p>
    <w:p w14:paraId="113E3A99" w14:textId="77777777" w:rsidR="00ED4C05" w:rsidRDefault="00ED4C05" w:rsidP="00ED4C05">
      <w:pPr>
        <w:rPr>
          <w:sz w:val="24"/>
          <w:szCs w:val="24"/>
        </w:rPr>
      </w:pPr>
    </w:p>
    <w:p w14:paraId="32544ED3" w14:textId="77777777" w:rsidR="00CE744E" w:rsidRDefault="00CE744E" w:rsidP="00ED4C05">
      <w:pPr>
        <w:rPr>
          <w:sz w:val="24"/>
          <w:szCs w:val="24"/>
        </w:rPr>
      </w:pPr>
    </w:p>
    <w:p w14:paraId="3DC9749E" w14:textId="48EC2727" w:rsidR="002D35D4" w:rsidRDefault="00736EA2" w:rsidP="00ED4C05">
      <w:pPr>
        <w:rPr>
          <w:sz w:val="24"/>
          <w:szCs w:val="24"/>
        </w:rPr>
      </w:pPr>
      <w:r w:rsidRPr="008311D9">
        <w:rPr>
          <w:b/>
          <w:bCs/>
          <w:sz w:val="28"/>
          <w:szCs w:val="28"/>
          <w:u w:val="single"/>
        </w:rPr>
        <w:t>Class Diagram</w:t>
      </w:r>
    </w:p>
    <w:p w14:paraId="54AA40D6" w14:textId="77777777" w:rsidR="002D35D4" w:rsidRDefault="002D35D4" w:rsidP="00ED4C05">
      <w:pPr>
        <w:rPr>
          <w:sz w:val="24"/>
          <w:szCs w:val="24"/>
        </w:rPr>
      </w:pPr>
    </w:p>
    <w:tbl>
      <w:tblPr>
        <w:tblStyle w:val="TableGrid"/>
        <w:tblpPr w:leftFromText="180" w:rightFromText="180" w:vertAnchor="text" w:horzAnchor="page" w:tblpX="2334" w:tblpYSpec="outside"/>
        <w:tblW w:w="0" w:type="auto"/>
        <w:tblLook w:val="04A0" w:firstRow="1" w:lastRow="0" w:firstColumn="1" w:lastColumn="0" w:noHBand="0" w:noVBand="1"/>
      </w:tblPr>
      <w:tblGrid>
        <w:gridCol w:w="4210"/>
      </w:tblGrid>
      <w:tr w:rsidR="00CE744E" w14:paraId="6A639BFB" w14:textId="77777777" w:rsidTr="00CE744E">
        <w:trPr>
          <w:trHeight w:val="420"/>
        </w:trPr>
        <w:tc>
          <w:tcPr>
            <w:tcW w:w="4210" w:type="dxa"/>
          </w:tcPr>
          <w:p w14:paraId="11725640" w14:textId="77777777" w:rsidR="00CE744E" w:rsidRDefault="00CE744E" w:rsidP="00CE744E">
            <w:pPr>
              <w:jc w:val="center"/>
              <w:rPr>
                <w:sz w:val="24"/>
                <w:szCs w:val="24"/>
              </w:rPr>
            </w:pPr>
            <w:r>
              <w:rPr>
                <w:sz w:val="24"/>
                <w:szCs w:val="24"/>
              </w:rPr>
              <w:t>CAR</w:t>
            </w:r>
          </w:p>
        </w:tc>
      </w:tr>
      <w:tr w:rsidR="00CE744E" w14:paraId="4AFF4C28" w14:textId="77777777" w:rsidTr="00CE744E">
        <w:trPr>
          <w:trHeight w:val="523"/>
        </w:trPr>
        <w:tc>
          <w:tcPr>
            <w:tcW w:w="4210" w:type="dxa"/>
          </w:tcPr>
          <w:p w14:paraId="0A63D802" w14:textId="77777777" w:rsidR="00CE744E" w:rsidRDefault="00CE744E" w:rsidP="00CE744E">
            <w:pPr>
              <w:rPr>
                <w:sz w:val="24"/>
                <w:szCs w:val="24"/>
              </w:rPr>
            </w:pPr>
            <w:r w:rsidRPr="00736EA2">
              <w:rPr>
                <w:sz w:val="24"/>
                <w:szCs w:val="24"/>
              </w:rPr>
              <w:t xml:space="preserve">Car_color: String </w:t>
            </w:r>
          </w:p>
          <w:p w14:paraId="336286D0" w14:textId="77777777" w:rsidR="00CE744E" w:rsidRDefault="00CE744E" w:rsidP="00CE744E">
            <w:pPr>
              <w:rPr>
                <w:sz w:val="24"/>
                <w:szCs w:val="24"/>
              </w:rPr>
            </w:pPr>
            <w:r w:rsidRPr="00736EA2">
              <w:rPr>
                <w:sz w:val="24"/>
                <w:szCs w:val="24"/>
              </w:rPr>
              <w:t>Car_brand: String</w:t>
            </w:r>
          </w:p>
          <w:p w14:paraId="65DABB58" w14:textId="77777777" w:rsidR="00CE744E" w:rsidRDefault="00CE744E" w:rsidP="00CE744E">
            <w:pPr>
              <w:rPr>
                <w:sz w:val="24"/>
                <w:szCs w:val="24"/>
              </w:rPr>
            </w:pPr>
            <w:r w:rsidRPr="00736EA2">
              <w:rPr>
                <w:sz w:val="24"/>
                <w:szCs w:val="24"/>
              </w:rPr>
              <w:t>Fuel_type: String</w:t>
            </w:r>
          </w:p>
          <w:p w14:paraId="1351FA62" w14:textId="77777777" w:rsidR="00CE744E" w:rsidRDefault="00CE744E" w:rsidP="00CE744E">
            <w:pPr>
              <w:rPr>
                <w:sz w:val="24"/>
                <w:szCs w:val="24"/>
              </w:rPr>
            </w:pPr>
            <w:r w:rsidRPr="00736EA2">
              <w:rPr>
                <w:sz w:val="24"/>
                <w:szCs w:val="24"/>
              </w:rPr>
              <w:t>mileage: int</w:t>
            </w:r>
          </w:p>
        </w:tc>
      </w:tr>
      <w:tr w:rsidR="00CE744E" w14:paraId="4F1CC070" w14:textId="77777777" w:rsidTr="00CE744E">
        <w:trPr>
          <w:trHeight w:val="533"/>
        </w:trPr>
        <w:tc>
          <w:tcPr>
            <w:tcW w:w="4210" w:type="dxa"/>
          </w:tcPr>
          <w:p w14:paraId="3F196A1B" w14:textId="77777777" w:rsidR="00CE744E" w:rsidRDefault="00CE744E" w:rsidP="00CE744E">
            <w:pPr>
              <w:rPr>
                <w:sz w:val="24"/>
                <w:szCs w:val="24"/>
              </w:rPr>
            </w:pPr>
            <w:r w:rsidRPr="00736EA2">
              <w:rPr>
                <w:sz w:val="24"/>
                <w:szCs w:val="24"/>
              </w:rPr>
              <w:t xml:space="preserve">+ CAR() </w:t>
            </w:r>
          </w:p>
          <w:p w14:paraId="4D0863E7" w14:textId="77777777" w:rsidR="00CE744E" w:rsidRDefault="00CE744E" w:rsidP="00CE744E">
            <w:pPr>
              <w:rPr>
                <w:sz w:val="24"/>
                <w:szCs w:val="24"/>
              </w:rPr>
            </w:pPr>
            <w:r w:rsidRPr="00736EA2">
              <w:rPr>
                <w:sz w:val="24"/>
                <w:szCs w:val="24"/>
              </w:rPr>
              <w:t xml:space="preserve">+ CAR(String, String, String, int) </w:t>
            </w:r>
          </w:p>
          <w:p w14:paraId="55ED6371" w14:textId="77777777" w:rsidR="00CE744E" w:rsidRDefault="00CE744E" w:rsidP="00CE744E">
            <w:pPr>
              <w:rPr>
                <w:sz w:val="24"/>
                <w:szCs w:val="24"/>
              </w:rPr>
            </w:pPr>
            <w:r w:rsidRPr="00736EA2">
              <w:rPr>
                <w:sz w:val="24"/>
                <w:szCs w:val="24"/>
              </w:rPr>
              <w:t xml:space="preserve">+ Start(): void </w:t>
            </w:r>
          </w:p>
          <w:p w14:paraId="0F0CCDAE" w14:textId="77777777" w:rsidR="00CE744E" w:rsidRDefault="00CE744E" w:rsidP="00CE744E">
            <w:pPr>
              <w:rPr>
                <w:sz w:val="24"/>
                <w:szCs w:val="24"/>
              </w:rPr>
            </w:pPr>
            <w:r w:rsidRPr="00736EA2">
              <w:rPr>
                <w:sz w:val="24"/>
                <w:szCs w:val="24"/>
              </w:rPr>
              <w:t>+ Stop(): void</w:t>
            </w:r>
          </w:p>
          <w:p w14:paraId="793B47B3" w14:textId="77777777" w:rsidR="00CE744E" w:rsidRDefault="00CE744E" w:rsidP="00CE744E">
            <w:pPr>
              <w:rPr>
                <w:sz w:val="24"/>
                <w:szCs w:val="24"/>
              </w:rPr>
            </w:pPr>
            <w:r w:rsidRPr="00736EA2">
              <w:rPr>
                <w:sz w:val="24"/>
                <w:szCs w:val="24"/>
              </w:rPr>
              <w:t xml:space="preserve">+ Service(): void </w:t>
            </w:r>
          </w:p>
          <w:p w14:paraId="723AA6C5" w14:textId="77777777" w:rsidR="00CE744E" w:rsidRDefault="00CE744E" w:rsidP="00CE744E">
            <w:pPr>
              <w:rPr>
                <w:sz w:val="24"/>
                <w:szCs w:val="24"/>
              </w:rPr>
            </w:pPr>
            <w:r w:rsidRPr="00736EA2">
              <w:rPr>
                <w:sz w:val="24"/>
                <w:szCs w:val="24"/>
              </w:rPr>
              <w:t>+ main(String[]): void</w:t>
            </w:r>
          </w:p>
        </w:tc>
      </w:tr>
    </w:tbl>
    <w:p w14:paraId="5A751207" w14:textId="77777777" w:rsidR="00736EA2" w:rsidRDefault="00736EA2" w:rsidP="00ED4C05">
      <w:pPr>
        <w:rPr>
          <w:sz w:val="24"/>
          <w:szCs w:val="24"/>
        </w:rPr>
      </w:pPr>
    </w:p>
    <w:p w14:paraId="6192707F" w14:textId="77777777" w:rsidR="00736EA2" w:rsidRDefault="00736EA2" w:rsidP="00ED4C05">
      <w:pPr>
        <w:rPr>
          <w:sz w:val="24"/>
          <w:szCs w:val="24"/>
        </w:rPr>
      </w:pPr>
    </w:p>
    <w:p w14:paraId="7BD0DEBA" w14:textId="77777777" w:rsidR="00736EA2" w:rsidRDefault="00736EA2" w:rsidP="00ED4C05">
      <w:pPr>
        <w:rPr>
          <w:sz w:val="24"/>
          <w:szCs w:val="24"/>
        </w:rPr>
      </w:pPr>
    </w:p>
    <w:p w14:paraId="13C67C53" w14:textId="77777777" w:rsidR="002D35D4" w:rsidRDefault="002D35D4" w:rsidP="00ED4C05">
      <w:pPr>
        <w:rPr>
          <w:sz w:val="24"/>
          <w:szCs w:val="24"/>
        </w:rPr>
      </w:pPr>
    </w:p>
    <w:p w14:paraId="44F58CFA" w14:textId="77777777" w:rsidR="002D35D4" w:rsidRDefault="002D35D4" w:rsidP="00ED4C05">
      <w:pPr>
        <w:rPr>
          <w:sz w:val="24"/>
          <w:szCs w:val="24"/>
        </w:rPr>
      </w:pPr>
    </w:p>
    <w:p w14:paraId="54E187A9" w14:textId="77777777" w:rsidR="002D35D4" w:rsidRDefault="002D35D4" w:rsidP="00ED4C05">
      <w:pPr>
        <w:rPr>
          <w:sz w:val="24"/>
          <w:szCs w:val="24"/>
        </w:rPr>
      </w:pPr>
    </w:p>
    <w:p w14:paraId="040F2890" w14:textId="77777777" w:rsidR="002D35D4" w:rsidRDefault="002D35D4" w:rsidP="00ED4C05">
      <w:pPr>
        <w:rPr>
          <w:sz w:val="24"/>
          <w:szCs w:val="24"/>
        </w:rPr>
      </w:pPr>
    </w:p>
    <w:p w14:paraId="4768F51B" w14:textId="77777777" w:rsidR="002D35D4" w:rsidRDefault="002D35D4" w:rsidP="00ED4C05">
      <w:pPr>
        <w:rPr>
          <w:sz w:val="24"/>
          <w:szCs w:val="24"/>
        </w:rPr>
      </w:pPr>
    </w:p>
    <w:p w14:paraId="492EDB65" w14:textId="77777777" w:rsidR="002D35D4" w:rsidRDefault="002D35D4" w:rsidP="00ED4C05">
      <w:pPr>
        <w:rPr>
          <w:sz w:val="24"/>
          <w:szCs w:val="24"/>
        </w:rPr>
      </w:pPr>
    </w:p>
    <w:p w14:paraId="498AB58B" w14:textId="77777777" w:rsidR="00736EA2" w:rsidRDefault="00736EA2" w:rsidP="00ED4C05">
      <w:pPr>
        <w:rPr>
          <w:sz w:val="24"/>
          <w:szCs w:val="24"/>
        </w:rPr>
      </w:pPr>
    </w:p>
    <w:p w14:paraId="26400D17" w14:textId="77777777" w:rsidR="00736EA2" w:rsidRDefault="00736EA2" w:rsidP="00ED4C05">
      <w:pPr>
        <w:rPr>
          <w:sz w:val="24"/>
          <w:szCs w:val="24"/>
        </w:rPr>
      </w:pPr>
    </w:p>
    <w:p w14:paraId="0CCE01DC" w14:textId="77777777" w:rsidR="002D35D4" w:rsidRDefault="002D35D4" w:rsidP="00ED4C05">
      <w:pPr>
        <w:rPr>
          <w:sz w:val="24"/>
          <w:szCs w:val="24"/>
        </w:rPr>
      </w:pPr>
    </w:p>
    <w:p w14:paraId="5830DACB" w14:textId="77777777" w:rsidR="00736EA2" w:rsidRDefault="00736EA2" w:rsidP="00ED4C05">
      <w:pPr>
        <w:rPr>
          <w:sz w:val="24"/>
          <w:szCs w:val="24"/>
        </w:rPr>
      </w:pPr>
    </w:p>
    <w:p w14:paraId="0DC1AAF1" w14:textId="77777777" w:rsidR="00CE744E" w:rsidRDefault="00CE744E" w:rsidP="00ED4C05">
      <w:pPr>
        <w:rPr>
          <w:sz w:val="24"/>
          <w:szCs w:val="24"/>
        </w:rPr>
      </w:pPr>
    </w:p>
    <w:p w14:paraId="5B544333" w14:textId="77777777" w:rsidR="00CE744E" w:rsidRDefault="00CE744E" w:rsidP="00ED4C05">
      <w:pPr>
        <w:rPr>
          <w:sz w:val="24"/>
          <w:szCs w:val="24"/>
        </w:rPr>
      </w:pPr>
    </w:p>
    <w:p w14:paraId="03CFF7EE" w14:textId="18B6D074" w:rsidR="002D35D4" w:rsidRDefault="002D35D4" w:rsidP="002D35D4">
      <w:pPr>
        <w:pStyle w:val="TableParagraph"/>
        <w:spacing w:line="237" w:lineRule="auto"/>
        <w:ind w:left="16" w:right="764"/>
        <w:rPr>
          <w:b/>
          <w:bCs/>
          <w:sz w:val="24"/>
          <w:szCs w:val="24"/>
        </w:rPr>
      </w:pPr>
      <w:r w:rsidRPr="00820CA9">
        <w:rPr>
          <w:b/>
          <w:bCs/>
          <w:sz w:val="24"/>
          <w:szCs w:val="24"/>
          <w:u w:val="single"/>
        </w:rPr>
        <w:t>Program</w:t>
      </w:r>
      <w:r w:rsidR="002D0039">
        <w:rPr>
          <w:b/>
          <w:bCs/>
          <w:sz w:val="24"/>
          <w:szCs w:val="24"/>
          <w:u w:val="single"/>
        </w:rPr>
        <w:t>2</w:t>
      </w:r>
      <w:r>
        <w:rPr>
          <w:b/>
          <w:bCs/>
          <w:sz w:val="24"/>
          <w:szCs w:val="24"/>
        </w:rPr>
        <w:t>)</w:t>
      </w:r>
    </w:p>
    <w:p w14:paraId="5C6710EB" w14:textId="77777777" w:rsidR="002D35D4" w:rsidRDefault="002D35D4" w:rsidP="002D35D4">
      <w:pPr>
        <w:pStyle w:val="TableParagraph"/>
        <w:spacing w:line="237" w:lineRule="auto"/>
        <w:ind w:left="16" w:right="764"/>
        <w:rPr>
          <w:b/>
          <w:bCs/>
          <w:sz w:val="24"/>
          <w:szCs w:val="24"/>
        </w:rPr>
      </w:pPr>
    </w:p>
    <w:p w14:paraId="3E18896E" w14:textId="36F89533" w:rsidR="002D35D4" w:rsidRDefault="002D35D4" w:rsidP="002D35D4">
      <w:pPr>
        <w:pStyle w:val="TableParagraph"/>
        <w:spacing w:line="237" w:lineRule="auto"/>
        <w:ind w:left="16" w:right="764"/>
        <w:rPr>
          <w:sz w:val="24"/>
          <w:szCs w:val="24"/>
        </w:rPr>
      </w:pPr>
      <w:r w:rsidRPr="00820CA9">
        <w:rPr>
          <w:b/>
          <w:bCs/>
          <w:sz w:val="24"/>
          <w:szCs w:val="24"/>
          <w:u w:val="single"/>
        </w:rPr>
        <w:t>AIM</w:t>
      </w:r>
      <w:r>
        <w:rPr>
          <w:sz w:val="24"/>
          <w:szCs w:val="24"/>
        </w:rPr>
        <w:t>-To create a class named bank account with two methods deposit() and withdraw():</w:t>
      </w:r>
    </w:p>
    <w:p w14:paraId="5B5976F1" w14:textId="77777777" w:rsidR="002D35D4" w:rsidRDefault="002D35D4" w:rsidP="002D35D4">
      <w:pPr>
        <w:pStyle w:val="TableParagraph"/>
        <w:numPr>
          <w:ilvl w:val="0"/>
          <w:numId w:val="55"/>
        </w:numPr>
        <w:spacing w:line="237" w:lineRule="auto"/>
        <w:ind w:right="764"/>
        <w:rPr>
          <w:sz w:val="24"/>
          <w:szCs w:val="24"/>
        </w:rPr>
      </w:pPr>
      <w:r>
        <w:rPr>
          <w:sz w:val="24"/>
          <w:szCs w:val="24"/>
        </w:rPr>
        <w:t>In deposit()- whenever an amount is deposited, it has to be updated with the current amount.</w:t>
      </w:r>
    </w:p>
    <w:p w14:paraId="7900EEB2" w14:textId="2DD32CA5" w:rsidR="002D35D4" w:rsidRPr="002D35D4" w:rsidRDefault="002D35D4" w:rsidP="002D35D4">
      <w:pPr>
        <w:pStyle w:val="TableParagraph"/>
        <w:numPr>
          <w:ilvl w:val="0"/>
          <w:numId w:val="55"/>
        </w:numPr>
        <w:spacing w:line="237" w:lineRule="auto"/>
        <w:ind w:right="764"/>
        <w:rPr>
          <w:b/>
          <w:bCs/>
          <w:sz w:val="24"/>
          <w:szCs w:val="24"/>
        </w:rPr>
      </w:pPr>
      <w:r>
        <w:rPr>
          <w:sz w:val="24"/>
          <w:szCs w:val="24"/>
        </w:rPr>
        <w:t>Withdraw()- whenever an amount is being withdrawn it has to be less than the current balance otherwise print insufficient balance.</w:t>
      </w:r>
    </w:p>
    <w:p w14:paraId="5762FFD4" w14:textId="77777777" w:rsidR="002D35D4" w:rsidRPr="00820CA9" w:rsidRDefault="002D35D4" w:rsidP="002D35D4">
      <w:pPr>
        <w:pStyle w:val="TableParagraph"/>
        <w:spacing w:line="237" w:lineRule="auto"/>
        <w:ind w:left="1080" w:right="764"/>
        <w:rPr>
          <w:b/>
          <w:bCs/>
          <w:sz w:val="24"/>
          <w:szCs w:val="24"/>
        </w:rPr>
      </w:pPr>
    </w:p>
    <w:p w14:paraId="3FC3C790" w14:textId="1BE72739" w:rsidR="002D35D4" w:rsidRPr="00820CA9" w:rsidRDefault="00A473AD" w:rsidP="002D35D4">
      <w:pPr>
        <w:pStyle w:val="TableParagraph"/>
        <w:spacing w:line="237" w:lineRule="auto"/>
        <w:ind w:left="376" w:right="764"/>
        <w:rPr>
          <w:b/>
          <w:bCs/>
          <w:sz w:val="24"/>
          <w:szCs w:val="24"/>
        </w:rPr>
      </w:pPr>
      <w:r w:rsidRPr="00A473AD">
        <w:rPr>
          <w:noProof/>
          <w:sz w:val="24"/>
          <w:szCs w:val="24"/>
        </w:rPr>
        <w:drawing>
          <wp:anchor distT="0" distB="0" distL="114300" distR="114300" simplePos="0" relativeHeight="251734016" behindDoc="0" locked="0" layoutInCell="1" allowOverlap="1" wp14:anchorId="7A66D0F3" wp14:editId="40FAA328">
            <wp:simplePos x="0" y="0"/>
            <wp:positionH relativeFrom="margin">
              <wp:posOffset>835025</wp:posOffset>
            </wp:positionH>
            <wp:positionV relativeFrom="paragraph">
              <wp:posOffset>40640</wp:posOffset>
            </wp:positionV>
            <wp:extent cx="4502150" cy="3651885"/>
            <wp:effectExtent l="0" t="0" r="0" b="5715"/>
            <wp:wrapThrough wrapText="bothSides">
              <wp:wrapPolygon edited="0">
                <wp:start x="0" y="0"/>
                <wp:lineTo x="0" y="21521"/>
                <wp:lineTo x="21478" y="21521"/>
                <wp:lineTo x="21478" y="0"/>
                <wp:lineTo x="0" y="0"/>
              </wp:wrapPolygon>
            </wp:wrapThrough>
            <wp:docPr id="160653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107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02150" cy="3651885"/>
                    </a:xfrm>
                    <a:prstGeom prst="rect">
                      <a:avLst/>
                    </a:prstGeom>
                  </pic:spPr>
                </pic:pic>
              </a:graphicData>
            </a:graphic>
            <wp14:sizeRelH relativeFrom="margin">
              <wp14:pctWidth>0</wp14:pctWidth>
            </wp14:sizeRelH>
            <wp14:sizeRelV relativeFrom="margin">
              <wp14:pctHeight>0</wp14:pctHeight>
            </wp14:sizeRelV>
          </wp:anchor>
        </w:drawing>
      </w:r>
    </w:p>
    <w:p w14:paraId="608B4A76" w14:textId="0D1FA6C2" w:rsidR="002D35D4" w:rsidRDefault="002D35D4" w:rsidP="00ED4C05">
      <w:pPr>
        <w:rPr>
          <w:sz w:val="24"/>
          <w:szCs w:val="24"/>
        </w:rPr>
      </w:pPr>
    </w:p>
    <w:p w14:paraId="56F86D38" w14:textId="6C81FA7B" w:rsidR="002D35D4" w:rsidRDefault="002D35D4" w:rsidP="00ED4C05">
      <w:pPr>
        <w:rPr>
          <w:sz w:val="24"/>
          <w:szCs w:val="24"/>
        </w:rPr>
      </w:pPr>
    </w:p>
    <w:p w14:paraId="1C8EC2DF" w14:textId="37441E2A" w:rsidR="002D35D4" w:rsidRDefault="002D35D4" w:rsidP="00ED4C05">
      <w:pPr>
        <w:rPr>
          <w:sz w:val="24"/>
          <w:szCs w:val="24"/>
        </w:rPr>
      </w:pPr>
    </w:p>
    <w:p w14:paraId="63F23614" w14:textId="14A5136E" w:rsidR="002D35D4" w:rsidRDefault="002D35D4" w:rsidP="00ED4C05">
      <w:pPr>
        <w:rPr>
          <w:sz w:val="24"/>
          <w:szCs w:val="24"/>
        </w:rPr>
      </w:pPr>
    </w:p>
    <w:p w14:paraId="621B3590" w14:textId="214DB998" w:rsidR="002D35D4" w:rsidRDefault="002D35D4" w:rsidP="00ED4C05">
      <w:pPr>
        <w:rPr>
          <w:sz w:val="24"/>
          <w:szCs w:val="24"/>
        </w:rPr>
      </w:pPr>
    </w:p>
    <w:p w14:paraId="3B4F3DE0" w14:textId="77777777" w:rsidR="002D35D4" w:rsidRDefault="002D35D4" w:rsidP="00ED4C05">
      <w:pPr>
        <w:rPr>
          <w:sz w:val="24"/>
          <w:szCs w:val="24"/>
        </w:rPr>
      </w:pPr>
    </w:p>
    <w:p w14:paraId="72339DBD" w14:textId="77777777" w:rsidR="002D35D4" w:rsidRDefault="002D35D4" w:rsidP="00ED4C05">
      <w:pPr>
        <w:rPr>
          <w:sz w:val="24"/>
          <w:szCs w:val="24"/>
        </w:rPr>
      </w:pPr>
    </w:p>
    <w:p w14:paraId="45028252" w14:textId="77777777" w:rsidR="00A473AD" w:rsidRDefault="00A473AD" w:rsidP="00ED4C05">
      <w:pPr>
        <w:rPr>
          <w:sz w:val="24"/>
          <w:szCs w:val="24"/>
        </w:rPr>
      </w:pPr>
    </w:p>
    <w:p w14:paraId="0CB01DC0" w14:textId="77777777" w:rsidR="00A473AD" w:rsidRDefault="00A473AD" w:rsidP="00ED4C05">
      <w:pPr>
        <w:rPr>
          <w:sz w:val="24"/>
          <w:szCs w:val="24"/>
        </w:rPr>
      </w:pPr>
    </w:p>
    <w:p w14:paraId="3F845FFA" w14:textId="77777777" w:rsidR="00A473AD" w:rsidRDefault="00A473AD" w:rsidP="00ED4C05">
      <w:pPr>
        <w:rPr>
          <w:sz w:val="24"/>
          <w:szCs w:val="24"/>
        </w:rPr>
      </w:pPr>
    </w:p>
    <w:p w14:paraId="6C7EC1A9" w14:textId="77777777" w:rsidR="00A473AD" w:rsidRDefault="00A473AD" w:rsidP="00ED4C05">
      <w:pPr>
        <w:rPr>
          <w:sz w:val="24"/>
          <w:szCs w:val="24"/>
        </w:rPr>
      </w:pPr>
    </w:p>
    <w:p w14:paraId="6AFA1430" w14:textId="77777777" w:rsidR="00A473AD" w:rsidRDefault="00A473AD" w:rsidP="00ED4C05">
      <w:pPr>
        <w:rPr>
          <w:sz w:val="24"/>
          <w:szCs w:val="24"/>
        </w:rPr>
      </w:pPr>
    </w:p>
    <w:p w14:paraId="77FF3304" w14:textId="77777777" w:rsidR="00A473AD" w:rsidRDefault="00A473AD" w:rsidP="00ED4C05">
      <w:pPr>
        <w:rPr>
          <w:sz w:val="24"/>
          <w:szCs w:val="24"/>
        </w:rPr>
      </w:pPr>
    </w:p>
    <w:p w14:paraId="1D7165C8" w14:textId="77777777" w:rsidR="00A473AD" w:rsidRDefault="00A473AD" w:rsidP="00ED4C05">
      <w:pPr>
        <w:rPr>
          <w:sz w:val="24"/>
          <w:szCs w:val="24"/>
        </w:rPr>
      </w:pPr>
    </w:p>
    <w:p w14:paraId="03A4A5A2" w14:textId="77777777" w:rsidR="00A473AD" w:rsidRDefault="00A473AD" w:rsidP="00ED4C05">
      <w:pPr>
        <w:rPr>
          <w:sz w:val="24"/>
          <w:szCs w:val="24"/>
        </w:rPr>
      </w:pPr>
    </w:p>
    <w:p w14:paraId="7B5B946F" w14:textId="77777777" w:rsidR="00A473AD" w:rsidRDefault="00A473AD" w:rsidP="00ED4C05">
      <w:pPr>
        <w:rPr>
          <w:sz w:val="24"/>
          <w:szCs w:val="24"/>
        </w:rPr>
      </w:pPr>
    </w:p>
    <w:p w14:paraId="3ABAE1CB" w14:textId="77777777" w:rsidR="00A473AD" w:rsidRDefault="00A473AD" w:rsidP="00ED4C05">
      <w:pPr>
        <w:rPr>
          <w:sz w:val="24"/>
          <w:szCs w:val="24"/>
        </w:rPr>
      </w:pPr>
    </w:p>
    <w:p w14:paraId="58223AFC" w14:textId="77777777" w:rsidR="00A473AD" w:rsidRDefault="00A473AD" w:rsidP="00ED4C05">
      <w:pPr>
        <w:rPr>
          <w:sz w:val="24"/>
          <w:szCs w:val="24"/>
        </w:rPr>
      </w:pPr>
    </w:p>
    <w:p w14:paraId="3F1F07E3" w14:textId="77777777" w:rsidR="00A473AD" w:rsidRDefault="00A473AD" w:rsidP="00ED4C05">
      <w:pPr>
        <w:rPr>
          <w:sz w:val="24"/>
          <w:szCs w:val="24"/>
        </w:rPr>
      </w:pPr>
    </w:p>
    <w:p w14:paraId="1D396DF0" w14:textId="77777777" w:rsidR="00A473AD" w:rsidRDefault="00A473AD" w:rsidP="00ED4C05">
      <w:pPr>
        <w:rPr>
          <w:sz w:val="24"/>
          <w:szCs w:val="24"/>
        </w:rPr>
      </w:pPr>
    </w:p>
    <w:p w14:paraId="6179ED17" w14:textId="77777777" w:rsidR="00A473AD" w:rsidRDefault="00A473AD" w:rsidP="00ED4C05">
      <w:pPr>
        <w:rPr>
          <w:sz w:val="24"/>
          <w:szCs w:val="24"/>
        </w:rPr>
      </w:pPr>
    </w:p>
    <w:p w14:paraId="3C800F61" w14:textId="77777777" w:rsidR="00A473AD" w:rsidRDefault="00A473AD" w:rsidP="00ED4C05">
      <w:pPr>
        <w:rPr>
          <w:sz w:val="24"/>
          <w:szCs w:val="24"/>
        </w:rPr>
      </w:pPr>
    </w:p>
    <w:p w14:paraId="445130CF" w14:textId="77777777" w:rsidR="00265406" w:rsidRDefault="00265406" w:rsidP="00ED4C05">
      <w:pPr>
        <w:rPr>
          <w:sz w:val="24"/>
          <w:szCs w:val="24"/>
        </w:rPr>
      </w:pPr>
    </w:p>
    <w:p w14:paraId="0361DF0F" w14:textId="77777777" w:rsidR="00A473AD" w:rsidRDefault="00A473AD" w:rsidP="00265406">
      <w:pPr>
        <w:ind w:firstLine="720"/>
        <w:rPr>
          <w:b/>
          <w:bCs/>
          <w:sz w:val="28"/>
          <w:szCs w:val="28"/>
          <w:u w:val="single"/>
        </w:rPr>
      </w:pPr>
      <w:r w:rsidRPr="00ED4C05">
        <w:rPr>
          <w:b/>
          <w:bCs/>
          <w:sz w:val="28"/>
          <w:szCs w:val="28"/>
          <w:u w:val="single"/>
        </w:rPr>
        <w:t>OUTPUT</w:t>
      </w:r>
    </w:p>
    <w:p w14:paraId="3E5F90F3" w14:textId="3471CE0C" w:rsidR="00A473AD" w:rsidRDefault="00265406" w:rsidP="00ED4C05">
      <w:pPr>
        <w:rPr>
          <w:sz w:val="24"/>
          <w:szCs w:val="24"/>
        </w:rPr>
      </w:pPr>
      <w:r w:rsidRPr="00265406">
        <w:rPr>
          <w:noProof/>
          <w:sz w:val="24"/>
          <w:szCs w:val="24"/>
        </w:rPr>
        <w:drawing>
          <wp:anchor distT="0" distB="0" distL="114300" distR="114300" simplePos="0" relativeHeight="251735040" behindDoc="0" locked="0" layoutInCell="1" allowOverlap="1" wp14:anchorId="0CFA7828" wp14:editId="5FF3C95E">
            <wp:simplePos x="0" y="0"/>
            <wp:positionH relativeFrom="column">
              <wp:posOffset>1090295</wp:posOffset>
            </wp:positionH>
            <wp:positionV relativeFrom="paragraph">
              <wp:posOffset>293370</wp:posOffset>
            </wp:positionV>
            <wp:extent cx="3615055" cy="1733550"/>
            <wp:effectExtent l="0" t="0" r="4445" b="0"/>
            <wp:wrapThrough wrapText="bothSides">
              <wp:wrapPolygon edited="0">
                <wp:start x="0" y="0"/>
                <wp:lineTo x="0" y="21363"/>
                <wp:lineTo x="21513" y="21363"/>
                <wp:lineTo x="21513" y="0"/>
                <wp:lineTo x="0" y="0"/>
              </wp:wrapPolygon>
            </wp:wrapThrough>
            <wp:docPr id="11711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6443" name=""/>
                    <pic:cNvPicPr/>
                  </pic:nvPicPr>
                  <pic:blipFill>
                    <a:blip r:embed="rId41">
                      <a:extLst>
                        <a:ext uri="{28A0092B-C50C-407E-A947-70E740481C1C}">
                          <a14:useLocalDpi xmlns:a14="http://schemas.microsoft.com/office/drawing/2010/main" val="0"/>
                        </a:ext>
                      </a:extLst>
                    </a:blip>
                    <a:stretch>
                      <a:fillRect/>
                    </a:stretch>
                  </pic:blipFill>
                  <pic:spPr>
                    <a:xfrm>
                      <a:off x="0" y="0"/>
                      <a:ext cx="3615055" cy="1733550"/>
                    </a:xfrm>
                    <a:prstGeom prst="rect">
                      <a:avLst/>
                    </a:prstGeom>
                  </pic:spPr>
                </pic:pic>
              </a:graphicData>
            </a:graphic>
            <wp14:sizeRelH relativeFrom="margin">
              <wp14:pctWidth>0</wp14:pctWidth>
            </wp14:sizeRelH>
            <wp14:sizeRelV relativeFrom="margin">
              <wp14:pctHeight>0</wp14:pctHeight>
            </wp14:sizeRelV>
          </wp:anchor>
        </w:drawing>
      </w:r>
    </w:p>
    <w:p w14:paraId="3E5A0787" w14:textId="77777777" w:rsidR="00265406" w:rsidRPr="00265406" w:rsidRDefault="00265406" w:rsidP="00265406">
      <w:pPr>
        <w:rPr>
          <w:sz w:val="24"/>
          <w:szCs w:val="24"/>
        </w:rPr>
      </w:pPr>
    </w:p>
    <w:p w14:paraId="0410F243" w14:textId="77777777" w:rsidR="00265406" w:rsidRPr="00265406" w:rsidRDefault="00265406" w:rsidP="00265406">
      <w:pPr>
        <w:rPr>
          <w:sz w:val="24"/>
          <w:szCs w:val="24"/>
        </w:rPr>
      </w:pPr>
    </w:p>
    <w:p w14:paraId="11EB2BD4" w14:textId="77777777" w:rsidR="00265406" w:rsidRPr="00265406" w:rsidRDefault="00265406" w:rsidP="00265406">
      <w:pPr>
        <w:rPr>
          <w:sz w:val="24"/>
          <w:szCs w:val="24"/>
        </w:rPr>
      </w:pPr>
    </w:p>
    <w:p w14:paraId="5B01FCDB" w14:textId="77777777" w:rsidR="00265406" w:rsidRPr="00265406" w:rsidRDefault="00265406" w:rsidP="00265406">
      <w:pPr>
        <w:rPr>
          <w:sz w:val="24"/>
          <w:szCs w:val="24"/>
        </w:rPr>
      </w:pPr>
    </w:p>
    <w:p w14:paraId="33DDBCA3" w14:textId="77777777" w:rsidR="00265406" w:rsidRPr="00265406" w:rsidRDefault="00265406" w:rsidP="00265406">
      <w:pPr>
        <w:rPr>
          <w:sz w:val="24"/>
          <w:szCs w:val="24"/>
        </w:rPr>
      </w:pPr>
    </w:p>
    <w:p w14:paraId="31E2C7EE" w14:textId="77777777" w:rsidR="00265406" w:rsidRPr="00265406" w:rsidRDefault="00265406" w:rsidP="00265406">
      <w:pPr>
        <w:rPr>
          <w:sz w:val="24"/>
          <w:szCs w:val="24"/>
        </w:rPr>
      </w:pPr>
    </w:p>
    <w:p w14:paraId="3F46DA49" w14:textId="77777777" w:rsidR="00265406" w:rsidRPr="00265406" w:rsidRDefault="00265406" w:rsidP="00265406">
      <w:pPr>
        <w:rPr>
          <w:sz w:val="24"/>
          <w:szCs w:val="24"/>
        </w:rPr>
      </w:pPr>
    </w:p>
    <w:p w14:paraId="1C543DDC" w14:textId="77777777" w:rsidR="00265406" w:rsidRPr="00265406" w:rsidRDefault="00265406" w:rsidP="00265406">
      <w:pPr>
        <w:rPr>
          <w:sz w:val="24"/>
          <w:szCs w:val="24"/>
        </w:rPr>
      </w:pPr>
    </w:p>
    <w:p w14:paraId="33A6E5B6" w14:textId="77777777" w:rsidR="00265406" w:rsidRPr="00265406" w:rsidRDefault="00265406" w:rsidP="00265406">
      <w:pPr>
        <w:rPr>
          <w:sz w:val="24"/>
          <w:szCs w:val="24"/>
        </w:rPr>
      </w:pPr>
    </w:p>
    <w:p w14:paraId="0C4326A5" w14:textId="77777777" w:rsidR="00265406" w:rsidRPr="00265406" w:rsidRDefault="00265406" w:rsidP="00265406">
      <w:pPr>
        <w:rPr>
          <w:sz w:val="24"/>
          <w:szCs w:val="24"/>
        </w:rPr>
      </w:pPr>
    </w:p>
    <w:p w14:paraId="170E627D" w14:textId="77777777" w:rsidR="00265406" w:rsidRPr="00265406" w:rsidRDefault="00265406" w:rsidP="00265406">
      <w:pPr>
        <w:rPr>
          <w:sz w:val="24"/>
          <w:szCs w:val="24"/>
        </w:rPr>
      </w:pPr>
    </w:p>
    <w:p w14:paraId="79B799EC" w14:textId="77777777" w:rsidR="00265406" w:rsidRDefault="00265406" w:rsidP="00265406">
      <w:pPr>
        <w:rPr>
          <w:sz w:val="24"/>
          <w:szCs w:val="24"/>
        </w:rPr>
      </w:pPr>
    </w:p>
    <w:p w14:paraId="6D2878E1" w14:textId="77777777" w:rsidR="00265406" w:rsidRDefault="00265406" w:rsidP="00265406">
      <w:pPr>
        <w:ind w:firstLine="720"/>
        <w:rPr>
          <w:sz w:val="24"/>
          <w:szCs w:val="24"/>
        </w:rPr>
      </w:pPr>
    </w:p>
    <w:p w14:paraId="08557ADB" w14:textId="77777777" w:rsidR="00265406" w:rsidRDefault="00265406" w:rsidP="00265406">
      <w:pPr>
        <w:ind w:firstLine="720"/>
        <w:rPr>
          <w:sz w:val="24"/>
          <w:szCs w:val="24"/>
        </w:rPr>
      </w:pPr>
    </w:p>
    <w:p w14:paraId="67BDEEDD" w14:textId="77777777" w:rsidR="00265406" w:rsidRDefault="00265406" w:rsidP="00265406">
      <w:pPr>
        <w:ind w:firstLine="720"/>
        <w:rPr>
          <w:sz w:val="24"/>
          <w:szCs w:val="24"/>
        </w:rPr>
      </w:pPr>
    </w:p>
    <w:p w14:paraId="0EB7D8CA" w14:textId="77777777" w:rsidR="00265406" w:rsidRDefault="00265406" w:rsidP="00265406">
      <w:pPr>
        <w:ind w:firstLine="720"/>
        <w:rPr>
          <w:sz w:val="24"/>
          <w:szCs w:val="24"/>
        </w:rPr>
      </w:pPr>
    </w:p>
    <w:tbl>
      <w:tblPr>
        <w:tblStyle w:val="TableGrid"/>
        <w:tblpPr w:leftFromText="180" w:rightFromText="180" w:vertAnchor="page" w:horzAnchor="margin" w:tblpY="1997"/>
        <w:tblW w:w="10313" w:type="dxa"/>
        <w:tblLook w:val="04A0" w:firstRow="1" w:lastRow="0" w:firstColumn="1" w:lastColumn="0" w:noHBand="0" w:noVBand="1"/>
      </w:tblPr>
      <w:tblGrid>
        <w:gridCol w:w="1555"/>
        <w:gridCol w:w="4961"/>
        <w:gridCol w:w="3797"/>
      </w:tblGrid>
      <w:tr w:rsidR="00265406" w:rsidRPr="00074481" w14:paraId="21269150" w14:textId="77777777" w:rsidTr="00265406">
        <w:trPr>
          <w:trHeight w:val="416"/>
        </w:trPr>
        <w:tc>
          <w:tcPr>
            <w:tcW w:w="1555" w:type="dxa"/>
          </w:tcPr>
          <w:p w14:paraId="2F412147" w14:textId="77777777" w:rsidR="00265406" w:rsidRPr="00074481" w:rsidRDefault="00265406" w:rsidP="00265406">
            <w:pPr>
              <w:jc w:val="center"/>
              <w:rPr>
                <w:b/>
                <w:bCs/>
                <w:sz w:val="24"/>
                <w:szCs w:val="24"/>
              </w:rPr>
            </w:pPr>
            <w:r w:rsidRPr="00074481">
              <w:rPr>
                <w:b/>
                <w:bCs/>
                <w:sz w:val="24"/>
                <w:szCs w:val="24"/>
              </w:rPr>
              <w:t>S.No.</w:t>
            </w:r>
          </w:p>
        </w:tc>
        <w:tc>
          <w:tcPr>
            <w:tcW w:w="4961" w:type="dxa"/>
          </w:tcPr>
          <w:p w14:paraId="70A66E27" w14:textId="77777777" w:rsidR="00265406" w:rsidRPr="00074481" w:rsidRDefault="00265406" w:rsidP="00265406">
            <w:pPr>
              <w:jc w:val="center"/>
              <w:rPr>
                <w:b/>
                <w:bCs/>
                <w:sz w:val="24"/>
                <w:szCs w:val="24"/>
              </w:rPr>
            </w:pPr>
            <w:r w:rsidRPr="00074481">
              <w:rPr>
                <w:b/>
                <w:bCs/>
                <w:sz w:val="24"/>
                <w:szCs w:val="24"/>
              </w:rPr>
              <w:t>Errors</w:t>
            </w:r>
          </w:p>
        </w:tc>
        <w:tc>
          <w:tcPr>
            <w:tcW w:w="3797" w:type="dxa"/>
          </w:tcPr>
          <w:p w14:paraId="3BDCD00F" w14:textId="77777777" w:rsidR="00265406" w:rsidRPr="00074481" w:rsidRDefault="00265406" w:rsidP="00265406">
            <w:pPr>
              <w:jc w:val="center"/>
              <w:rPr>
                <w:b/>
                <w:bCs/>
                <w:sz w:val="24"/>
                <w:szCs w:val="24"/>
              </w:rPr>
            </w:pPr>
            <w:r w:rsidRPr="00074481">
              <w:rPr>
                <w:b/>
                <w:bCs/>
                <w:sz w:val="24"/>
                <w:szCs w:val="24"/>
              </w:rPr>
              <w:t>Rectification</w:t>
            </w:r>
          </w:p>
        </w:tc>
      </w:tr>
      <w:tr w:rsidR="00265406" w:rsidRPr="00074481" w14:paraId="4CF16473" w14:textId="77777777" w:rsidTr="00265406">
        <w:trPr>
          <w:trHeight w:val="693"/>
        </w:trPr>
        <w:tc>
          <w:tcPr>
            <w:tcW w:w="1555" w:type="dxa"/>
          </w:tcPr>
          <w:p w14:paraId="5FA176F0" w14:textId="77777777" w:rsidR="00265406" w:rsidRPr="00074481" w:rsidRDefault="00265406" w:rsidP="00265406">
            <w:pPr>
              <w:jc w:val="center"/>
              <w:rPr>
                <w:sz w:val="24"/>
                <w:szCs w:val="24"/>
              </w:rPr>
            </w:pPr>
            <w:r w:rsidRPr="00074481">
              <w:rPr>
                <w:sz w:val="24"/>
                <w:szCs w:val="24"/>
              </w:rPr>
              <w:t>1.</w:t>
            </w:r>
          </w:p>
        </w:tc>
        <w:tc>
          <w:tcPr>
            <w:tcW w:w="4961" w:type="dxa"/>
          </w:tcPr>
          <w:p w14:paraId="18891710" w14:textId="77777777" w:rsidR="00BE03AE" w:rsidRPr="00BE03AE" w:rsidRDefault="00BE03AE" w:rsidP="00BE03AE">
            <w:pPr>
              <w:rPr>
                <w:sz w:val="24"/>
                <w:szCs w:val="24"/>
              </w:rPr>
            </w:pPr>
            <w:r w:rsidRPr="00BE03AE">
              <w:rPr>
                <w:sz w:val="24"/>
                <w:szCs w:val="24"/>
              </w:rPr>
              <w:t>error: ';' expected</w:t>
            </w:r>
          </w:p>
          <w:p w14:paraId="10CA192A" w14:textId="5E468DB0" w:rsidR="00265406" w:rsidRPr="00074481" w:rsidRDefault="00BE03AE" w:rsidP="00BE03AE">
            <w:pPr>
              <w:rPr>
                <w:sz w:val="24"/>
                <w:szCs w:val="24"/>
              </w:rPr>
            </w:pPr>
            <w:r w:rsidRPr="00BE03AE">
              <w:rPr>
                <w:sz w:val="24"/>
                <w:szCs w:val="24"/>
              </w:rPr>
              <w:t xml:space="preserve">                        currbal=currbal-W_amount</w:t>
            </w:r>
          </w:p>
        </w:tc>
        <w:tc>
          <w:tcPr>
            <w:tcW w:w="3797" w:type="dxa"/>
          </w:tcPr>
          <w:p w14:paraId="34341409" w14:textId="55E03733" w:rsidR="00265406" w:rsidRPr="00074481" w:rsidRDefault="00BE03AE" w:rsidP="00265406">
            <w:pPr>
              <w:rPr>
                <w:sz w:val="24"/>
                <w:szCs w:val="24"/>
              </w:rPr>
            </w:pPr>
            <w:r>
              <w:rPr>
                <w:sz w:val="24"/>
                <w:szCs w:val="24"/>
              </w:rPr>
              <w:t>Adding ; at the end</w:t>
            </w:r>
          </w:p>
        </w:tc>
      </w:tr>
      <w:tr w:rsidR="00265406" w14:paraId="11F0B63A" w14:textId="77777777" w:rsidTr="00265406">
        <w:trPr>
          <w:trHeight w:val="693"/>
        </w:trPr>
        <w:tc>
          <w:tcPr>
            <w:tcW w:w="1555" w:type="dxa"/>
          </w:tcPr>
          <w:p w14:paraId="63A77F0B" w14:textId="77777777" w:rsidR="00265406" w:rsidRPr="00074481" w:rsidRDefault="00265406" w:rsidP="00265406">
            <w:pPr>
              <w:jc w:val="center"/>
              <w:rPr>
                <w:sz w:val="24"/>
                <w:szCs w:val="24"/>
              </w:rPr>
            </w:pPr>
            <w:r>
              <w:rPr>
                <w:sz w:val="24"/>
                <w:szCs w:val="24"/>
              </w:rPr>
              <w:t>2.</w:t>
            </w:r>
          </w:p>
        </w:tc>
        <w:tc>
          <w:tcPr>
            <w:tcW w:w="4961" w:type="dxa"/>
          </w:tcPr>
          <w:p w14:paraId="1B4AC222" w14:textId="77777777" w:rsidR="00A01507" w:rsidRPr="00A01507" w:rsidRDefault="00A01507" w:rsidP="00A01507">
            <w:pPr>
              <w:rPr>
                <w:sz w:val="24"/>
                <w:szCs w:val="24"/>
              </w:rPr>
            </w:pPr>
            <w:r w:rsidRPr="00A01507">
              <w:rPr>
                <w:sz w:val="24"/>
                <w:szCs w:val="24"/>
              </w:rPr>
              <w:t>error: cannot find symbol</w:t>
            </w:r>
          </w:p>
          <w:p w14:paraId="42CC6CA9" w14:textId="1E065F88" w:rsidR="00265406" w:rsidRPr="00B63D3F" w:rsidRDefault="00A01507" w:rsidP="00A01507">
            <w:pPr>
              <w:rPr>
                <w:sz w:val="24"/>
                <w:szCs w:val="24"/>
              </w:rPr>
            </w:pPr>
            <w:r w:rsidRPr="00A01507">
              <w:rPr>
                <w:sz w:val="24"/>
                <w:szCs w:val="24"/>
              </w:rPr>
              <w:t xml:space="preserve">                thiscurrbal=currbal;</w:t>
            </w:r>
          </w:p>
        </w:tc>
        <w:tc>
          <w:tcPr>
            <w:tcW w:w="3797" w:type="dxa"/>
          </w:tcPr>
          <w:p w14:paraId="377155AE" w14:textId="0E5270DA" w:rsidR="00265406" w:rsidRDefault="00265406" w:rsidP="00265406">
            <w:pPr>
              <w:rPr>
                <w:sz w:val="24"/>
                <w:szCs w:val="24"/>
              </w:rPr>
            </w:pPr>
            <w:r w:rsidRPr="00ED4C05">
              <w:rPr>
                <w:sz w:val="24"/>
                <w:szCs w:val="24"/>
              </w:rPr>
              <w:t>this.</w:t>
            </w:r>
            <w:r w:rsidR="00A01507">
              <w:rPr>
                <w:sz w:val="24"/>
                <w:szCs w:val="24"/>
              </w:rPr>
              <w:t xml:space="preserve">currbal </w:t>
            </w:r>
            <w:r>
              <w:rPr>
                <w:sz w:val="24"/>
                <w:szCs w:val="24"/>
              </w:rPr>
              <w:t>=</w:t>
            </w:r>
            <w:r w:rsidR="00A01507">
              <w:rPr>
                <w:sz w:val="24"/>
                <w:szCs w:val="24"/>
              </w:rPr>
              <w:t>currbal</w:t>
            </w:r>
            <w:r w:rsidRPr="00ED4C05">
              <w:rPr>
                <w:sz w:val="24"/>
                <w:szCs w:val="24"/>
              </w:rPr>
              <w:t>;</w:t>
            </w:r>
          </w:p>
        </w:tc>
      </w:tr>
    </w:tbl>
    <w:p w14:paraId="4B3C7BAA" w14:textId="77777777" w:rsidR="00265406" w:rsidRDefault="00265406" w:rsidP="00265406">
      <w:pPr>
        <w:ind w:firstLine="720"/>
        <w:rPr>
          <w:sz w:val="24"/>
          <w:szCs w:val="24"/>
        </w:rPr>
      </w:pPr>
    </w:p>
    <w:p w14:paraId="5676DEE4" w14:textId="77777777" w:rsidR="00265406" w:rsidRPr="00265406" w:rsidRDefault="00265406" w:rsidP="00265406">
      <w:pPr>
        <w:rPr>
          <w:sz w:val="24"/>
          <w:szCs w:val="24"/>
        </w:rPr>
      </w:pPr>
    </w:p>
    <w:p w14:paraId="3CEDA39A" w14:textId="77777777" w:rsidR="00265406" w:rsidRPr="00265406" w:rsidRDefault="00265406" w:rsidP="00265406">
      <w:pPr>
        <w:rPr>
          <w:sz w:val="24"/>
          <w:szCs w:val="24"/>
        </w:rPr>
      </w:pPr>
    </w:p>
    <w:p w14:paraId="319421B8" w14:textId="77777777" w:rsidR="00265406" w:rsidRPr="00265406" w:rsidRDefault="00265406" w:rsidP="00265406">
      <w:pPr>
        <w:rPr>
          <w:sz w:val="24"/>
          <w:szCs w:val="24"/>
        </w:rPr>
      </w:pPr>
    </w:p>
    <w:p w14:paraId="5EC33030" w14:textId="77777777" w:rsidR="00265406" w:rsidRPr="00265406" w:rsidRDefault="00265406" w:rsidP="00265406">
      <w:pPr>
        <w:rPr>
          <w:sz w:val="24"/>
          <w:szCs w:val="24"/>
        </w:rPr>
      </w:pPr>
    </w:p>
    <w:p w14:paraId="6B91AF0B" w14:textId="77777777" w:rsidR="00265406" w:rsidRPr="00265406" w:rsidRDefault="00265406" w:rsidP="00265406">
      <w:pPr>
        <w:rPr>
          <w:sz w:val="24"/>
          <w:szCs w:val="24"/>
        </w:rPr>
      </w:pPr>
    </w:p>
    <w:p w14:paraId="3D7482E0" w14:textId="77777777" w:rsidR="00265406" w:rsidRPr="00074481" w:rsidRDefault="00265406" w:rsidP="00265406">
      <w:pPr>
        <w:ind w:firstLine="360"/>
        <w:rPr>
          <w:b/>
          <w:bCs/>
          <w:sz w:val="24"/>
          <w:szCs w:val="24"/>
          <w:u w:val="single"/>
        </w:rPr>
      </w:pPr>
      <w:r w:rsidRPr="00074481">
        <w:rPr>
          <w:b/>
          <w:bCs/>
          <w:sz w:val="24"/>
          <w:szCs w:val="24"/>
          <w:u w:val="single"/>
        </w:rPr>
        <w:t>Concepts to be known:</w:t>
      </w:r>
    </w:p>
    <w:p w14:paraId="39CD99C0" w14:textId="77777777" w:rsidR="00265406" w:rsidRPr="00074481" w:rsidRDefault="00265406" w:rsidP="00265406">
      <w:pPr>
        <w:rPr>
          <w:b/>
          <w:bCs/>
          <w:sz w:val="24"/>
          <w:szCs w:val="24"/>
          <w:u w:val="single"/>
        </w:rPr>
      </w:pPr>
    </w:p>
    <w:p w14:paraId="1F903471" w14:textId="77777777" w:rsidR="00265406" w:rsidRPr="002D35D4" w:rsidRDefault="00265406" w:rsidP="00265406">
      <w:pPr>
        <w:pStyle w:val="ListParagraph"/>
        <w:numPr>
          <w:ilvl w:val="1"/>
          <w:numId w:val="49"/>
        </w:numPr>
        <w:rPr>
          <w:b/>
          <w:bCs/>
          <w:sz w:val="24"/>
          <w:szCs w:val="24"/>
        </w:rPr>
      </w:pPr>
      <w:r w:rsidRPr="002D35D4">
        <w:rPr>
          <w:sz w:val="24"/>
          <w:szCs w:val="24"/>
        </w:rPr>
        <w:t>System.out.println(" ")-to print the statement</w:t>
      </w:r>
    </w:p>
    <w:p w14:paraId="7A3896C8" w14:textId="77777777" w:rsidR="00265406" w:rsidRPr="00074481" w:rsidRDefault="00265406" w:rsidP="00265406">
      <w:pPr>
        <w:pStyle w:val="ListParagraph"/>
        <w:numPr>
          <w:ilvl w:val="1"/>
          <w:numId w:val="49"/>
        </w:numPr>
        <w:rPr>
          <w:b/>
          <w:bCs/>
          <w:sz w:val="24"/>
          <w:szCs w:val="24"/>
        </w:rPr>
      </w:pPr>
      <w:r w:rsidRPr="00074481">
        <w:rPr>
          <w:sz w:val="24"/>
          <w:szCs w:val="24"/>
        </w:rPr>
        <w:t>String – to declare the data type as string</w:t>
      </w:r>
    </w:p>
    <w:p w14:paraId="67FD7EA6" w14:textId="77777777" w:rsidR="00265406" w:rsidRPr="00074481" w:rsidRDefault="00265406" w:rsidP="00265406">
      <w:pPr>
        <w:pStyle w:val="ListParagraph"/>
        <w:numPr>
          <w:ilvl w:val="1"/>
          <w:numId w:val="49"/>
        </w:numPr>
        <w:rPr>
          <w:b/>
          <w:bCs/>
          <w:sz w:val="24"/>
          <w:szCs w:val="24"/>
        </w:rPr>
      </w:pPr>
      <w:r w:rsidRPr="00074481">
        <w:rPr>
          <w:sz w:val="24"/>
          <w:szCs w:val="24"/>
        </w:rPr>
        <w:t>int – to declare the data types as integer</w:t>
      </w:r>
    </w:p>
    <w:p w14:paraId="02F09A39" w14:textId="77777777" w:rsidR="00265406" w:rsidRPr="00265406" w:rsidRDefault="00265406" w:rsidP="00265406">
      <w:pPr>
        <w:pStyle w:val="ListParagraph"/>
        <w:numPr>
          <w:ilvl w:val="1"/>
          <w:numId w:val="49"/>
        </w:numPr>
        <w:rPr>
          <w:b/>
          <w:bCs/>
          <w:sz w:val="24"/>
          <w:szCs w:val="24"/>
        </w:rPr>
      </w:pPr>
      <w:r w:rsidRPr="00074481">
        <w:rPr>
          <w:sz w:val="24"/>
          <w:szCs w:val="24"/>
        </w:rPr>
        <w:t xml:space="preserve">// - used to write comments </w:t>
      </w:r>
    </w:p>
    <w:p w14:paraId="6F976CE0" w14:textId="552092F7" w:rsidR="00265406" w:rsidRPr="00074481" w:rsidRDefault="00265406" w:rsidP="00265406">
      <w:pPr>
        <w:pStyle w:val="ListParagraph"/>
        <w:numPr>
          <w:ilvl w:val="1"/>
          <w:numId w:val="49"/>
        </w:numPr>
        <w:rPr>
          <w:b/>
          <w:bCs/>
          <w:sz w:val="24"/>
          <w:szCs w:val="24"/>
        </w:rPr>
      </w:pPr>
      <w:r>
        <w:rPr>
          <w:sz w:val="24"/>
          <w:szCs w:val="24"/>
        </w:rPr>
        <w:t>this-</w:t>
      </w:r>
    </w:p>
    <w:p w14:paraId="2ECBA048" w14:textId="77777777" w:rsidR="00265406" w:rsidRPr="00265406" w:rsidRDefault="00265406" w:rsidP="00265406">
      <w:pPr>
        <w:ind w:firstLine="720"/>
        <w:rPr>
          <w:sz w:val="24"/>
          <w:szCs w:val="24"/>
        </w:rPr>
      </w:pPr>
    </w:p>
    <w:p w14:paraId="6519208B" w14:textId="77777777" w:rsidR="00265406" w:rsidRDefault="00265406" w:rsidP="00265406">
      <w:pPr>
        <w:rPr>
          <w:sz w:val="24"/>
          <w:szCs w:val="24"/>
        </w:rPr>
      </w:pPr>
    </w:p>
    <w:p w14:paraId="20DFA253" w14:textId="77777777" w:rsidR="008311D9" w:rsidRPr="00265406" w:rsidRDefault="008311D9" w:rsidP="00265406">
      <w:pPr>
        <w:rPr>
          <w:sz w:val="24"/>
          <w:szCs w:val="24"/>
        </w:rPr>
      </w:pPr>
    </w:p>
    <w:p w14:paraId="3EFA2A02" w14:textId="34EAA2FC" w:rsidR="00265406" w:rsidRPr="008311D9" w:rsidRDefault="008311D9" w:rsidP="00265406">
      <w:pPr>
        <w:rPr>
          <w:b/>
          <w:bCs/>
          <w:sz w:val="28"/>
          <w:szCs w:val="28"/>
          <w:u w:val="single"/>
        </w:rPr>
      </w:pPr>
      <w:r w:rsidRPr="008311D9">
        <w:rPr>
          <w:b/>
          <w:bCs/>
          <w:sz w:val="28"/>
          <w:szCs w:val="28"/>
          <w:u w:val="single"/>
        </w:rPr>
        <w:t>Class Diagram</w:t>
      </w:r>
    </w:p>
    <w:p w14:paraId="5AD5218A" w14:textId="77777777" w:rsidR="00265406" w:rsidRDefault="00265406" w:rsidP="00265406">
      <w:pPr>
        <w:rPr>
          <w:sz w:val="24"/>
          <w:szCs w:val="24"/>
        </w:rPr>
      </w:pPr>
    </w:p>
    <w:tbl>
      <w:tblPr>
        <w:tblStyle w:val="TableGrid"/>
        <w:tblpPr w:leftFromText="180" w:rightFromText="180" w:vertAnchor="page" w:horzAnchor="page" w:tblpX="2311" w:tblpY="8785"/>
        <w:tblW w:w="0" w:type="auto"/>
        <w:tblLook w:val="04A0" w:firstRow="1" w:lastRow="0" w:firstColumn="1" w:lastColumn="0" w:noHBand="0" w:noVBand="1"/>
      </w:tblPr>
      <w:tblGrid>
        <w:gridCol w:w="3874"/>
      </w:tblGrid>
      <w:tr w:rsidR="00494097" w14:paraId="48F97410" w14:textId="77777777" w:rsidTr="00494097">
        <w:trPr>
          <w:trHeight w:val="616"/>
        </w:trPr>
        <w:tc>
          <w:tcPr>
            <w:tcW w:w="3874" w:type="dxa"/>
          </w:tcPr>
          <w:p w14:paraId="17B4A866" w14:textId="77777777" w:rsidR="00494097" w:rsidRDefault="00494097" w:rsidP="00494097">
            <w:pPr>
              <w:jc w:val="center"/>
              <w:rPr>
                <w:sz w:val="24"/>
                <w:szCs w:val="24"/>
              </w:rPr>
            </w:pPr>
          </w:p>
          <w:p w14:paraId="4DEE45D2" w14:textId="08D61372" w:rsidR="00494097" w:rsidRDefault="00494097" w:rsidP="00494097">
            <w:pPr>
              <w:jc w:val="center"/>
              <w:rPr>
                <w:sz w:val="24"/>
                <w:szCs w:val="24"/>
              </w:rPr>
            </w:pPr>
            <w:r>
              <w:rPr>
                <w:sz w:val="24"/>
                <w:szCs w:val="24"/>
              </w:rPr>
              <w:t>BankAccount</w:t>
            </w:r>
          </w:p>
        </w:tc>
      </w:tr>
      <w:tr w:rsidR="00494097" w14:paraId="716EA508" w14:textId="77777777" w:rsidTr="00494097">
        <w:trPr>
          <w:trHeight w:val="604"/>
        </w:trPr>
        <w:tc>
          <w:tcPr>
            <w:tcW w:w="3874" w:type="dxa"/>
          </w:tcPr>
          <w:p w14:paraId="24E65D6F" w14:textId="08AD1C70" w:rsidR="00494097" w:rsidRDefault="00494097" w:rsidP="00494097">
            <w:pPr>
              <w:rPr>
                <w:sz w:val="24"/>
                <w:szCs w:val="24"/>
              </w:rPr>
            </w:pPr>
            <w:r w:rsidRPr="00494097">
              <w:rPr>
                <w:sz w:val="24"/>
                <w:szCs w:val="24"/>
              </w:rPr>
              <w:t xml:space="preserve"> Name: String </w:t>
            </w:r>
          </w:p>
          <w:p w14:paraId="349B3A13" w14:textId="48BA6611" w:rsidR="00494097" w:rsidRDefault="00494097" w:rsidP="00494097">
            <w:pPr>
              <w:rPr>
                <w:sz w:val="24"/>
                <w:szCs w:val="24"/>
              </w:rPr>
            </w:pPr>
            <w:r>
              <w:rPr>
                <w:sz w:val="24"/>
                <w:szCs w:val="24"/>
              </w:rPr>
              <w:t xml:space="preserve"> </w:t>
            </w:r>
            <w:r w:rsidRPr="00494097">
              <w:rPr>
                <w:sz w:val="24"/>
                <w:szCs w:val="24"/>
              </w:rPr>
              <w:t xml:space="preserve">Accno: String </w:t>
            </w:r>
          </w:p>
          <w:p w14:paraId="420FC112" w14:textId="31EA6ACD" w:rsidR="00494097" w:rsidRDefault="00494097" w:rsidP="00494097">
            <w:pPr>
              <w:rPr>
                <w:sz w:val="24"/>
                <w:szCs w:val="24"/>
              </w:rPr>
            </w:pPr>
            <w:r>
              <w:rPr>
                <w:sz w:val="24"/>
                <w:szCs w:val="24"/>
              </w:rPr>
              <w:t xml:space="preserve"> </w:t>
            </w:r>
            <w:r w:rsidRPr="00494097">
              <w:rPr>
                <w:sz w:val="24"/>
                <w:szCs w:val="24"/>
              </w:rPr>
              <w:t>currbal: int</w:t>
            </w:r>
          </w:p>
        </w:tc>
      </w:tr>
      <w:tr w:rsidR="00494097" w14:paraId="7EF4D73A" w14:textId="77777777" w:rsidTr="00494097">
        <w:trPr>
          <w:trHeight w:val="616"/>
        </w:trPr>
        <w:tc>
          <w:tcPr>
            <w:tcW w:w="3874" w:type="dxa"/>
          </w:tcPr>
          <w:p w14:paraId="3CBE0769" w14:textId="77777777" w:rsidR="00494097" w:rsidRDefault="00494097" w:rsidP="00494097">
            <w:pPr>
              <w:rPr>
                <w:sz w:val="24"/>
                <w:szCs w:val="24"/>
              </w:rPr>
            </w:pPr>
            <w:r w:rsidRPr="00494097">
              <w:rPr>
                <w:sz w:val="24"/>
                <w:szCs w:val="24"/>
              </w:rPr>
              <w:t xml:space="preserve">+ BankAccount(String, String, int) </w:t>
            </w:r>
          </w:p>
          <w:p w14:paraId="612F2960" w14:textId="77777777" w:rsidR="00494097" w:rsidRDefault="00494097" w:rsidP="00494097">
            <w:pPr>
              <w:rPr>
                <w:sz w:val="24"/>
                <w:szCs w:val="24"/>
              </w:rPr>
            </w:pPr>
            <w:r w:rsidRPr="00494097">
              <w:rPr>
                <w:sz w:val="24"/>
                <w:szCs w:val="24"/>
              </w:rPr>
              <w:t xml:space="preserve">+ Withdraw(int): void </w:t>
            </w:r>
          </w:p>
          <w:p w14:paraId="695326BB" w14:textId="77777777" w:rsidR="00494097" w:rsidRDefault="00494097" w:rsidP="00494097">
            <w:pPr>
              <w:rPr>
                <w:sz w:val="24"/>
                <w:szCs w:val="24"/>
              </w:rPr>
            </w:pPr>
            <w:r w:rsidRPr="00494097">
              <w:rPr>
                <w:sz w:val="24"/>
                <w:szCs w:val="24"/>
              </w:rPr>
              <w:t xml:space="preserve">+ Deposit(int): int </w:t>
            </w:r>
          </w:p>
          <w:p w14:paraId="3601D27D" w14:textId="77777777" w:rsidR="00494097" w:rsidRDefault="00494097" w:rsidP="00494097">
            <w:pPr>
              <w:rPr>
                <w:sz w:val="24"/>
                <w:szCs w:val="24"/>
              </w:rPr>
            </w:pPr>
            <w:r w:rsidRPr="00494097">
              <w:rPr>
                <w:sz w:val="24"/>
                <w:szCs w:val="24"/>
              </w:rPr>
              <w:t>+ main(String[]): void</w:t>
            </w:r>
          </w:p>
        </w:tc>
      </w:tr>
    </w:tbl>
    <w:p w14:paraId="786C26DA" w14:textId="77777777" w:rsidR="008311D9" w:rsidRDefault="008311D9" w:rsidP="00265406">
      <w:pPr>
        <w:rPr>
          <w:sz w:val="24"/>
          <w:szCs w:val="24"/>
        </w:rPr>
      </w:pPr>
    </w:p>
    <w:p w14:paraId="71D66BA0" w14:textId="77777777" w:rsidR="00CE744E" w:rsidRDefault="00CE744E" w:rsidP="00265406">
      <w:pPr>
        <w:rPr>
          <w:sz w:val="24"/>
          <w:szCs w:val="24"/>
        </w:rPr>
      </w:pPr>
    </w:p>
    <w:p w14:paraId="7864B89B" w14:textId="77777777" w:rsidR="00CE744E" w:rsidRDefault="00CE744E" w:rsidP="00265406">
      <w:pPr>
        <w:rPr>
          <w:sz w:val="24"/>
          <w:szCs w:val="24"/>
        </w:rPr>
      </w:pPr>
    </w:p>
    <w:p w14:paraId="7ECFCB94" w14:textId="77777777" w:rsidR="00CE744E" w:rsidRDefault="00CE744E" w:rsidP="00265406">
      <w:pPr>
        <w:rPr>
          <w:sz w:val="24"/>
          <w:szCs w:val="24"/>
        </w:rPr>
      </w:pPr>
    </w:p>
    <w:p w14:paraId="1CF4EBB4" w14:textId="77777777" w:rsidR="00CE744E" w:rsidRDefault="00CE744E" w:rsidP="00265406">
      <w:pPr>
        <w:rPr>
          <w:sz w:val="24"/>
          <w:szCs w:val="24"/>
        </w:rPr>
      </w:pPr>
    </w:p>
    <w:p w14:paraId="43718134" w14:textId="77777777" w:rsidR="00CE744E" w:rsidRDefault="00CE744E" w:rsidP="00265406">
      <w:pPr>
        <w:rPr>
          <w:sz w:val="24"/>
          <w:szCs w:val="24"/>
        </w:rPr>
      </w:pPr>
    </w:p>
    <w:p w14:paraId="7FA10885" w14:textId="77777777" w:rsidR="00CE744E" w:rsidRDefault="00CE744E" w:rsidP="00265406">
      <w:pPr>
        <w:rPr>
          <w:sz w:val="24"/>
          <w:szCs w:val="24"/>
        </w:rPr>
      </w:pPr>
    </w:p>
    <w:p w14:paraId="67109D19" w14:textId="77777777" w:rsidR="00CE744E" w:rsidRDefault="00CE744E" w:rsidP="00265406">
      <w:pPr>
        <w:rPr>
          <w:sz w:val="24"/>
          <w:szCs w:val="24"/>
        </w:rPr>
      </w:pPr>
    </w:p>
    <w:p w14:paraId="3F338D6D" w14:textId="77777777" w:rsidR="00CE744E" w:rsidRDefault="00CE744E" w:rsidP="00265406">
      <w:pPr>
        <w:rPr>
          <w:sz w:val="24"/>
          <w:szCs w:val="24"/>
        </w:rPr>
      </w:pPr>
    </w:p>
    <w:p w14:paraId="296457F5" w14:textId="77777777" w:rsidR="00CE744E" w:rsidRDefault="00CE744E" w:rsidP="00265406">
      <w:pPr>
        <w:rPr>
          <w:sz w:val="24"/>
          <w:szCs w:val="24"/>
        </w:rPr>
      </w:pPr>
    </w:p>
    <w:p w14:paraId="542773ED" w14:textId="77777777" w:rsidR="00CE744E" w:rsidRDefault="00CE744E" w:rsidP="00265406">
      <w:pPr>
        <w:rPr>
          <w:sz w:val="24"/>
          <w:szCs w:val="24"/>
        </w:rPr>
      </w:pPr>
    </w:p>
    <w:p w14:paraId="293A3F51" w14:textId="77777777" w:rsidR="00CE744E" w:rsidRDefault="00CE744E" w:rsidP="00265406">
      <w:pPr>
        <w:rPr>
          <w:sz w:val="24"/>
          <w:szCs w:val="24"/>
        </w:rPr>
      </w:pPr>
    </w:p>
    <w:p w14:paraId="09228070" w14:textId="77777777" w:rsidR="00CE744E" w:rsidRDefault="00CE744E" w:rsidP="00265406">
      <w:pPr>
        <w:rPr>
          <w:sz w:val="24"/>
          <w:szCs w:val="24"/>
        </w:rPr>
      </w:pPr>
    </w:p>
    <w:p w14:paraId="7BF26FF7" w14:textId="77777777" w:rsidR="00CE744E" w:rsidRDefault="00CE744E" w:rsidP="00265406">
      <w:pPr>
        <w:rPr>
          <w:sz w:val="24"/>
          <w:szCs w:val="24"/>
        </w:rPr>
      </w:pPr>
    </w:p>
    <w:p w14:paraId="08926FB5" w14:textId="77777777" w:rsidR="00CE744E" w:rsidRDefault="00CE744E" w:rsidP="00265406">
      <w:pPr>
        <w:rPr>
          <w:sz w:val="24"/>
          <w:szCs w:val="24"/>
        </w:rPr>
      </w:pPr>
    </w:p>
    <w:p w14:paraId="0B66849E" w14:textId="77777777" w:rsidR="00CE744E" w:rsidRDefault="00CE744E" w:rsidP="00265406">
      <w:pPr>
        <w:rPr>
          <w:sz w:val="24"/>
          <w:szCs w:val="24"/>
        </w:rPr>
      </w:pPr>
    </w:p>
    <w:p w14:paraId="7A74BF9E" w14:textId="77777777" w:rsidR="00CE744E" w:rsidRDefault="00CE744E" w:rsidP="00265406">
      <w:pPr>
        <w:rPr>
          <w:sz w:val="24"/>
          <w:szCs w:val="24"/>
        </w:rPr>
      </w:pPr>
    </w:p>
    <w:p w14:paraId="3D5C5D86" w14:textId="77777777" w:rsidR="00CE744E" w:rsidRDefault="00CE744E" w:rsidP="00265406">
      <w:pPr>
        <w:rPr>
          <w:sz w:val="24"/>
          <w:szCs w:val="24"/>
        </w:rPr>
      </w:pPr>
    </w:p>
    <w:p w14:paraId="1C14A9EB" w14:textId="77777777" w:rsidR="00CE744E" w:rsidRDefault="00CE744E" w:rsidP="00265406">
      <w:pPr>
        <w:rPr>
          <w:sz w:val="24"/>
          <w:szCs w:val="24"/>
        </w:rPr>
      </w:pPr>
    </w:p>
    <w:p w14:paraId="00F513F8" w14:textId="77777777" w:rsidR="00CE744E" w:rsidRDefault="00CE744E" w:rsidP="00265406">
      <w:pPr>
        <w:rPr>
          <w:sz w:val="24"/>
          <w:szCs w:val="24"/>
        </w:rPr>
      </w:pPr>
    </w:p>
    <w:p w14:paraId="3CB806C9" w14:textId="77777777" w:rsidR="00CE744E" w:rsidRDefault="00CE744E" w:rsidP="00265406">
      <w:pPr>
        <w:rPr>
          <w:sz w:val="24"/>
          <w:szCs w:val="24"/>
        </w:rPr>
      </w:pPr>
    </w:p>
    <w:p w14:paraId="5D1A3C61" w14:textId="77777777" w:rsidR="00CE744E" w:rsidRDefault="00CE744E" w:rsidP="00265406">
      <w:pPr>
        <w:rPr>
          <w:sz w:val="24"/>
          <w:szCs w:val="24"/>
        </w:rPr>
      </w:pPr>
    </w:p>
    <w:p w14:paraId="40662644" w14:textId="77777777" w:rsidR="00CE744E" w:rsidRDefault="00CE744E" w:rsidP="00265406">
      <w:pPr>
        <w:rPr>
          <w:sz w:val="24"/>
          <w:szCs w:val="24"/>
        </w:rPr>
      </w:pPr>
    </w:p>
    <w:p w14:paraId="0B6E8BF7" w14:textId="77777777" w:rsidR="00CE744E" w:rsidRDefault="00CE744E" w:rsidP="00CE744E">
      <w:pPr>
        <w:tabs>
          <w:tab w:val="left" w:pos="1250"/>
        </w:tabs>
        <w:rPr>
          <w:sz w:val="24"/>
          <w:szCs w:val="24"/>
        </w:rPr>
      </w:pPr>
    </w:p>
    <w:p w14:paraId="7B2DCBE7" w14:textId="045E2A8E" w:rsidR="00CE744E" w:rsidRDefault="00CE744E" w:rsidP="00CE744E">
      <w:pPr>
        <w:tabs>
          <w:tab w:val="left" w:pos="1250"/>
        </w:tabs>
        <w:rPr>
          <w:b/>
          <w:bCs/>
          <w:sz w:val="32"/>
          <w:szCs w:val="32"/>
          <w:u w:val="single"/>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sidRPr="00820CA9">
        <w:rPr>
          <w:b/>
          <w:bCs/>
          <w:sz w:val="32"/>
          <w:szCs w:val="32"/>
          <w:u w:val="single"/>
        </w:rPr>
        <w:t>WEEK-</w:t>
      </w:r>
      <w:r w:rsidR="00D131BF">
        <w:rPr>
          <w:b/>
          <w:bCs/>
          <w:sz w:val="32"/>
          <w:szCs w:val="32"/>
          <w:u w:val="single"/>
        </w:rPr>
        <w:t>4</w:t>
      </w:r>
    </w:p>
    <w:p w14:paraId="26F4496A" w14:textId="77777777" w:rsidR="00CE744E" w:rsidRDefault="00CE744E" w:rsidP="00CE744E">
      <w:pPr>
        <w:pStyle w:val="TableParagraph"/>
        <w:spacing w:line="237" w:lineRule="auto"/>
        <w:ind w:left="16" w:right="764"/>
        <w:rPr>
          <w:b/>
          <w:bCs/>
          <w:sz w:val="24"/>
          <w:szCs w:val="24"/>
        </w:rPr>
      </w:pPr>
      <w:r w:rsidRPr="00820CA9">
        <w:rPr>
          <w:b/>
          <w:bCs/>
          <w:sz w:val="24"/>
          <w:szCs w:val="24"/>
          <w:u w:val="single"/>
        </w:rPr>
        <w:t>Program1</w:t>
      </w:r>
      <w:r>
        <w:rPr>
          <w:b/>
          <w:bCs/>
          <w:sz w:val="24"/>
          <w:szCs w:val="24"/>
        </w:rPr>
        <w:t>)</w:t>
      </w:r>
    </w:p>
    <w:p w14:paraId="04B141F3" w14:textId="77777777" w:rsidR="00CE744E" w:rsidRDefault="00CE744E" w:rsidP="00CE744E">
      <w:pPr>
        <w:pStyle w:val="TableParagraph"/>
        <w:spacing w:line="237" w:lineRule="auto"/>
        <w:ind w:left="16" w:right="764"/>
        <w:rPr>
          <w:b/>
          <w:bCs/>
          <w:sz w:val="24"/>
          <w:szCs w:val="24"/>
        </w:rPr>
      </w:pPr>
    </w:p>
    <w:p w14:paraId="68E4A0B9" w14:textId="70686DB9" w:rsidR="00CE744E" w:rsidRDefault="00CE744E" w:rsidP="00CE744E">
      <w:pPr>
        <w:pStyle w:val="TableParagraph"/>
        <w:spacing w:line="272"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 xml:space="preserve">To write a JAVA Program with class named Book: </w:t>
      </w:r>
    </w:p>
    <w:p w14:paraId="25F6C422" w14:textId="77777777" w:rsidR="00CE744E" w:rsidRDefault="00CE744E" w:rsidP="00CE744E">
      <w:pPr>
        <w:pStyle w:val="TableParagraph"/>
        <w:numPr>
          <w:ilvl w:val="0"/>
          <w:numId w:val="58"/>
        </w:numPr>
        <w:spacing w:line="272" w:lineRule="exact"/>
        <w:rPr>
          <w:sz w:val="24"/>
          <w:szCs w:val="24"/>
        </w:rPr>
      </w:pPr>
      <w:r>
        <w:rPr>
          <w:sz w:val="24"/>
          <w:szCs w:val="24"/>
        </w:rPr>
        <w:t>The class should contain various attributes such as “title_of_book, Author, year_of_publication”.</w:t>
      </w:r>
    </w:p>
    <w:p w14:paraId="06CF078C" w14:textId="77777777" w:rsidR="00CE744E" w:rsidRDefault="00CE744E" w:rsidP="00CE744E">
      <w:pPr>
        <w:pStyle w:val="TableParagraph"/>
        <w:numPr>
          <w:ilvl w:val="0"/>
          <w:numId w:val="58"/>
        </w:numPr>
        <w:spacing w:line="272" w:lineRule="exact"/>
        <w:rPr>
          <w:sz w:val="24"/>
          <w:szCs w:val="24"/>
        </w:rPr>
      </w:pPr>
      <w:r>
        <w:rPr>
          <w:sz w:val="24"/>
          <w:szCs w:val="24"/>
        </w:rPr>
        <w:t>It should also contain a constructor with parameters which initializes “title_of_book, Author, year_of_publication”.</w:t>
      </w:r>
    </w:p>
    <w:p w14:paraId="4F614C5E" w14:textId="77777777" w:rsidR="00CE744E" w:rsidRDefault="00CE744E" w:rsidP="00CE744E">
      <w:pPr>
        <w:pStyle w:val="TableParagraph"/>
        <w:numPr>
          <w:ilvl w:val="0"/>
          <w:numId w:val="58"/>
        </w:numPr>
        <w:spacing w:line="272" w:lineRule="exact"/>
        <w:rPr>
          <w:sz w:val="24"/>
          <w:szCs w:val="24"/>
        </w:rPr>
      </w:pPr>
      <w:r>
        <w:rPr>
          <w:sz w:val="24"/>
          <w:szCs w:val="24"/>
        </w:rPr>
        <w:t>Create a method which displays the details of the book “title_of_book, Author, year_of_publication”.</w:t>
      </w:r>
    </w:p>
    <w:p w14:paraId="09C80D82" w14:textId="1C0664CD" w:rsidR="00CE744E" w:rsidRDefault="00CE744E" w:rsidP="00D55F87">
      <w:pPr>
        <w:pStyle w:val="ListParagraph"/>
        <w:numPr>
          <w:ilvl w:val="0"/>
          <w:numId w:val="58"/>
        </w:numPr>
        <w:rPr>
          <w:sz w:val="24"/>
          <w:szCs w:val="24"/>
        </w:rPr>
      </w:pPr>
      <w:r w:rsidRPr="00D55F87">
        <w:rPr>
          <w:sz w:val="24"/>
          <w:szCs w:val="24"/>
        </w:rPr>
        <w:t>Display the details of the two books by creating two objects.</w:t>
      </w:r>
    </w:p>
    <w:p w14:paraId="497BDD38" w14:textId="1086DF0C" w:rsidR="00D55F87" w:rsidRDefault="00D55F87" w:rsidP="00D55F87">
      <w:pPr>
        <w:pStyle w:val="ListParagraph"/>
        <w:ind w:left="720" w:firstLine="0"/>
        <w:rPr>
          <w:sz w:val="24"/>
          <w:szCs w:val="24"/>
        </w:rPr>
      </w:pPr>
    </w:p>
    <w:p w14:paraId="1F0477C9" w14:textId="62E8EDEF" w:rsidR="00D55F87" w:rsidRDefault="00D131BF" w:rsidP="00D55F87">
      <w:pPr>
        <w:pStyle w:val="ListParagraph"/>
        <w:ind w:left="720" w:firstLine="0"/>
        <w:rPr>
          <w:sz w:val="24"/>
          <w:szCs w:val="24"/>
        </w:rPr>
      </w:pPr>
      <w:r w:rsidRPr="00D131BF">
        <w:rPr>
          <w:noProof/>
        </w:rPr>
        <w:drawing>
          <wp:anchor distT="0" distB="0" distL="114300" distR="114300" simplePos="0" relativeHeight="251739136" behindDoc="0" locked="0" layoutInCell="1" allowOverlap="1" wp14:anchorId="25234D54" wp14:editId="2915B62D">
            <wp:simplePos x="0" y="0"/>
            <wp:positionH relativeFrom="margin">
              <wp:posOffset>895033</wp:posOffset>
            </wp:positionH>
            <wp:positionV relativeFrom="paragraph">
              <wp:posOffset>128905</wp:posOffset>
            </wp:positionV>
            <wp:extent cx="4276725" cy="3236595"/>
            <wp:effectExtent l="0" t="0" r="9525" b="1905"/>
            <wp:wrapThrough wrapText="bothSides">
              <wp:wrapPolygon edited="0">
                <wp:start x="0" y="0"/>
                <wp:lineTo x="0" y="21486"/>
                <wp:lineTo x="21552" y="21486"/>
                <wp:lineTo x="21552" y="0"/>
                <wp:lineTo x="0" y="0"/>
              </wp:wrapPolygon>
            </wp:wrapThrough>
            <wp:docPr id="175702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2922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76725" cy="3236595"/>
                    </a:xfrm>
                    <a:prstGeom prst="rect">
                      <a:avLst/>
                    </a:prstGeom>
                  </pic:spPr>
                </pic:pic>
              </a:graphicData>
            </a:graphic>
            <wp14:sizeRelH relativeFrom="margin">
              <wp14:pctWidth>0</wp14:pctWidth>
            </wp14:sizeRelH>
            <wp14:sizeRelV relativeFrom="margin">
              <wp14:pctHeight>0</wp14:pctHeight>
            </wp14:sizeRelV>
          </wp:anchor>
        </w:drawing>
      </w:r>
    </w:p>
    <w:p w14:paraId="717907FF" w14:textId="160BEF53" w:rsidR="00D55F87" w:rsidRPr="00D55F87" w:rsidRDefault="00D55F87" w:rsidP="00D55F87"/>
    <w:p w14:paraId="3FCF7FF1" w14:textId="67D65163" w:rsidR="00D55F87" w:rsidRPr="00D55F87" w:rsidRDefault="00D55F87" w:rsidP="00D55F87"/>
    <w:p w14:paraId="4C4B9F5A" w14:textId="77777777" w:rsidR="00D55F87" w:rsidRPr="00D55F87" w:rsidRDefault="00D55F87" w:rsidP="00D55F87"/>
    <w:p w14:paraId="3BD17091" w14:textId="77777777" w:rsidR="00D55F87" w:rsidRPr="00D55F87" w:rsidRDefault="00D55F87" w:rsidP="00D55F87"/>
    <w:p w14:paraId="40C9221E" w14:textId="77777777" w:rsidR="00D55F87" w:rsidRPr="00D55F87" w:rsidRDefault="00D55F87" w:rsidP="00D55F87"/>
    <w:p w14:paraId="3A447419" w14:textId="77777777" w:rsidR="00D55F87" w:rsidRPr="00D55F87" w:rsidRDefault="00D55F87" w:rsidP="00D55F87"/>
    <w:p w14:paraId="387BA5D3" w14:textId="77777777" w:rsidR="00D55F87" w:rsidRPr="00D55F87" w:rsidRDefault="00D55F87" w:rsidP="00D55F87"/>
    <w:p w14:paraId="524A4971" w14:textId="77777777" w:rsidR="00D55F87" w:rsidRPr="00D55F87" w:rsidRDefault="00D55F87" w:rsidP="00D55F87"/>
    <w:p w14:paraId="4EF6D253" w14:textId="77777777" w:rsidR="00D55F87" w:rsidRPr="00D55F87" w:rsidRDefault="00D55F87" w:rsidP="00D55F87"/>
    <w:p w14:paraId="19BA1835" w14:textId="77777777" w:rsidR="00D55F87" w:rsidRPr="00D55F87" w:rsidRDefault="00D55F87" w:rsidP="00D55F87"/>
    <w:p w14:paraId="04A697A3" w14:textId="77777777" w:rsidR="00D55F87" w:rsidRPr="00D55F87" w:rsidRDefault="00D55F87" w:rsidP="00D55F87"/>
    <w:p w14:paraId="4A57A831" w14:textId="77777777" w:rsidR="00D55F87" w:rsidRPr="00D55F87" w:rsidRDefault="00D55F87" w:rsidP="00D55F87"/>
    <w:p w14:paraId="6108FE50" w14:textId="77777777" w:rsidR="00D55F87" w:rsidRPr="00D55F87" w:rsidRDefault="00D55F87" w:rsidP="00D55F87"/>
    <w:p w14:paraId="7D122799" w14:textId="77777777" w:rsidR="00D55F87" w:rsidRPr="00D55F87" w:rsidRDefault="00D55F87" w:rsidP="00D55F87"/>
    <w:p w14:paraId="7E5235B2" w14:textId="77777777" w:rsidR="00D55F87" w:rsidRPr="00D55F87" w:rsidRDefault="00D55F87" w:rsidP="00D55F87"/>
    <w:p w14:paraId="464AD54A" w14:textId="77777777" w:rsidR="00D55F87" w:rsidRPr="00D55F87" w:rsidRDefault="00D55F87" w:rsidP="00D55F87"/>
    <w:p w14:paraId="5C8E0B97" w14:textId="77777777" w:rsidR="00D55F87" w:rsidRPr="00D55F87" w:rsidRDefault="00D55F87" w:rsidP="00D55F87"/>
    <w:p w14:paraId="7E4D1F79" w14:textId="77777777" w:rsidR="00D55F87" w:rsidRPr="00D55F87" w:rsidRDefault="00D55F87" w:rsidP="00D55F87"/>
    <w:p w14:paraId="4F5D4D89" w14:textId="77777777" w:rsidR="00D55F87" w:rsidRPr="00D55F87" w:rsidRDefault="00D55F87" w:rsidP="00D55F87"/>
    <w:p w14:paraId="10D8D7EE" w14:textId="77777777" w:rsidR="00D55F87" w:rsidRDefault="00D55F87" w:rsidP="00D55F87"/>
    <w:p w14:paraId="7E73C692" w14:textId="77777777" w:rsidR="00D131BF" w:rsidRDefault="00D131BF" w:rsidP="00D55F87"/>
    <w:p w14:paraId="30DB08E9" w14:textId="77777777" w:rsidR="00D131BF" w:rsidRPr="00D55F87" w:rsidRDefault="00D131BF" w:rsidP="00D55F87"/>
    <w:p w14:paraId="324CF609" w14:textId="113463CF" w:rsidR="00D55F87" w:rsidRDefault="00D55F87" w:rsidP="00D131BF">
      <w:pPr>
        <w:ind w:firstLine="720"/>
        <w:rPr>
          <w:b/>
          <w:bCs/>
          <w:sz w:val="32"/>
          <w:szCs w:val="32"/>
          <w:u w:val="single"/>
        </w:rPr>
      </w:pPr>
      <w:r w:rsidRPr="00D131BF">
        <w:rPr>
          <w:b/>
          <w:bCs/>
          <w:sz w:val="28"/>
          <w:szCs w:val="28"/>
          <w:u w:val="single"/>
        </w:rPr>
        <w:t>O</w:t>
      </w:r>
      <w:r w:rsidR="00D131BF" w:rsidRPr="00D131BF">
        <w:rPr>
          <w:b/>
          <w:bCs/>
          <w:sz w:val="28"/>
          <w:szCs w:val="28"/>
          <w:u w:val="single"/>
        </w:rPr>
        <w:t>UTPUT</w:t>
      </w:r>
    </w:p>
    <w:p w14:paraId="3EDC69E1" w14:textId="41749905" w:rsidR="00D55F87" w:rsidRDefault="00D131BF" w:rsidP="00D55F87">
      <w:pPr>
        <w:rPr>
          <w:b/>
          <w:bCs/>
          <w:sz w:val="32"/>
          <w:szCs w:val="32"/>
          <w:u w:val="single"/>
        </w:rPr>
      </w:pPr>
      <w:r w:rsidRPr="00D55F87">
        <w:rPr>
          <w:b/>
          <w:bCs/>
          <w:noProof/>
          <w:sz w:val="32"/>
          <w:szCs w:val="32"/>
          <w:u w:val="single"/>
        </w:rPr>
        <w:drawing>
          <wp:anchor distT="0" distB="0" distL="114300" distR="114300" simplePos="0" relativeHeight="251738112" behindDoc="0" locked="0" layoutInCell="1" allowOverlap="1" wp14:anchorId="585DEB28" wp14:editId="7EC6BB8B">
            <wp:simplePos x="0" y="0"/>
            <wp:positionH relativeFrom="margin">
              <wp:posOffset>751840</wp:posOffset>
            </wp:positionH>
            <wp:positionV relativeFrom="paragraph">
              <wp:posOffset>174308</wp:posOffset>
            </wp:positionV>
            <wp:extent cx="1572895" cy="2609850"/>
            <wp:effectExtent l="0" t="0" r="8255" b="0"/>
            <wp:wrapThrough wrapText="bothSides">
              <wp:wrapPolygon edited="0">
                <wp:start x="0" y="0"/>
                <wp:lineTo x="0" y="21442"/>
                <wp:lineTo x="21452" y="21442"/>
                <wp:lineTo x="21452" y="0"/>
                <wp:lineTo x="0" y="0"/>
              </wp:wrapPolygon>
            </wp:wrapThrough>
            <wp:docPr id="32170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0979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72895" cy="2609850"/>
                    </a:xfrm>
                    <a:prstGeom prst="rect">
                      <a:avLst/>
                    </a:prstGeom>
                  </pic:spPr>
                </pic:pic>
              </a:graphicData>
            </a:graphic>
            <wp14:sizeRelH relativeFrom="margin">
              <wp14:pctWidth>0</wp14:pctWidth>
            </wp14:sizeRelH>
            <wp14:sizeRelV relativeFrom="margin">
              <wp14:pctHeight>0</wp14:pctHeight>
            </wp14:sizeRelV>
          </wp:anchor>
        </w:drawing>
      </w:r>
    </w:p>
    <w:p w14:paraId="4E41534B" w14:textId="0FF4E7FD" w:rsidR="00D55F87" w:rsidRDefault="00D55F87" w:rsidP="00D55F87">
      <w:pPr>
        <w:rPr>
          <w:b/>
          <w:bCs/>
          <w:sz w:val="32"/>
          <w:szCs w:val="32"/>
          <w:u w:val="single"/>
        </w:rPr>
      </w:pPr>
    </w:p>
    <w:p w14:paraId="1F9D7A3A" w14:textId="77777777" w:rsidR="00D55F87" w:rsidRDefault="00D55F87" w:rsidP="00D55F87">
      <w:pPr>
        <w:rPr>
          <w:b/>
          <w:bCs/>
          <w:sz w:val="32"/>
          <w:szCs w:val="32"/>
          <w:u w:val="single"/>
        </w:rPr>
      </w:pPr>
    </w:p>
    <w:p w14:paraId="3B4D80D5" w14:textId="77777777" w:rsidR="00D55F87" w:rsidRDefault="00D55F87" w:rsidP="00D55F87">
      <w:pPr>
        <w:rPr>
          <w:b/>
          <w:bCs/>
          <w:sz w:val="32"/>
          <w:szCs w:val="32"/>
          <w:u w:val="single"/>
        </w:rPr>
      </w:pPr>
    </w:p>
    <w:p w14:paraId="668E8B69" w14:textId="77777777" w:rsidR="00D55F87" w:rsidRDefault="00D55F87" w:rsidP="00D55F87">
      <w:pPr>
        <w:rPr>
          <w:b/>
          <w:bCs/>
          <w:sz w:val="32"/>
          <w:szCs w:val="32"/>
          <w:u w:val="single"/>
        </w:rPr>
      </w:pPr>
    </w:p>
    <w:p w14:paraId="2DEBAECD" w14:textId="77777777" w:rsidR="00D55F87" w:rsidRDefault="00D55F87" w:rsidP="00D55F87">
      <w:pPr>
        <w:rPr>
          <w:b/>
          <w:bCs/>
          <w:sz w:val="32"/>
          <w:szCs w:val="32"/>
          <w:u w:val="single"/>
        </w:rPr>
      </w:pPr>
    </w:p>
    <w:p w14:paraId="4FB04707" w14:textId="77777777" w:rsidR="00D55F87" w:rsidRDefault="00D55F87" w:rsidP="00D55F87">
      <w:pPr>
        <w:rPr>
          <w:b/>
          <w:bCs/>
          <w:sz w:val="32"/>
          <w:szCs w:val="32"/>
          <w:u w:val="single"/>
        </w:rPr>
      </w:pPr>
    </w:p>
    <w:p w14:paraId="31212B9E" w14:textId="77777777" w:rsidR="00D55F87" w:rsidRDefault="00D55F87" w:rsidP="00D55F87">
      <w:pPr>
        <w:rPr>
          <w:b/>
          <w:bCs/>
          <w:sz w:val="32"/>
          <w:szCs w:val="32"/>
          <w:u w:val="single"/>
        </w:rPr>
      </w:pPr>
    </w:p>
    <w:p w14:paraId="039438DC" w14:textId="77777777" w:rsidR="00D55F87" w:rsidRDefault="00D55F87" w:rsidP="00D55F87">
      <w:pPr>
        <w:rPr>
          <w:b/>
          <w:bCs/>
          <w:sz w:val="32"/>
          <w:szCs w:val="32"/>
          <w:u w:val="single"/>
        </w:rPr>
      </w:pPr>
    </w:p>
    <w:p w14:paraId="46FB2FA8" w14:textId="77777777" w:rsidR="00D55F87" w:rsidRDefault="00D55F87" w:rsidP="00D55F87">
      <w:pPr>
        <w:rPr>
          <w:b/>
          <w:bCs/>
          <w:sz w:val="32"/>
          <w:szCs w:val="32"/>
          <w:u w:val="single"/>
        </w:rPr>
      </w:pPr>
    </w:p>
    <w:p w14:paraId="5C59FFD6" w14:textId="77777777" w:rsidR="00D55F87" w:rsidRDefault="00D55F87" w:rsidP="00D55F87">
      <w:pPr>
        <w:rPr>
          <w:b/>
          <w:bCs/>
          <w:sz w:val="32"/>
          <w:szCs w:val="32"/>
          <w:u w:val="single"/>
        </w:rPr>
      </w:pPr>
    </w:p>
    <w:p w14:paraId="5B3430F0" w14:textId="77777777" w:rsidR="00D55F87" w:rsidRDefault="00D55F87" w:rsidP="00D55F87">
      <w:pPr>
        <w:rPr>
          <w:b/>
          <w:bCs/>
          <w:sz w:val="32"/>
          <w:szCs w:val="32"/>
          <w:u w:val="single"/>
        </w:rPr>
      </w:pPr>
    </w:p>
    <w:p w14:paraId="2E05BD8B" w14:textId="77777777" w:rsidR="00D55F87" w:rsidRDefault="00D55F87" w:rsidP="00D55F87">
      <w:pPr>
        <w:rPr>
          <w:b/>
          <w:bCs/>
          <w:sz w:val="32"/>
          <w:szCs w:val="32"/>
          <w:u w:val="single"/>
        </w:rPr>
      </w:pPr>
    </w:p>
    <w:tbl>
      <w:tblPr>
        <w:tblStyle w:val="TableGrid"/>
        <w:tblpPr w:leftFromText="180" w:rightFromText="180" w:vertAnchor="page" w:horzAnchor="margin" w:tblpY="1456"/>
        <w:tblW w:w="10313" w:type="dxa"/>
        <w:tblLook w:val="04A0" w:firstRow="1" w:lastRow="0" w:firstColumn="1" w:lastColumn="0" w:noHBand="0" w:noVBand="1"/>
      </w:tblPr>
      <w:tblGrid>
        <w:gridCol w:w="1555"/>
        <w:gridCol w:w="4961"/>
        <w:gridCol w:w="3797"/>
      </w:tblGrid>
      <w:tr w:rsidR="00D131BF" w:rsidRPr="00074481" w14:paraId="527FFF16" w14:textId="77777777" w:rsidTr="00D131BF">
        <w:trPr>
          <w:trHeight w:val="416"/>
        </w:trPr>
        <w:tc>
          <w:tcPr>
            <w:tcW w:w="1555" w:type="dxa"/>
          </w:tcPr>
          <w:p w14:paraId="354BB8AC" w14:textId="77777777" w:rsidR="00D131BF" w:rsidRPr="00074481" w:rsidRDefault="00D131BF" w:rsidP="00D131BF">
            <w:pPr>
              <w:jc w:val="center"/>
              <w:rPr>
                <w:b/>
                <w:bCs/>
                <w:sz w:val="24"/>
                <w:szCs w:val="24"/>
              </w:rPr>
            </w:pPr>
            <w:r w:rsidRPr="00074481">
              <w:rPr>
                <w:b/>
                <w:bCs/>
                <w:sz w:val="24"/>
                <w:szCs w:val="24"/>
              </w:rPr>
              <w:lastRenderedPageBreak/>
              <w:t>S.No.</w:t>
            </w:r>
          </w:p>
        </w:tc>
        <w:tc>
          <w:tcPr>
            <w:tcW w:w="4961" w:type="dxa"/>
          </w:tcPr>
          <w:p w14:paraId="34F8758D" w14:textId="77777777" w:rsidR="00D131BF" w:rsidRPr="00074481" w:rsidRDefault="00D131BF" w:rsidP="00D131BF">
            <w:pPr>
              <w:jc w:val="center"/>
              <w:rPr>
                <w:b/>
                <w:bCs/>
                <w:sz w:val="24"/>
                <w:szCs w:val="24"/>
              </w:rPr>
            </w:pPr>
            <w:r w:rsidRPr="00074481">
              <w:rPr>
                <w:b/>
                <w:bCs/>
                <w:sz w:val="24"/>
                <w:szCs w:val="24"/>
              </w:rPr>
              <w:t>Errors</w:t>
            </w:r>
          </w:p>
        </w:tc>
        <w:tc>
          <w:tcPr>
            <w:tcW w:w="3797" w:type="dxa"/>
          </w:tcPr>
          <w:p w14:paraId="3AC27E9C" w14:textId="77777777" w:rsidR="00D131BF" w:rsidRPr="00074481" w:rsidRDefault="00D131BF" w:rsidP="00D131BF">
            <w:pPr>
              <w:jc w:val="center"/>
              <w:rPr>
                <w:b/>
                <w:bCs/>
                <w:sz w:val="24"/>
                <w:szCs w:val="24"/>
              </w:rPr>
            </w:pPr>
            <w:r w:rsidRPr="00074481">
              <w:rPr>
                <w:b/>
                <w:bCs/>
                <w:sz w:val="24"/>
                <w:szCs w:val="24"/>
              </w:rPr>
              <w:t>Rectification</w:t>
            </w:r>
          </w:p>
        </w:tc>
      </w:tr>
      <w:tr w:rsidR="00D131BF" w:rsidRPr="00074481" w14:paraId="7AAFAB0E" w14:textId="77777777" w:rsidTr="00D131BF">
        <w:trPr>
          <w:trHeight w:val="693"/>
        </w:trPr>
        <w:tc>
          <w:tcPr>
            <w:tcW w:w="1555" w:type="dxa"/>
          </w:tcPr>
          <w:p w14:paraId="1369D5B9" w14:textId="77777777" w:rsidR="00D131BF" w:rsidRPr="00074481" w:rsidRDefault="00D131BF" w:rsidP="00D131BF">
            <w:pPr>
              <w:jc w:val="center"/>
              <w:rPr>
                <w:sz w:val="24"/>
                <w:szCs w:val="24"/>
              </w:rPr>
            </w:pPr>
            <w:r w:rsidRPr="00074481">
              <w:rPr>
                <w:sz w:val="24"/>
                <w:szCs w:val="24"/>
              </w:rPr>
              <w:t>1.</w:t>
            </w:r>
          </w:p>
        </w:tc>
        <w:tc>
          <w:tcPr>
            <w:tcW w:w="4961" w:type="dxa"/>
          </w:tcPr>
          <w:p w14:paraId="5E38CECE" w14:textId="77777777" w:rsidR="00D131BF" w:rsidRPr="00BE03AE" w:rsidRDefault="00D131BF" w:rsidP="00D131BF">
            <w:pPr>
              <w:rPr>
                <w:sz w:val="24"/>
                <w:szCs w:val="24"/>
              </w:rPr>
            </w:pPr>
            <w:r w:rsidRPr="00BE03AE">
              <w:rPr>
                <w:sz w:val="24"/>
                <w:szCs w:val="24"/>
              </w:rPr>
              <w:t>error: ';' expected</w:t>
            </w:r>
          </w:p>
          <w:p w14:paraId="4462A24E" w14:textId="77777777" w:rsidR="00D131BF" w:rsidRPr="00074481" w:rsidRDefault="00D131BF" w:rsidP="00D131BF">
            <w:pPr>
              <w:rPr>
                <w:sz w:val="24"/>
                <w:szCs w:val="24"/>
              </w:rPr>
            </w:pPr>
            <w:r w:rsidRPr="00BE03AE">
              <w:rPr>
                <w:sz w:val="24"/>
                <w:szCs w:val="24"/>
              </w:rPr>
              <w:t xml:space="preserve">                        currbal=currbal-W_amount</w:t>
            </w:r>
          </w:p>
        </w:tc>
        <w:tc>
          <w:tcPr>
            <w:tcW w:w="3797" w:type="dxa"/>
          </w:tcPr>
          <w:p w14:paraId="16F972A4" w14:textId="77777777" w:rsidR="00D131BF" w:rsidRPr="00074481" w:rsidRDefault="00D131BF" w:rsidP="00D131BF">
            <w:pPr>
              <w:rPr>
                <w:sz w:val="24"/>
                <w:szCs w:val="24"/>
              </w:rPr>
            </w:pPr>
            <w:r>
              <w:rPr>
                <w:sz w:val="24"/>
                <w:szCs w:val="24"/>
              </w:rPr>
              <w:t>Adding ; at the end</w:t>
            </w:r>
          </w:p>
        </w:tc>
      </w:tr>
      <w:tr w:rsidR="00D131BF" w14:paraId="4430DEDB" w14:textId="77777777" w:rsidTr="00D131BF">
        <w:trPr>
          <w:trHeight w:val="693"/>
        </w:trPr>
        <w:tc>
          <w:tcPr>
            <w:tcW w:w="1555" w:type="dxa"/>
          </w:tcPr>
          <w:p w14:paraId="4042421B" w14:textId="77777777" w:rsidR="00D131BF" w:rsidRPr="00074481" w:rsidRDefault="00D131BF" w:rsidP="00D131BF">
            <w:pPr>
              <w:jc w:val="center"/>
              <w:rPr>
                <w:sz w:val="24"/>
                <w:szCs w:val="24"/>
              </w:rPr>
            </w:pPr>
            <w:r>
              <w:rPr>
                <w:sz w:val="24"/>
                <w:szCs w:val="24"/>
              </w:rPr>
              <w:t>2.</w:t>
            </w:r>
          </w:p>
        </w:tc>
        <w:tc>
          <w:tcPr>
            <w:tcW w:w="4961" w:type="dxa"/>
          </w:tcPr>
          <w:p w14:paraId="48EECFC3" w14:textId="77777777" w:rsidR="00D131BF" w:rsidRPr="00A01507" w:rsidRDefault="00D131BF" w:rsidP="00D131BF">
            <w:pPr>
              <w:rPr>
                <w:sz w:val="24"/>
                <w:szCs w:val="24"/>
              </w:rPr>
            </w:pPr>
            <w:r w:rsidRPr="00A01507">
              <w:rPr>
                <w:sz w:val="24"/>
                <w:szCs w:val="24"/>
              </w:rPr>
              <w:t>error: cannot find symbol</w:t>
            </w:r>
          </w:p>
          <w:p w14:paraId="0CA55066" w14:textId="77777777" w:rsidR="00D131BF" w:rsidRPr="00B63D3F" w:rsidRDefault="00D131BF" w:rsidP="00D131BF">
            <w:pPr>
              <w:rPr>
                <w:sz w:val="24"/>
                <w:szCs w:val="24"/>
              </w:rPr>
            </w:pPr>
            <w:r w:rsidRPr="00A01507">
              <w:rPr>
                <w:sz w:val="24"/>
                <w:szCs w:val="24"/>
              </w:rPr>
              <w:t xml:space="preserve">                thiscurrbal=currbal;</w:t>
            </w:r>
          </w:p>
        </w:tc>
        <w:tc>
          <w:tcPr>
            <w:tcW w:w="3797" w:type="dxa"/>
          </w:tcPr>
          <w:p w14:paraId="3D0A0364" w14:textId="77777777" w:rsidR="00D131BF" w:rsidRDefault="00D131BF" w:rsidP="00D131BF">
            <w:pPr>
              <w:rPr>
                <w:sz w:val="24"/>
                <w:szCs w:val="24"/>
              </w:rPr>
            </w:pPr>
            <w:r w:rsidRPr="00ED4C05">
              <w:rPr>
                <w:sz w:val="24"/>
                <w:szCs w:val="24"/>
              </w:rPr>
              <w:t>this.</w:t>
            </w:r>
            <w:r>
              <w:rPr>
                <w:sz w:val="24"/>
                <w:szCs w:val="24"/>
              </w:rPr>
              <w:t>currbal =currbal</w:t>
            </w:r>
            <w:r w:rsidRPr="00ED4C05">
              <w:rPr>
                <w:sz w:val="24"/>
                <w:szCs w:val="24"/>
              </w:rPr>
              <w:t>;</w:t>
            </w:r>
          </w:p>
        </w:tc>
      </w:tr>
    </w:tbl>
    <w:p w14:paraId="6CEC9EB6" w14:textId="77777777" w:rsidR="00D131BF" w:rsidRDefault="00D131BF" w:rsidP="00D131BF">
      <w:pPr>
        <w:rPr>
          <w:b/>
          <w:bCs/>
          <w:sz w:val="24"/>
          <w:szCs w:val="24"/>
        </w:rPr>
      </w:pPr>
      <w:r w:rsidRPr="00D131BF">
        <w:rPr>
          <w:b/>
          <w:bCs/>
          <w:sz w:val="24"/>
          <w:szCs w:val="24"/>
        </w:rPr>
        <w:t xml:space="preserve">   </w:t>
      </w:r>
    </w:p>
    <w:p w14:paraId="06C145C4" w14:textId="77777777" w:rsidR="00D131BF" w:rsidRDefault="00D131BF" w:rsidP="00D131BF">
      <w:pPr>
        <w:rPr>
          <w:b/>
          <w:bCs/>
          <w:sz w:val="24"/>
          <w:szCs w:val="24"/>
        </w:rPr>
      </w:pPr>
    </w:p>
    <w:p w14:paraId="7E95DDCD" w14:textId="4C918C54" w:rsidR="00D55F87" w:rsidRPr="00074481" w:rsidRDefault="00D131BF" w:rsidP="00D131BF">
      <w:pPr>
        <w:rPr>
          <w:b/>
          <w:bCs/>
          <w:sz w:val="24"/>
          <w:szCs w:val="24"/>
          <w:u w:val="single"/>
        </w:rPr>
      </w:pPr>
      <w:r w:rsidRPr="00D131BF">
        <w:rPr>
          <w:b/>
          <w:bCs/>
          <w:sz w:val="24"/>
          <w:szCs w:val="24"/>
        </w:rPr>
        <w:t xml:space="preserve"> </w:t>
      </w:r>
      <w:r w:rsidR="00D55F87" w:rsidRPr="00074481">
        <w:rPr>
          <w:b/>
          <w:bCs/>
          <w:sz w:val="24"/>
          <w:szCs w:val="24"/>
          <w:u w:val="single"/>
        </w:rPr>
        <w:t>Concepts to be known:</w:t>
      </w:r>
    </w:p>
    <w:p w14:paraId="566B0738" w14:textId="77777777" w:rsidR="00D55F87" w:rsidRPr="00074481" w:rsidRDefault="00D55F87" w:rsidP="00D55F87">
      <w:pPr>
        <w:rPr>
          <w:b/>
          <w:bCs/>
          <w:sz w:val="24"/>
          <w:szCs w:val="24"/>
          <w:u w:val="single"/>
        </w:rPr>
      </w:pPr>
    </w:p>
    <w:p w14:paraId="6300D206" w14:textId="77777777" w:rsidR="00D55F87" w:rsidRPr="002D35D4" w:rsidRDefault="00D55F87" w:rsidP="00D55F87">
      <w:pPr>
        <w:pStyle w:val="ListParagraph"/>
        <w:numPr>
          <w:ilvl w:val="1"/>
          <w:numId w:val="49"/>
        </w:numPr>
        <w:rPr>
          <w:b/>
          <w:bCs/>
          <w:sz w:val="24"/>
          <w:szCs w:val="24"/>
        </w:rPr>
      </w:pPr>
      <w:r w:rsidRPr="002D35D4">
        <w:rPr>
          <w:sz w:val="24"/>
          <w:szCs w:val="24"/>
        </w:rPr>
        <w:t>System.out.println(" ")-to print the statement</w:t>
      </w:r>
    </w:p>
    <w:p w14:paraId="3186127D" w14:textId="77777777" w:rsidR="00D55F87" w:rsidRPr="00074481" w:rsidRDefault="00D55F87" w:rsidP="00D55F87">
      <w:pPr>
        <w:pStyle w:val="ListParagraph"/>
        <w:numPr>
          <w:ilvl w:val="1"/>
          <w:numId w:val="49"/>
        </w:numPr>
        <w:rPr>
          <w:b/>
          <w:bCs/>
          <w:sz w:val="24"/>
          <w:szCs w:val="24"/>
        </w:rPr>
      </w:pPr>
      <w:r w:rsidRPr="00074481">
        <w:rPr>
          <w:sz w:val="24"/>
          <w:szCs w:val="24"/>
        </w:rPr>
        <w:t>String – to declare the data type as string</w:t>
      </w:r>
    </w:p>
    <w:p w14:paraId="7F8004DF" w14:textId="77777777" w:rsidR="00D55F87" w:rsidRPr="00074481" w:rsidRDefault="00D55F87" w:rsidP="00D55F87">
      <w:pPr>
        <w:pStyle w:val="ListParagraph"/>
        <w:numPr>
          <w:ilvl w:val="1"/>
          <w:numId w:val="49"/>
        </w:numPr>
        <w:rPr>
          <w:b/>
          <w:bCs/>
          <w:sz w:val="24"/>
          <w:szCs w:val="24"/>
        </w:rPr>
      </w:pPr>
      <w:r w:rsidRPr="00074481">
        <w:rPr>
          <w:sz w:val="24"/>
          <w:szCs w:val="24"/>
        </w:rPr>
        <w:t>int – to declare the data types as integer</w:t>
      </w:r>
    </w:p>
    <w:p w14:paraId="6D47D971" w14:textId="77777777" w:rsidR="00D55F87" w:rsidRPr="00265406" w:rsidRDefault="00D55F87" w:rsidP="00D55F87">
      <w:pPr>
        <w:pStyle w:val="ListParagraph"/>
        <w:numPr>
          <w:ilvl w:val="1"/>
          <w:numId w:val="49"/>
        </w:numPr>
        <w:rPr>
          <w:b/>
          <w:bCs/>
          <w:sz w:val="24"/>
          <w:szCs w:val="24"/>
        </w:rPr>
      </w:pPr>
      <w:r w:rsidRPr="00074481">
        <w:rPr>
          <w:sz w:val="24"/>
          <w:szCs w:val="24"/>
        </w:rPr>
        <w:t xml:space="preserve">// - used to write comments </w:t>
      </w:r>
    </w:p>
    <w:p w14:paraId="786DBCC2" w14:textId="77777777" w:rsidR="00D55F87" w:rsidRPr="00074481" w:rsidRDefault="00D55F87" w:rsidP="00D55F87">
      <w:pPr>
        <w:pStyle w:val="ListParagraph"/>
        <w:numPr>
          <w:ilvl w:val="1"/>
          <w:numId w:val="49"/>
        </w:numPr>
        <w:rPr>
          <w:b/>
          <w:bCs/>
          <w:sz w:val="24"/>
          <w:szCs w:val="24"/>
        </w:rPr>
      </w:pPr>
      <w:r>
        <w:rPr>
          <w:sz w:val="24"/>
          <w:szCs w:val="24"/>
        </w:rPr>
        <w:t>this-</w:t>
      </w:r>
    </w:p>
    <w:p w14:paraId="24EF504B" w14:textId="77777777" w:rsidR="00D55F87" w:rsidRPr="00265406" w:rsidRDefault="00D55F87" w:rsidP="00D55F87">
      <w:pPr>
        <w:ind w:firstLine="720"/>
        <w:rPr>
          <w:sz w:val="24"/>
          <w:szCs w:val="24"/>
        </w:rPr>
      </w:pPr>
    </w:p>
    <w:p w14:paraId="63B1CE5A" w14:textId="77777777" w:rsidR="00D55F87" w:rsidRPr="00265406" w:rsidRDefault="00D55F87" w:rsidP="00D55F87">
      <w:pPr>
        <w:rPr>
          <w:sz w:val="24"/>
          <w:szCs w:val="24"/>
        </w:rPr>
      </w:pPr>
    </w:p>
    <w:p w14:paraId="374647F5" w14:textId="77777777" w:rsidR="00D55F87" w:rsidRPr="008311D9" w:rsidRDefault="00D55F87" w:rsidP="00210E31">
      <w:pPr>
        <w:rPr>
          <w:b/>
          <w:bCs/>
          <w:sz w:val="28"/>
          <w:szCs w:val="28"/>
          <w:u w:val="single"/>
        </w:rPr>
      </w:pPr>
      <w:r w:rsidRPr="008311D9">
        <w:rPr>
          <w:b/>
          <w:bCs/>
          <w:sz w:val="28"/>
          <w:szCs w:val="28"/>
          <w:u w:val="single"/>
        </w:rPr>
        <w:t>Class Diagram</w:t>
      </w:r>
    </w:p>
    <w:p w14:paraId="518275B1" w14:textId="77777777" w:rsidR="00D55F87" w:rsidRDefault="00D55F87" w:rsidP="00D55F87">
      <w:pPr>
        <w:rPr>
          <w:b/>
          <w:bCs/>
          <w:sz w:val="36"/>
          <w:szCs w:val="36"/>
          <w:u w:val="single"/>
        </w:rPr>
      </w:pPr>
    </w:p>
    <w:tbl>
      <w:tblPr>
        <w:tblStyle w:val="TableGrid"/>
        <w:tblpPr w:leftFromText="180" w:rightFromText="180" w:vertAnchor="page" w:horzAnchor="page" w:tblpX="2664" w:tblpY="7306"/>
        <w:tblW w:w="0" w:type="auto"/>
        <w:tblLook w:val="04A0" w:firstRow="1" w:lastRow="0" w:firstColumn="1" w:lastColumn="0" w:noHBand="0" w:noVBand="1"/>
      </w:tblPr>
      <w:tblGrid>
        <w:gridCol w:w="3923"/>
      </w:tblGrid>
      <w:tr w:rsidR="00210E31" w14:paraId="2EAA9CDB" w14:textId="77777777" w:rsidTr="00210E31">
        <w:trPr>
          <w:trHeight w:val="758"/>
        </w:trPr>
        <w:tc>
          <w:tcPr>
            <w:tcW w:w="3923" w:type="dxa"/>
          </w:tcPr>
          <w:p w14:paraId="727637E5" w14:textId="77777777" w:rsidR="00210E31" w:rsidRDefault="00210E31" w:rsidP="00210E31">
            <w:pPr>
              <w:rPr>
                <w:sz w:val="28"/>
                <w:szCs w:val="28"/>
              </w:rPr>
            </w:pPr>
          </w:p>
          <w:p w14:paraId="3C4B4533" w14:textId="77777777" w:rsidR="00210E31" w:rsidRPr="00D131BF" w:rsidRDefault="00210E31" w:rsidP="00210E31">
            <w:pPr>
              <w:jc w:val="center"/>
              <w:rPr>
                <w:sz w:val="24"/>
                <w:szCs w:val="24"/>
              </w:rPr>
            </w:pPr>
            <w:r w:rsidRPr="00D131BF">
              <w:rPr>
                <w:sz w:val="28"/>
                <w:szCs w:val="28"/>
              </w:rPr>
              <w:t>Book</w:t>
            </w:r>
          </w:p>
        </w:tc>
      </w:tr>
      <w:tr w:rsidR="00210E31" w14:paraId="6D199ADB" w14:textId="77777777" w:rsidTr="00210E31">
        <w:trPr>
          <w:trHeight w:val="745"/>
        </w:trPr>
        <w:tc>
          <w:tcPr>
            <w:tcW w:w="3923" w:type="dxa"/>
          </w:tcPr>
          <w:p w14:paraId="6250438A" w14:textId="77777777" w:rsidR="00210E31" w:rsidRDefault="00210E31" w:rsidP="00210E31">
            <w:pPr>
              <w:rPr>
                <w:sz w:val="24"/>
                <w:szCs w:val="24"/>
              </w:rPr>
            </w:pPr>
            <w:r w:rsidRPr="00D131BF">
              <w:rPr>
                <w:sz w:val="24"/>
                <w:szCs w:val="24"/>
              </w:rPr>
              <w:t xml:space="preserve">Title_of_book: String </w:t>
            </w:r>
          </w:p>
          <w:p w14:paraId="3C3BF800" w14:textId="77777777" w:rsidR="00210E31" w:rsidRDefault="00210E31" w:rsidP="00210E31">
            <w:pPr>
              <w:rPr>
                <w:sz w:val="24"/>
                <w:szCs w:val="24"/>
              </w:rPr>
            </w:pPr>
            <w:r w:rsidRPr="00D131BF">
              <w:rPr>
                <w:sz w:val="24"/>
                <w:szCs w:val="24"/>
              </w:rPr>
              <w:t>Author: String</w:t>
            </w:r>
          </w:p>
          <w:p w14:paraId="63A5DCEF" w14:textId="77777777" w:rsidR="00210E31" w:rsidRPr="00D131BF" w:rsidRDefault="00210E31" w:rsidP="00210E31">
            <w:pPr>
              <w:rPr>
                <w:sz w:val="24"/>
                <w:szCs w:val="24"/>
              </w:rPr>
            </w:pPr>
            <w:r w:rsidRPr="00D131BF">
              <w:rPr>
                <w:sz w:val="24"/>
                <w:szCs w:val="24"/>
              </w:rPr>
              <w:t>Year_of_publication: int</w:t>
            </w:r>
          </w:p>
        </w:tc>
      </w:tr>
      <w:tr w:rsidR="00210E31" w14:paraId="67D2A5EE" w14:textId="77777777" w:rsidTr="00210E31">
        <w:trPr>
          <w:trHeight w:val="758"/>
        </w:trPr>
        <w:tc>
          <w:tcPr>
            <w:tcW w:w="3923" w:type="dxa"/>
          </w:tcPr>
          <w:p w14:paraId="0A56C231" w14:textId="77777777" w:rsidR="00210E31" w:rsidRDefault="00210E31" w:rsidP="00210E31">
            <w:pPr>
              <w:rPr>
                <w:sz w:val="24"/>
                <w:szCs w:val="24"/>
              </w:rPr>
            </w:pPr>
            <w:r w:rsidRPr="00D131BF">
              <w:rPr>
                <w:sz w:val="24"/>
                <w:szCs w:val="24"/>
              </w:rPr>
              <w:t>+ Book(String, String, int)</w:t>
            </w:r>
          </w:p>
          <w:p w14:paraId="3D648461" w14:textId="77777777" w:rsidR="00210E31" w:rsidRDefault="00210E31" w:rsidP="00210E31">
            <w:pPr>
              <w:rPr>
                <w:sz w:val="24"/>
                <w:szCs w:val="24"/>
              </w:rPr>
            </w:pPr>
            <w:r w:rsidRPr="00D131BF">
              <w:rPr>
                <w:sz w:val="24"/>
                <w:szCs w:val="24"/>
              </w:rPr>
              <w:t>+ getbook(): void</w:t>
            </w:r>
          </w:p>
          <w:p w14:paraId="54374804" w14:textId="77777777" w:rsidR="00210E31" w:rsidRPr="00D131BF" w:rsidRDefault="00210E31" w:rsidP="00210E31">
            <w:pPr>
              <w:rPr>
                <w:sz w:val="24"/>
                <w:szCs w:val="24"/>
              </w:rPr>
            </w:pPr>
            <w:r w:rsidRPr="00D131BF">
              <w:rPr>
                <w:sz w:val="24"/>
                <w:szCs w:val="24"/>
              </w:rPr>
              <w:t>+ main(String[]): void</w:t>
            </w:r>
          </w:p>
        </w:tc>
      </w:tr>
    </w:tbl>
    <w:p w14:paraId="63723984" w14:textId="77777777" w:rsidR="00D131BF" w:rsidRDefault="00D131BF" w:rsidP="00D55F87">
      <w:pPr>
        <w:rPr>
          <w:b/>
          <w:bCs/>
          <w:sz w:val="36"/>
          <w:szCs w:val="36"/>
          <w:u w:val="single"/>
        </w:rPr>
      </w:pPr>
    </w:p>
    <w:p w14:paraId="250AB881" w14:textId="77777777" w:rsidR="00210E31" w:rsidRDefault="00210E31" w:rsidP="00D55F87">
      <w:pPr>
        <w:rPr>
          <w:b/>
          <w:bCs/>
          <w:sz w:val="36"/>
          <w:szCs w:val="36"/>
          <w:u w:val="single"/>
        </w:rPr>
      </w:pPr>
    </w:p>
    <w:p w14:paraId="02202DE3" w14:textId="77777777" w:rsidR="00210E31" w:rsidRDefault="00210E31" w:rsidP="00D55F87">
      <w:pPr>
        <w:rPr>
          <w:b/>
          <w:bCs/>
          <w:sz w:val="36"/>
          <w:szCs w:val="36"/>
          <w:u w:val="single"/>
        </w:rPr>
      </w:pPr>
    </w:p>
    <w:p w14:paraId="6B708C78" w14:textId="77777777" w:rsidR="00210E31" w:rsidRDefault="00210E31" w:rsidP="00D55F87">
      <w:pPr>
        <w:rPr>
          <w:b/>
          <w:bCs/>
          <w:sz w:val="36"/>
          <w:szCs w:val="36"/>
          <w:u w:val="single"/>
        </w:rPr>
      </w:pPr>
    </w:p>
    <w:p w14:paraId="7579BE14" w14:textId="77777777" w:rsidR="00210E31" w:rsidRDefault="00210E31" w:rsidP="00D55F87">
      <w:pPr>
        <w:rPr>
          <w:b/>
          <w:bCs/>
          <w:sz w:val="36"/>
          <w:szCs w:val="36"/>
          <w:u w:val="single"/>
        </w:rPr>
      </w:pPr>
    </w:p>
    <w:p w14:paraId="2CEA1DB1" w14:textId="77777777" w:rsidR="00210E31" w:rsidRDefault="00210E31" w:rsidP="00D55F87">
      <w:pPr>
        <w:rPr>
          <w:b/>
          <w:bCs/>
          <w:sz w:val="36"/>
          <w:szCs w:val="36"/>
          <w:u w:val="single"/>
        </w:rPr>
      </w:pPr>
    </w:p>
    <w:p w14:paraId="0F60F5AD" w14:textId="77777777" w:rsidR="00210E31" w:rsidRDefault="00210E31" w:rsidP="00D55F87">
      <w:pPr>
        <w:rPr>
          <w:b/>
          <w:bCs/>
          <w:sz w:val="36"/>
          <w:szCs w:val="36"/>
          <w:u w:val="single"/>
        </w:rPr>
      </w:pPr>
    </w:p>
    <w:p w14:paraId="2689A2D6" w14:textId="77777777" w:rsidR="00210E31" w:rsidRDefault="00210E31" w:rsidP="00D55F87">
      <w:pPr>
        <w:rPr>
          <w:b/>
          <w:bCs/>
          <w:sz w:val="36"/>
          <w:szCs w:val="36"/>
          <w:u w:val="single"/>
        </w:rPr>
      </w:pPr>
    </w:p>
    <w:p w14:paraId="5E1583EF" w14:textId="77777777" w:rsidR="00210E31" w:rsidRDefault="00210E31" w:rsidP="00D55F87">
      <w:pPr>
        <w:rPr>
          <w:b/>
          <w:bCs/>
          <w:sz w:val="36"/>
          <w:szCs w:val="36"/>
          <w:u w:val="single"/>
        </w:rPr>
      </w:pPr>
    </w:p>
    <w:p w14:paraId="356B28BF" w14:textId="77777777" w:rsidR="00210E31" w:rsidRDefault="00210E31" w:rsidP="00D55F87">
      <w:pPr>
        <w:rPr>
          <w:b/>
          <w:bCs/>
          <w:sz w:val="36"/>
          <w:szCs w:val="36"/>
          <w:u w:val="single"/>
        </w:rPr>
      </w:pPr>
    </w:p>
    <w:p w14:paraId="04E3F579" w14:textId="77777777" w:rsidR="00210E31" w:rsidRDefault="00210E31" w:rsidP="00D55F87">
      <w:pPr>
        <w:rPr>
          <w:b/>
          <w:bCs/>
          <w:sz w:val="36"/>
          <w:szCs w:val="36"/>
          <w:u w:val="single"/>
        </w:rPr>
      </w:pPr>
    </w:p>
    <w:p w14:paraId="7704AF68" w14:textId="77777777" w:rsidR="00210E31" w:rsidRDefault="00210E31" w:rsidP="00D55F87">
      <w:pPr>
        <w:rPr>
          <w:b/>
          <w:bCs/>
          <w:sz w:val="36"/>
          <w:szCs w:val="36"/>
          <w:u w:val="single"/>
        </w:rPr>
      </w:pPr>
    </w:p>
    <w:p w14:paraId="2AA767E6" w14:textId="77777777" w:rsidR="00210E31" w:rsidRDefault="00210E31" w:rsidP="00D55F87">
      <w:pPr>
        <w:rPr>
          <w:b/>
          <w:bCs/>
          <w:sz w:val="36"/>
          <w:szCs w:val="36"/>
          <w:u w:val="single"/>
        </w:rPr>
      </w:pPr>
    </w:p>
    <w:p w14:paraId="6EADA1C9" w14:textId="77777777" w:rsidR="00210E31" w:rsidRDefault="00210E31" w:rsidP="00D55F87">
      <w:pPr>
        <w:rPr>
          <w:b/>
          <w:bCs/>
          <w:sz w:val="36"/>
          <w:szCs w:val="36"/>
          <w:u w:val="single"/>
        </w:rPr>
      </w:pPr>
    </w:p>
    <w:p w14:paraId="10C73F4B" w14:textId="77777777" w:rsidR="00210E31" w:rsidRDefault="00210E31" w:rsidP="00D55F87">
      <w:pPr>
        <w:rPr>
          <w:b/>
          <w:bCs/>
          <w:sz w:val="36"/>
          <w:szCs w:val="36"/>
          <w:u w:val="single"/>
        </w:rPr>
      </w:pPr>
    </w:p>
    <w:p w14:paraId="45CD64A2" w14:textId="77777777" w:rsidR="00210E31" w:rsidRDefault="00210E31" w:rsidP="00D55F87">
      <w:pPr>
        <w:rPr>
          <w:b/>
          <w:bCs/>
          <w:sz w:val="36"/>
          <w:szCs w:val="36"/>
          <w:u w:val="single"/>
        </w:rPr>
      </w:pPr>
    </w:p>
    <w:p w14:paraId="04FA78D1" w14:textId="77777777" w:rsidR="00210E31" w:rsidRDefault="00210E31" w:rsidP="00D55F87">
      <w:pPr>
        <w:rPr>
          <w:b/>
          <w:bCs/>
          <w:sz w:val="36"/>
          <w:szCs w:val="36"/>
          <w:u w:val="single"/>
        </w:rPr>
      </w:pPr>
    </w:p>
    <w:p w14:paraId="5DC7CDB6" w14:textId="77777777" w:rsidR="00210E31" w:rsidRDefault="00210E31" w:rsidP="00D55F87">
      <w:pPr>
        <w:rPr>
          <w:b/>
          <w:bCs/>
          <w:sz w:val="36"/>
          <w:szCs w:val="36"/>
          <w:u w:val="single"/>
        </w:rPr>
      </w:pPr>
    </w:p>
    <w:p w14:paraId="049200F0" w14:textId="77777777" w:rsidR="00210E31" w:rsidRDefault="00210E31" w:rsidP="00D55F87">
      <w:pPr>
        <w:rPr>
          <w:b/>
          <w:bCs/>
          <w:sz w:val="36"/>
          <w:szCs w:val="36"/>
          <w:u w:val="single"/>
        </w:rPr>
      </w:pPr>
    </w:p>
    <w:p w14:paraId="16DCFFFC" w14:textId="77777777" w:rsidR="00210E31" w:rsidRDefault="00210E31" w:rsidP="00D55F87">
      <w:pPr>
        <w:rPr>
          <w:b/>
          <w:bCs/>
          <w:sz w:val="36"/>
          <w:szCs w:val="36"/>
          <w:u w:val="single"/>
        </w:rPr>
      </w:pPr>
    </w:p>
    <w:p w14:paraId="03085BA6" w14:textId="788760F7" w:rsidR="00210E31" w:rsidRDefault="00210E31" w:rsidP="00210E31">
      <w:pPr>
        <w:pStyle w:val="TableParagraph"/>
        <w:spacing w:line="237" w:lineRule="auto"/>
        <w:ind w:left="16" w:right="764"/>
        <w:rPr>
          <w:b/>
          <w:bCs/>
          <w:sz w:val="24"/>
          <w:szCs w:val="24"/>
        </w:rPr>
      </w:pPr>
      <w:r w:rsidRPr="00820CA9">
        <w:rPr>
          <w:b/>
          <w:bCs/>
          <w:sz w:val="24"/>
          <w:szCs w:val="24"/>
          <w:u w:val="single"/>
        </w:rPr>
        <w:lastRenderedPageBreak/>
        <w:t>Program</w:t>
      </w:r>
      <w:r>
        <w:rPr>
          <w:b/>
          <w:bCs/>
          <w:sz w:val="24"/>
          <w:szCs w:val="24"/>
          <w:u w:val="single"/>
        </w:rPr>
        <w:t>2</w:t>
      </w:r>
      <w:r>
        <w:rPr>
          <w:b/>
          <w:bCs/>
          <w:sz w:val="24"/>
          <w:szCs w:val="24"/>
        </w:rPr>
        <w:t>)</w:t>
      </w:r>
    </w:p>
    <w:p w14:paraId="72B09B0F" w14:textId="77777777" w:rsidR="00210E31" w:rsidRDefault="00210E31" w:rsidP="00210E31">
      <w:pPr>
        <w:pStyle w:val="TableParagraph"/>
        <w:spacing w:line="237" w:lineRule="auto"/>
        <w:ind w:left="16" w:right="764"/>
        <w:rPr>
          <w:b/>
          <w:bCs/>
          <w:sz w:val="24"/>
          <w:szCs w:val="24"/>
        </w:rPr>
      </w:pPr>
    </w:p>
    <w:p w14:paraId="199B3EB2" w14:textId="77777777" w:rsidR="00210E31" w:rsidRDefault="00210E31" w:rsidP="00210E31">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To create a JAVA program with class named Myclass:</w:t>
      </w:r>
    </w:p>
    <w:p w14:paraId="73C0F892" w14:textId="77777777" w:rsidR="00210E31" w:rsidRDefault="00210E31" w:rsidP="00210E31">
      <w:pPr>
        <w:pStyle w:val="TableParagraph"/>
        <w:numPr>
          <w:ilvl w:val="0"/>
          <w:numId w:val="59"/>
        </w:numPr>
        <w:spacing w:line="249" w:lineRule="exact"/>
        <w:rPr>
          <w:sz w:val="24"/>
          <w:szCs w:val="24"/>
        </w:rPr>
      </w:pPr>
      <w:r>
        <w:rPr>
          <w:sz w:val="24"/>
          <w:szCs w:val="24"/>
        </w:rPr>
        <w:t>with “static variable-count” of int type, initialize to zero and a constant variable “pi-double” to initialize to 3.1415 as attributes of that class.</w:t>
      </w:r>
    </w:p>
    <w:p w14:paraId="55CBB5C0" w14:textId="5D6DE44D" w:rsidR="00210E31" w:rsidRPr="00210E31" w:rsidRDefault="00210E31" w:rsidP="00210E31">
      <w:pPr>
        <w:pStyle w:val="ListParagraph"/>
        <w:numPr>
          <w:ilvl w:val="0"/>
          <w:numId w:val="60"/>
        </w:numPr>
        <w:rPr>
          <w:sz w:val="24"/>
          <w:szCs w:val="24"/>
        </w:rPr>
      </w:pPr>
      <w:r w:rsidRPr="00210E31">
        <w:rPr>
          <w:sz w:val="24"/>
          <w:szCs w:val="24"/>
        </w:rPr>
        <w:t>Now define a constructor for Myclass that increments the count variable each time object for Myclass is created. Finally print values of “count” and “pi” variables.</w:t>
      </w:r>
    </w:p>
    <w:p w14:paraId="4D62DCFE" w14:textId="2F384FD1" w:rsidR="00210E31" w:rsidRDefault="00210E31" w:rsidP="00210E31">
      <w:pPr>
        <w:rPr>
          <w:b/>
          <w:bCs/>
          <w:sz w:val="36"/>
          <w:szCs w:val="36"/>
          <w:u w:val="single"/>
        </w:rPr>
      </w:pPr>
    </w:p>
    <w:p w14:paraId="392524D5" w14:textId="5DDF9BF3" w:rsidR="00210E31" w:rsidRDefault="00210E31" w:rsidP="00210E31">
      <w:pPr>
        <w:rPr>
          <w:b/>
          <w:bCs/>
          <w:sz w:val="36"/>
          <w:szCs w:val="36"/>
          <w:u w:val="single"/>
        </w:rPr>
      </w:pPr>
      <w:r w:rsidRPr="00210E31">
        <w:rPr>
          <w:b/>
          <w:bCs/>
          <w:noProof/>
          <w:sz w:val="36"/>
          <w:szCs w:val="36"/>
          <w:u w:val="single"/>
        </w:rPr>
        <w:drawing>
          <wp:anchor distT="0" distB="0" distL="114300" distR="114300" simplePos="0" relativeHeight="251740160" behindDoc="0" locked="0" layoutInCell="1" allowOverlap="1" wp14:anchorId="361A3F8E" wp14:editId="0FF68130">
            <wp:simplePos x="0" y="0"/>
            <wp:positionH relativeFrom="margin">
              <wp:posOffset>775970</wp:posOffset>
            </wp:positionH>
            <wp:positionV relativeFrom="paragraph">
              <wp:posOffset>40640</wp:posOffset>
            </wp:positionV>
            <wp:extent cx="4606290" cy="3776345"/>
            <wp:effectExtent l="0" t="0" r="3810" b="0"/>
            <wp:wrapThrough wrapText="bothSides">
              <wp:wrapPolygon edited="0">
                <wp:start x="0" y="0"/>
                <wp:lineTo x="0" y="21466"/>
                <wp:lineTo x="21529" y="21466"/>
                <wp:lineTo x="21529" y="0"/>
                <wp:lineTo x="0" y="0"/>
              </wp:wrapPolygon>
            </wp:wrapThrough>
            <wp:docPr id="29057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7987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06290" cy="3776345"/>
                    </a:xfrm>
                    <a:prstGeom prst="rect">
                      <a:avLst/>
                    </a:prstGeom>
                  </pic:spPr>
                </pic:pic>
              </a:graphicData>
            </a:graphic>
            <wp14:sizeRelH relativeFrom="margin">
              <wp14:pctWidth>0</wp14:pctWidth>
            </wp14:sizeRelH>
            <wp14:sizeRelV relativeFrom="margin">
              <wp14:pctHeight>0</wp14:pctHeight>
            </wp14:sizeRelV>
          </wp:anchor>
        </w:drawing>
      </w:r>
    </w:p>
    <w:p w14:paraId="46903CCA" w14:textId="42D8799E" w:rsidR="00210E31" w:rsidRDefault="00210E31" w:rsidP="00210E31">
      <w:pPr>
        <w:rPr>
          <w:b/>
          <w:bCs/>
          <w:sz w:val="36"/>
          <w:szCs w:val="36"/>
          <w:u w:val="single"/>
        </w:rPr>
      </w:pPr>
    </w:p>
    <w:p w14:paraId="08E1B000" w14:textId="3991A46C" w:rsidR="00210E31" w:rsidRDefault="00210E31" w:rsidP="00210E31">
      <w:pPr>
        <w:rPr>
          <w:b/>
          <w:bCs/>
          <w:sz w:val="36"/>
          <w:szCs w:val="36"/>
          <w:u w:val="single"/>
        </w:rPr>
      </w:pPr>
    </w:p>
    <w:p w14:paraId="246CB4EA" w14:textId="0F44CFAB" w:rsidR="00210E31" w:rsidRDefault="00210E31" w:rsidP="00210E31">
      <w:pPr>
        <w:rPr>
          <w:b/>
          <w:bCs/>
          <w:sz w:val="36"/>
          <w:szCs w:val="36"/>
          <w:u w:val="single"/>
        </w:rPr>
      </w:pPr>
    </w:p>
    <w:p w14:paraId="3E3F12D8" w14:textId="77777777" w:rsidR="00210E31" w:rsidRDefault="00210E31" w:rsidP="00210E31">
      <w:pPr>
        <w:rPr>
          <w:b/>
          <w:bCs/>
          <w:sz w:val="36"/>
          <w:szCs w:val="36"/>
          <w:u w:val="single"/>
        </w:rPr>
      </w:pPr>
    </w:p>
    <w:p w14:paraId="743388DF" w14:textId="77777777" w:rsidR="00210E31" w:rsidRDefault="00210E31" w:rsidP="00210E31">
      <w:pPr>
        <w:rPr>
          <w:b/>
          <w:bCs/>
          <w:sz w:val="36"/>
          <w:szCs w:val="36"/>
          <w:u w:val="single"/>
        </w:rPr>
      </w:pPr>
    </w:p>
    <w:p w14:paraId="1E69F0F7" w14:textId="77777777" w:rsidR="00210E31" w:rsidRDefault="00210E31" w:rsidP="00210E31">
      <w:pPr>
        <w:rPr>
          <w:b/>
          <w:bCs/>
          <w:sz w:val="36"/>
          <w:szCs w:val="36"/>
          <w:u w:val="single"/>
        </w:rPr>
      </w:pPr>
    </w:p>
    <w:p w14:paraId="083DC4CE" w14:textId="77777777" w:rsidR="00210E31" w:rsidRDefault="00210E31" w:rsidP="00210E31">
      <w:pPr>
        <w:rPr>
          <w:b/>
          <w:bCs/>
          <w:sz w:val="36"/>
          <w:szCs w:val="36"/>
          <w:u w:val="single"/>
        </w:rPr>
      </w:pPr>
    </w:p>
    <w:p w14:paraId="3ECEC81E" w14:textId="77777777" w:rsidR="00210E31" w:rsidRDefault="00210E31" w:rsidP="00210E31">
      <w:pPr>
        <w:rPr>
          <w:b/>
          <w:bCs/>
          <w:sz w:val="36"/>
          <w:szCs w:val="36"/>
          <w:u w:val="single"/>
        </w:rPr>
      </w:pPr>
    </w:p>
    <w:p w14:paraId="32530952" w14:textId="77777777" w:rsidR="00210E31" w:rsidRDefault="00210E31" w:rsidP="00210E31">
      <w:pPr>
        <w:rPr>
          <w:b/>
          <w:bCs/>
          <w:sz w:val="36"/>
          <w:szCs w:val="36"/>
          <w:u w:val="single"/>
        </w:rPr>
      </w:pPr>
    </w:p>
    <w:p w14:paraId="34A64D4D" w14:textId="77777777" w:rsidR="00210E31" w:rsidRDefault="00210E31" w:rsidP="00210E31">
      <w:pPr>
        <w:rPr>
          <w:b/>
          <w:bCs/>
          <w:sz w:val="36"/>
          <w:szCs w:val="36"/>
          <w:u w:val="single"/>
        </w:rPr>
      </w:pPr>
    </w:p>
    <w:p w14:paraId="217EB0BD" w14:textId="77777777" w:rsidR="00210E31" w:rsidRDefault="00210E31" w:rsidP="00210E31">
      <w:pPr>
        <w:rPr>
          <w:b/>
          <w:bCs/>
          <w:sz w:val="36"/>
          <w:szCs w:val="36"/>
          <w:u w:val="single"/>
        </w:rPr>
      </w:pPr>
    </w:p>
    <w:p w14:paraId="35875FE7" w14:textId="77777777" w:rsidR="00210E31" w:rsidRDefault="00210E31" w:rsidP="00210E31">
      <w:pPr>
        <w:rPr>
          <w:b/>
          <w:bCs/>
          <w:sz w:val="36"/>
          <w:szCs w:val="36"/>
          <w:u w:val="single"/>
        </w:rPr>
      </w:pPr>
    </w:p>
    <w:p w14:paraId="603F78FE" w14:textId="77777777" w:rsidR="00210E31" w:rsidRDefault="00210E31" w:rsidP="00210E31">
      <w:pPr>
        <w:rPr>
          <w:b/>
          <w:bCs/>
          <w:sz w:val="36"/>
          <w:szCs w:val="36"/>
          <w:u w:val="single"/>
        </w:rPr>
      </w:pPr>
    </w:p>
    <w:p w14:paraId="02BECCEF" w14:textId="77777777" w:rsidR="00210E31" w:rsidRDefault="00210E31" w:rsidP="00210E31">
      <w:pPr>
        <w:rPr>
          <w:b/>
          <w:bCs/>
          <w:sz w:val="36"/>
          <w:szCs w:val="36"/>
          <w:u w:val="single"/>
        </w:rPr>
      </w:pPr>
    </w:p>
    <w:p w14:paraId="65C09268" w14:textId="77777777" w:rsidR="00210E31" w:rsidRDefault="00210E31" w:rsidP="00210E31">
      <w:pPr>
        <w:rPr>
          <w:b/>
          <w:bCs/>
          <w:sz w:val="36"/>
          <w:szCs w:val="36"/>
          <w:u w:val="single"/>
        </w:rPr>
      </w:pPr>
    </w:p>
    <w:p w14:paraId="7BCD5217" w14:textId="77777777" w:rsidR="00210E31" w:rsidRDefault="00210E31" w:rsidP="00210E31">
      <w:pPr>
        <w:rPr>
          <w:b/>
          <w:bCs/>
          <w:sz w:val="36"/>
          <w:szCs w:val="36"/>
          <w:u w:val="single"/>
        </w:rPr>
      </w:pPr>
    </w:p>
    <w:p w14:paraId="2DC9B996" w14:textId="0ED53ADE" w:rsidR="00210E31" w:rsidRDefault="00210E31" w:rsidP="00210E31">
      <w:pPr>
        <w:ind w:firstLine="720"/>
        <w:rPr>
          <w:b/>
          <w:bCs/>
          <w:sz w:val="28"/>
          <w:szCs w:val="28"/>
          <w:u w:val="single"/>
        </w:rPr>
      </w:pPr>
      <w:r w:rsidRPr="00D131BF">
        <w:rPr>
          <w:b/>
          <w:bCs/>
          <w:sz w:val="28"/>
          <w:szCs w:val="28"/>
          <w:u w:val="single"/>
        </w:rPr>
        <w:t>OUTPUT</w:t>
      </w:r>
    </w:p>
    <w:p w14:paraId="4CE9423B" w14:textId="25401511" w:rsidR="00210E31" w:rsidRDefault="00210E31" w:rsidP="00210E31">
      <w:pPr>
        <w:ind w:firstLine="720"/>
        <w:rPr>
          <w:b/>
          <w:bCs/>
          <w:sz w:val="36"/>
          <w:szCs w:val="36"/>
          <w:u w:val="single"/>
        </w:rPr>
      </w:pPr>
      <w:r w:rsidRPr="00210E31">
        <w:rPr>
          <w:b/>
          <w:bCs/>
          <w:noProof/>
          <w:sz w:val="36"/>
          <w:szCs w:val="36"/>
          <w:u w:val="single"/>
        </w:rPr>
        <w:drawing>
          <wp:anchor distT="0" distB="0" distL="114300" distR="114300" simplePos="0" relativeHeight="251741184" behindDoc="0" locked="0" layoutInCell="1" allowOverlap="1" wp14:anchorId="38B0BB37" wp14:editId="4E22392D">
            <wp:simplePos x="0" y="0"/>
            <wp:positionH relativeFrom="column">
              <wp:posOffset>1000125</wp:posOffset>
            </wp:positionH>
            <wp:positionV relativeFrom="paragraph">
              <wp:posOffset>166370</wp:posOffset>
            </wp:positionV>
            <wp:extent cx="2138045" cy="1737995"/>
            <wp:effectExtent l="0" t="0" r="0" b="0"/>
            <wp:wrapThrough wrapText="bothSides">
              <wp:wrapPolygon edited="0">
                <wp:start x="0" y="0"/>
                <wp:lineTo x="0" y="21308"/>
                <wp:lineTo x="21363" y="21308"/>
                <wp:lineTo x="21363" y="0"/>
                <wp:lineTo x="0" y="0"/>
              </wp:wrapPolygon>
            </wp:wrapThrough>
            <wp:docPr id="175442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27677" name=""/>
                    <pic:cNvPicPr/>
                  </pic:nvPicPr>
                  <pic:blipFill>
                    <a:blip r:embed="rId45">
                      <a:extLst>
                        <a:ext uri="{28A0092B-C50C-407E-A947-70E740481C1C}">
                          <a14:useLocalDpi xmlns:a14="http://schemas.microsoft.com/office/drawing/2010/main" val="0"/>
                        </a:ext>
                      </a:extLst>
                    </a:blip>
                    <a:stretch>
                      <a:fillRect/>
                    </a:stretch>
                  </pic:blipFill>
                  <pic:spPr>
                    <a:xfrm>
                      <a:off x="0" y="0"/>
                      <a:ext cx="2138045" cy="1737995"/>
                    </a:xfrm>
                    <a:prstGeom prst="rect">
                      <a:avLst/>
                    </a:prstGeom>
                  </pic:spPr>
                </pic:pic>
              </a:graphicData>
            </a:graphic>
            <wp14:sizeRelH relativeFrom="margin">
              <wp14:pctWidth>0</wp14:pctWidth>
            </wp14:sizeRelH>
            <wp14:sizeRelV relativeFrom="margin">
              <wp14:pctHeight>0</wp14:pctHeight>
            </wp14:sizeRelV>
          </wp:anchor>
        </w:drawing>
      </w:r>
    </w:p>
    <w:p w14:paraId="5A36FB24" w14:textId="77777777" w:rsidR="00210E31" w:rsidRPr="00210E31" w:rsidRDefault="00210E31" w:rsidP="00210E31">
      <w:pPr>
        <w:rPr>
          <w:sz w:val="36"/>
          <w:szCs w:val="36"/>
        </w:rPr>
      </w:pPr>
    </w:p>
    <w:p w14:paraId="59E8A63D" w14:textId="77777777" w:rsidR="00210E31" w:rsidRPr="00210E31" w:rsidRDefault="00210E31" w:rsidP="00210E31">
      <w:pPr>
        <w:rPr>
          <w:sz w:val="36"/>
          <w:szCs w:val="36"/>
        </w:rPr>
      </w:pPr>
    </w:p>
    <w:p w14:paraId="695854C8" w14:textId="77777777" w:rsidR="00210E31" w:rsidRPr="00210E31" w:rsidRDefault="00210E31" w:rsidP="00210E31">
      <w:pPr>
        <w:rPr>
          <w:sz w:val="36"/>
          <w:szCs w:val="36"/>
        </w:rPr>
      </w:pPr>
    </w:p>
    <w:p w14:paraId="725F7C72" w14:textId="77777777" w:rsidR="00210E31" w:rsidRDefault="00210E31" w:rsidP="00210E31">
      <w:pPr>
        <w:rPr>
          <w:b/>
          <w:bCs/>
          <w:sz w:val="36"/>
          <w:szCs w:val="36"/>
          <w:u w:val="single"/>
        </w:rPr>
      </w:pPr>
    </w:p>
    <w:p w14:paraId="39E2D119" w14:textId="77777777" w:rsidR="00210E31" w:rsidRDefault="00210E31" w:rsidP="00210E31">
      <w:pPr>
        <w:jc w:val="center"/>
        <w:rPr>
          <w:sz w:val="36"/>
          <w:szCs w:val="36"/>
        </w:rPr>
      </w:pPr>
    </w:p>
    <w:p w14:paraId="3AB4FCBB" w14:textId="77777777" w:rsidR="00210E31" w:rsidRDefault="00210E31" w:rsidP="00210E31">
      <w:pPr>
        <w:jc w:val="center"/>
        <w:rPr>
          <w:sz w:val="36"/>
          <w:szCs w:val="36"/>
        </w:rPr>
      </w:pPr>
    </w:p>
    <w:p w14:paraId="41779CCE" w14:textId="77777777" w:rsidR="00210E31" w:rsidRDefault="00210E31" w:rsidP="00210E31">
      <w:pPr>
        <w:jc w:val="center"/>
        <w:rPr>
          <w:sz w:val="36"/>
          <w:szCs w:val="36"/>
        </w:rPr>
      </w:pPr>
    </w:p>
    <w:p w14:paraId="0EEA03FB" w14:textId="77777777" w:rsidR="00210E31" w:rsidRDefault="00210E31" w:rsidP="00210E31">
      <w:pPr>
        <w:jc w:val="center"/>
        <w:rPr>
          <w:sz w:val="36"/>
          <w:szCs w:val="36"/>
        </w:rPr>
      </w:pPr>
    </w:p>
    <w:p w14:paraId="2E120F9B" w14:textId="77777777" w:rsidR="00210E31" w:rsidRDefault="00210E31" w:rsidP="00210E31">
      <w:pPr>
        <w:jc w:val="center"/>
        <w:rPr>
          <w:sz w:val="36"/>
          <w:szCs w:val="36"/>
        </w:rPr>
      </w:pPr>
    </w:p>
    <w:p w14:paraId="048BECCD" w14:textId="77777777" w:rsidR="00210E31" w:rsidRDefault="00210E31" w:rsidP="00210E31">
      <w:pPr>
        <w:jc w:val="center"/>
        <w:rPr>
          <w:sz w:val="36"/>
          <w:szCs w:val="36"/>
        </w:rPr>
      </w:pPr>
    </w:p>
    <w:tbl>
      <w:tblPr>
        <w:tblStyle w:val="TableGrid"/>
        <w:tblpPr w:leftFromText="180" w:rightFromText="180" w:vertAnchor="page" w:horzAnchor="margin" w:tblpY="1456"/>
        <w:tblW w:w="10313" w:type="dxa"/>
        <w:tblLook w:val="04A0" w:firstRow="1" w:lastRow="0" w:firstColumn="1" w:lastColumn="0" w:noHBand="0" w:noVBand="1"/>
      </w:tblPr>
      <w:tblGrid>
        <w:gridCol w:w="1555"/>
        <w:gridCol w:w="4961"/>
        <w:gridCol w:w="3797"/>
      </w:tblGrid>
      <w:tr w:rsidR="00210E31" w:rsidRPr="00074481" w14:paraId="08D9E4DA" w14:textId="77777777" w:rsidTr="00D24425">
        <w:trPr>
          <w:trHeight w:val="416"/>
        </w:trPr>
        <w:tc>
          <w:tcPr>
            <w:tcW w:w="1555" w:type="dxa"/>
          </w:tcPr>
          <w:p w14:paraId="74816003" w14:textId="77777777" w:rsidR="00210E31" w:rsidRPr="00074481" w:rsidRDefault="00210E31" w:rsidP="00D24425">
            <w:pPr>
              <w:jc w:val="center"/>
              <w:rPr>
                <w:b/>
                <w:bCs/>
                <w:sz w:val="24"/>
                <w:szCs w:val="24"/>
              </w:rPr>
            </w:pPr>
            <w:r w:rsidRPr="00074481">
              <w:rPr>
                <w:b/>
                <w:bCs/>
                <w:sz w:val="24"/>
                <w:szCs w:val="24"/>
              </w:rPr>
              <w:lastRenderedPageBreak/>
              <w:t>S.No.</w:t>
            </w:r>
          </w:p>
        </w:tc>
        <w:tc>
          <w:tcPr>
            <w:tcW w:w="4961" w:type="dxa"/>
          </w:tcPr>
          <w:p w14:paraId="224D4E59" w14:textId="77777777" w:rsidR="00210E31" w:rsidRPr="00074481" w:rsidRDefault="00210E31" w:rsidP="00D24425">
            <w:pPr>
              <w:jc w:val="center"/>
              <w:rPr>
                <w:b/>
                <w:bCs/>
                <w:sz w:val="24"/>
                <w:szCs w:val="24"/>
              </w:rPr>
            </w:pPr>
            <w:r w:rsidRPr="00074481">
              <w:rPr>
                <w:b/>
                <w:bCs/>
                <w:sz w:val="24"/>
                <w:szCs w:val="24"/>
              </w:rPr>
              <w:t>Errors</w:t>
            </w:r>
          </w:p>
        </w:tc>
        <w:tc>
          <w:tcPr>
            <w:tcW w:w="3797" w:type="dxa"/>
          </w:tcPr>
          <w:p w14:paraId="0AC37E88" w14:textId="77777777" w:rsidR="00210E31" w:rsidRPr="00074481" w:rsidRDefault="00210E31" w:rsidP="00D24425">
            <w:pPr>
              <w:jc w:val="center"/>
              <w:rPr>
                <w:b/>
                <w:bCs/>
                <w:sz w:val="24"/>
                <w:szCs w:val="24"/>
              </w:rPr>
            </w:pPr>
            <w:r w:rsidRPr="00074481">
              <w:rPr>
                <w:b/>
                <w:bCs/>
                <w:sz w:val="24"/>
                <w:szCs w:val="24"/>
              </w:rPr>
              <w:t>Rectification</w:t>
            </w:r>
          </w:p>
        </w:tc>
      </w:tr>
      <w:tr w:rsidR="00210E31" w:rsidRPr="00074481" w14:paraId="508652CA" w14:textId="77777777" w:rsidTr="00D24425">
        <w:trPr>
          <w:trHeight w:val="693"/>
        </w:trPr>
        <w:tc>
          <w:tcPr>
            <w:tcW w:w="1555" w:type="dxa"/>
          </w:tcPr>
          <w:p w14:paraId="2A2D3093" w14:textId="77777777" w:rsidR="00210E31" w:rsidRPr="00074481" w:rsidRDefault="00210E31" w:rsidP="00D24425">
            <w:pPr>
              <w:jc w:val="center"/>
              <w:rPr>
                <w:sz w:val="24"/>
                <w:szCs w:val="24"/>
              </w:rPr>
            </w:pPr>
            <w:r w:rsidRPr="00074481">
              <w:rPr>
                <w:sz w:val="24"/>
                <w:szCs w:val="24"/>
              </w:rPr>
              <w:t>1.</w:t>
            </w:r>
          </w:p>
        </w:tc>
        <w:tc>
          <w:tcPr>
            <w:tcW w:w="4961" w:type="dxa"/>
          </w:tcPr>
          <w:p w14:paraId="22AD45C8" w14:textId="77777777" w:rsidR="00210E31" w:rsidRPr="00BE03AE" w:rsidRDefault="00210E31" w:rsidP="00D24425">
            <w:pPr>
              <w:rPr>
                <w:sz w:val="24"/>
                <w:szCs w:val="24"/>
              </w:rPr>
            </w:pPr>
            <w:r w:rsidRPr="00BE03AE">
              <w:rPr>
                <w:sz w:val="24"/>
                <w:szCs w:val="24"/>
              </w:rPr>
              <w:t>error: ';' expected</w:t>
            </w:r>
          </w:p>
          <w:p w14:paraId="6C5ABCFB" w14:textId="295FA40F" w:rsidR="00210E31" w:rsidRPr="00074481" w:rsidRDefault="00210E31" w:rsidP="00D24425">
            <w:pPr>
              <w:rPr>
                <w:sz w:val="24"/>
                <w:szCs w:val="24"/>
              </w:rPr>
            </w:pPr>
            <w:r w:rsidRPr="00BE03AE">
              <w:rPr>
                <w:sz w:val="24"/>
                <w:szCs w:val="24"/>
              </w:rPr>
              <w:t xml:space="preserve">                        </w:t>
            </w:r>
            <w:r w:rsidR="00D8751C">
              <w:rPr>
                <w:sz w:val="24"/>
                <w:szCs w:val="24"/>
              </w:rPr>
              <w:t>m1.display</w:t>
            </w:r>
          </w:p>
        </w:tc>
        <w:tc>
          <w:tcPr>
            <w:tcW w:w="3797" w:type="dxa"/>
          </w:tcPr>
          <w:p w14:paraId="7010D348" w14:textId="77777777" w:rsidR="00210E31" w:rsidRPr="00074481" w:rsidRDefault="00210E31" w:rsidP="00D24425">
            <w:pPr>
              <w:rPr>
                <w:sz w:val="24"/>
                <w:szCs w:val="24"/>
              </w:rPr>
            </w:pPr>
            <w:r>
              <w:rPr>
                <w:sz w:val="24"/>
                <w:szCs w:val="24"/>
              </w:rPr>
              <w:t>Adding ; at the end</w:t>
            </w:r>
          </w:p>
        </w:tc>
      </w:tr>
      <w:tr w:rsidR="00210E31" w14:paraId="31438C97" w14:textId="77777777" w:rsidTr="00D24425">
        <w:trPr>
          <w:trHeight w:val="693"/>
        </w:trPr>
        <w:tc>
          <w:tcPr>
            <w:tcW w:w="1555" w:type="dxa"/>
          </w:tcPr>
          <w:p w14:paraId="4C22DCEF" w14:textId="2D90B640" w:rsidR="00210E31" w:rsidRPr="00074481" w:rsidRDefault="00D8751C" w:rsidP="00D24425">
            <w:pPr>
              <w:jc w:val="center"/>
              <w:rPr>
                <w:sz w:val="24"/>
                <w:szCs w:val="24"/>
              </w:rPr>
            </w:pPr>
            <w:r>
              <w:rPr>
                <w:sz w:val="24"/>
                <w:szCs w:val="24"/>
              </w:rPr>
              <w:t>2.</w:t>
            </w:r>
          </w:p>
        </w:tc>
        <w:tc>
          <w:tcPr>
            <w:tcW w:w="4961" w:type="dxa"/>
          </w:tcPr>
          <w:p w14:paraId="5CD7E98F" w14:textId="0C0C3BDD" w:rsidR="00210E31" w:rsidRPr="00B63D3F" w:rsidRDefault="00D8751C" w:rsidP="00D24425">
            <w:pPr>
              <w:rPr>
                <w:sz w:val="24"/>
                <w:szCs w:val="24"/>
              </w:rPr>
            </w:pPr>
            <w:r w:rsidRPr="00D8751C">
              <w:rPr>
                <w:sz w:val="24"/>
                <w:szCs w:val="24"/>
              </w:rPr>
              <w:t>Syntax error, insert "}" to complete ClassBody</w:t>
            </w:r>
          </w:p>
        </w:tc>
        <w:tc>
          <w:tcPr>
            <w:tcW w:w="3797" w:type="dxa"/>
          </w:tcPr>
          <w:p w14:paraId="6227F088" w14:textId="194CC574" w:rsidR="00210E31" w:rsidRDefault="00D8751C" w:rsidP="00D24425">
            <w:pPr>
              <w:rPr>
                <w:sz w:val="24"/>
                <w:szCs w:val="24"/>
              </w:rPr>
            </w:pPr>
            <w:r>
              <w:rPr>
                <w:sz w:val="24"/>
                <w:szCs w:val="24"/>
              </w:rPr>
              <w:t xml:space="preserve">Adding </w:t>
            </w:r>
            <w:r>
              <w:rPr>
                <w:sz w:val="24"/>
                <w:szCs w:val="24"/>
              </w:rPr>
              <w:t>}</w:t>
            </w:r>
            <w:r>
              <w:rPr>
                <w:sz w:val="24"/>
                <w:szCs w:val="24"/>
              </w:rPr>
              <w:t xml:space="preserve"> at the end</w:t>
            </w:r>
          </w:p>
        </w:tc>
      </w:tr>
    </w:tbl>
    <w:p w14:paraId="07754803" w14:textId="77777777" w:rsidR="00210E31" w:rsidRDefault="00210E31" w:rsidP="00210E31">
      <w:pPr>
        <w:rPr>
          <w:b/>
          <w:bCs/>
          <w:sz w:val="24"/>
          <w:szCs w:val="24"/>
        </w:rPr>
      </w:pPr>
      <w:r w:rsidRPr="00D131BF">
        <w:rPr>
          <w:b/>
          <w:bCs/>
          <w:sz w:val="24"/>
          <w:szCs w:val="24"/>
        </w:rPr>
        <w:t xml:space="preserve">   </w:t>
      </w:r>
    </w:p>
    <w:p w14:paraId="395855AF" w14:textId="77777777" w:rsidR="00210E31" w:rsidRDefault="00210E31" w:rsidP="00210E31">
      <w:pPr>
        <w:rPr>
          <w:b/>
          <w:bCs/>
          <w:sz w:val="24"/>
          <w:szCs w:val="24"/>
        </w:rPr>
      </w:pPr>
    </w:p>
    <w:p w14:paraId="0CDBF611" w14:textId="77777777" w:rsidR="00210E31" w:rsidRPr="00074481" w:rsidRDefault="00210E31" w:rsidP="00210E31">
      <w:pPr>
        <w:rPr>
          <w:b/>
          <w:bCs/>
          <w:sz w:val="24"/>
          <w:szCs w:val="24"/>
          <w:u w:val="single"/>
        </w:rPr>
      </w:pPr>
      <w:r w:rsidRPr="00D131BF">
        <w:rPr>
          <w:b/>
          <w:bCs/>
          <w:sz w:val="24"/>
          <w:szCs w:val="24"/>
        </w:rPr>
        <w:t xml:space="preserve"> </w:t>
      </w:r>
      <w:r w:rsidRPr="00074481">
        <w:rPr>
          <w:b/>
          <w:bCs/>
          <w:sz w:val="24"/>
          <w:szCs w:val="24"/>
          <w:u w:val="single"/>
        </w:rPr>
        <w:t>Concepts to be known:</w:t>
      </w:r>
    </w:p>
    <w:p w14:paraId="6D7B9555" w14:textId="77777777" w:rsidR="00210E31" w:rsidRPr="00074481" w:rsidRDefault="00210E31" w:rsidP="00210E31">
      <w:pPr>
        <w:rPr>
          <w:b/>
          <w:bCs/>
          <w:sz w:val="24"/>
          <w:szCs w:val="24"/>
          <w:u w:val="single"/>
        </w:rPr>
      </w:pPr>
    </w:p>
    <w:p w14:paraId="391CCFB2" w14:textId="77777777" w:rsidR="00210E31" w:rsidRPr="002D35D4" w:rsidRDefault="00210E31" w:rsidP="00210E31">
      <w:pPr>
        <w:pStyle w:val="ListParagraph"/>
        <w:numPr>
          <w:ilvl w:val="1"/>
          <w:numId w:val="49"/>
        </w:numPr>
        <w:rPr>
          <w:b/>
          <w:bCs/>
          <w:sz w:val="24"/>
          <w:szCs w:val="24"/>
        </w:rPr>
      </w:pPr>
      <w:r w:rsidRPr="002D35D4">
        <w:rPr>
          <w:sz w:val="24"/>
          <w:szCs w:val="24"/>
        </w:rPr>
        <w:t>System.out.println(" ")-to print the statement</w:t>
      </w:r>
    </w:p>
    <w:p w14:paraId="2158B635" w14:textId="77777777" w:rsidR="00210E31" w:rsidRPr="00074481" w:rsidRDefault="00210E31" w:rsidP="00210E31">
      <w:pPr>
        <w:pStyle w:val="ListParagraph"/>
        <w:numPr>
          <w:ilvl w:val="1"/>
          <w:numId w:val="49"/>
        </w:numPr>
        <w:rPr>
          <w:b/>
          <w:bCs/>
          <w:sz w:val="24"/>
          <w:szCs w:val="24"/>
        </w:rPr>
      </w:pPr>
      <w:r w:rsidRPr="00074481">
        <w:rPr>
          <w:sz w:val="24"/>
          <w:szCs w:val="24"/>
        </w:rPr>
        <w:t>String – to declare the data type as string</w:t>
      </w:r>
    </w:p>
    <w:p w14:paraId="6352E139" w14:textId="77777777" w:rsidR="00210E31" w:rsidRPr="00074481" w:rsidRDefault="00210E31" w:rsidP="00210E31">
      <w:pPr>
        <w:pStyle w:val="ListParagraph"/>
        <w:numPr>
          <w:ilvl w:val="1"/>
          <w:numId w:val="49"/>
        </w:numPr>
        <w:rPr>
          <w:b/>
          <w:bCs/>
          <w:sz w:val="24"/>
          <w:szCs w:val="24"/>
        </w:rPr>
      </w:pPr>
      <w:r w:rsidRPr="00074481">
        <w:rPr>
          <w:sz w:val="24"/>
          <w:szCs w:val="24"/>
        </w:rPr>
        <w:t>int – to declare the data types as integer</w:t>
      </w:r>
    </w:p>
    <w:p w14:paraId="7D973CF7" w14:textId="77777777" w:rsidR="00210E31" w:rsidRPr="00265406" w:rsidRDefault="00210E31" w:rsidP="00210E31">
      <w:pPr>
        <w:pStyle w:val="ListParagraph"/>
        <w:numPr>
          <w:ilvl w:val="1"/>
          <w:numId w:val="49"/>
        </w:numPr>
        <w:rPr>
          <w:b/>
          <w:bCs/>
          <w:sz w:val="24"/>
          <w:szCs w:val="24"/>
        </w:rPr>
      </w:pPr>
      <w:r w:rsidRPr="00074481">
        <w:rPr>
          <w:sz w:val="24"/>
          <w:szCs w:val="24"/>
        </w:rPr>
        <w:t xml:space="preserve">// - used to write comments </w:t>
      </w:r>
    </w:p>
    <w:p w14:paraId="2E0ADA33" w14:textId="77777777" w:rsidR="00210E31" w:rsidRPr="00074481" w:rsidRDefault="00210E31" w:rsidP="00210E31">
      <w:pPr>
        <w:pStyle w:val="ListParagraph"/>
        <w:numPr>
          <w:ilvl w:val="1"/>
          <w:numId w:val="49"/>
        </w:numPr>
        <w:rPr>
          <w:b/>
          <w:bCs/>
          <w:sz w:val="24"/>
          <w:szCs w:val="24"/>
        </w:rPr>
      </w:pPr>
      <w:r>
        <w:rPr>
          <w:sz w:val="24"/>
          <w:szCs w:val="24"/>
        </w:rPr>
        <w:t>this-</w:t>
      </w:r>
    </w:p>
    <w:p w14:paraId="7161A3C7" w14:textId="77777777" w:rsidR="00210E31" w:rsidRPr="00265406" w:rsidRDefault="00210E31" w:rsidP="00210E31">
      <w:pPr>
        <w:ind w:firstLine="720"/>
        <w:rPr>
          <w:sz w:val="24"/>
          <w:szCs w:val="24"/>
        </w:rPr>
      </w:pPr>
    </w:p>
    <w:p w14:paraId="49D4ED8C" w14:textId="77777777" w:rsidR="00210E31" w:rsidRPr="00265406" w:rsidRDefault="00210E31" w:rsidP="00210E31">
      <w:pPr>
        <w:rPr>
          <w:sz w:val="24"/>
          <w:szCs w:val="24"/>
        </w:rPr>
      </w:pPr>
    </w:p>
    <w:p w14:paraId="08A9EF33" w14:textId="77777777" w:rsidR="00210E31" w:rsidRPr="008311D9" w:rsidRDefault="00210E31" w:rsidP="00210E31">
      <w:pPr>
        <w:rPr>
          <w:b/>
          <w:bCs/>
          <w:sz w:val="28"/>
          <w:szCs w:val="28"/>
          <w:u w:val="single"/>
        </w:rPr>
      </w:pPr>
      <w:r w:rsidRPr="008311D9">
        <w:rPr>
          <w:b/>
          <w:bCs/>
          <w:sz w:val="28"/>
          <w:szCs w:val="28"/>
          <w:u w:val="single"/>
        </w:rPr>
        <w:t>Class Diagram</w:t>
      </w:r>
    </w:p>
    <w:p w14:paraId="7A4A3B1C" w14:textId="77777777" w:rsidR="00210E31" w:rsidRDefault="00210E31" w:rsidP="00210E31">
      <w:pPr>
        <w:rPr>
          <w:b/>
          <w:bCs/>
          <w:sz w:val="36"/>
          <w:szCs w:val="36"/>
          <w:u w:val="single"/>
        </w:rPr>
      </w:pPr>
    </w:p>
    <w:tbl>
      <w:tblPr>
        <w:tblStyle w:val="TableGrid"/>
        <w:tblpPr w:leftFromText="180" w:rightFromText="180" w:vertAnchor="page" w:horzAnchor="page" w:tblpX="2544" w:tblpY="7314"/>
        <w:tblW w:w="0" w:type="auto"/>
        <w:tblLook w:val="04A0" w:firstRow="1" w:lastRow="0" w:firstColumn="1" w:lastColumn="0" w:noHBand="0" w:noVBand="1"/>
      </w:tblPr>
      <w:tblGrid>
        <w:gridCol w:w="3669"/>
      </w:tblGrid>
      <w:tr w:rsidR="00A71C59" w14:paraId="20F3A915" w14:textId="77777777" w:rsidTr="00A71C59">
        <w:trPr>
          <w:trHeight w:val="421"/>
        </w:trPr>
        <w:tc>
          <w:tcPr>
            <w:tcW w:w="3669" w:type="dxa"/>
          </w:tcPr>
          <w:p w14:paraId="6E572A03" w14:textId="77777777" w:rsidR="00A71C59" w:rsidRPr="00A71C59" w:rsidRDefault="00A71C59" w:rsidP="00A71C59">
            <w:pPr>
              <w:jc w:val="center"/>
              <w:rPr>
                <w:sz w:val="24"/>
                <w:szCs w:val="24"/>
              </w:rPr>
            </w:pPr>
            <w:r w:rsidRPr="00A71C59">
              <w:rPr>
                <w:sz w:val="24"/>
                <w:szCs w:val="24"/>
              </w:rPr>
              <w:t>Myclass</w:t>
            </w:r>
          </w:p>
        </w:tc>
      </w:tr>
      <w:tr w:rsidR="00A71C59" w14:paraId="0E28002E" w14:textId="77777777" w:rsidTr="00A71C59">
        <w:trPr>
          <w:trHeight w:val="414"/>
        </w:trPr>
        <w:tc>
          <w:tcPr>
            <w:tcW w:w="3669" w:type="dxa"/>
          </w:tcPr>
          <w:p w14:paraId="3EAA508A" w14:textId="77777777" w:rsidR="00A71C59" w:rsidRDefault="00A71C59" w:rsidP="00A71C59">
            <w:pPr>
              <w:rPr>
                <w:sz w:val="24"/>
                <w:szCs w:val="24"/>
              </w:rPr>
            </w:pPr>
            <w:r w:rsidRPr="00A71C59">
              <w:rPr>
                <w:sz w:val="24"/>
                <w:szCs w:val="24"/>
              </w:rPr>
              <w:t>count: static int</w:t>
            </w:r>
          </w:p>
          <w:p w14:paraId="26E083AB" w14:textId="77777777" w:rsidR="00A71C59" w:rsidRPr="00A71C59" w:rsidRDefault="00A71C59" w:rsidP="00A71C59">
            <w:pPr>
              <w:rPr>
                <w:sz w:val="24"/>
                <w:szCs w:val="24"/>
              </w:rPr>
            </w:pPr>
            <w:r w:rsidRPr="00A71C59">
              <w:rPr>
                <w:sz w:val="24"/>
                <w:szCs w:val="24"/>
              </w:rPr>
              <w:t>pi: final double</w:t>
            </w:r>
          </w:p>
        </w:tc>
      </w:tr>
      <w:tr w:rsidR="00A71C59" w14:paraId="2AE0AEE1" w14:textId="77777777" w:rsidTr="00A71C59">
        <w:trPr>
          <w:trHeight w:val="421"/>
        </w:trPr>
        <w:tc>
          <w:tcPr>
            <w:tcW w:w="3669" w:type="dxa"/>
          </w:tcPr>
          <w:p w14:paraId="2F9B9C02" w14:textId="77777777" w:rsidR="00A71C59" w:rsidRDefault="00A71C59" w:rsidP="00A71C59">
            <w:pPr>
              <w:rPr>
                <w:sz w:val="24"/>
                <w:szCs w:val="24"/>
              </w:rPr>
            </w:pPr>
            <w:r w:rsidRPr="00A71C59">
              <w:rPr>
                <w:sz w:val="24"/>
                <w:szCs w:val="24"/>
              </w:rPr>
              <w:t xml:space="preserve">+ Myclass() </w:t>
            </w:r>
          </w:p>
          <w:p w14:paraId="7FBCD483" w14:textId="77777777" w:rsidR="00A71C59" w:rsidRDefault="00A71C59" w:rsidP="00A71C59">
            <w:pPr>
              <w:rPr>
                <w:sz w:val="24"/>
                <w:szCs w:val="24"/>
              </w:rPr>
            </w:pPr>
            <w:r w:rsidRPr="00A71C59">
              <w:rPr>
                <w:sz w:val="24"/>
                <w:szCs w:val="24"/>
              </w:rPr>
              <w:t xml:space="preserve">+ display(): void </w:t>
            </w:r>
          </w:p>
          <w:p w14:paraId="0A3192FD" w14:textId="77777777" w:rsidR="00A71C59" w:rsidRPr="00A71C59" w:rsidRDefault="00A71C59" w:rsidP="00A71C59">
            <w:pPr>
              <w:rPr>
                <w:sz w:val="24"/>
                <w:szCs w:val="24"/>
              </w:rPr>
            </w:pPr>
            <w:r w:rsidRPr="00A71C59">
              <w:rPr>
                <w:sz w:val="24"/>
                <w:szCs w:val="24"/>
              </w:rPr>
              <w:t>+ main(String[]): void</w:t>
            </w:r>
          </w:p>
        </w:tc>
      </w:tr>
    </w:tbl>
    <w:p w14:paraId="5C98A1FA" w14:textId="77777777" w:rsidR="00210E31" w:rsidRDefault="00210E31" w:rsidP="00210E31">
      <w:pPr>
        <w:rPr>
          <w:sz w:val="36"/>
          <w:szCs w:val="36"/>
        </w:rPr>
      </w:pPr>
    </w:p>
    <w:p w14:paraId="10A2A918" w14:textId="77777777" w:rsidR="00221E9C" w:rsidRDefault="00221E9C" w:rsidP="00210E31">
      <w:pPr>
        <w:rPr>
          <w:sz w:val="36"/>
          <w:szCs w:val="36"/>
        </w:rPr>
      </w:pPr>
    </w:p>
    <w:p w14:paraId="19FFCE9D" w14:textId="77777777" w:rsidR="00221E9C" w:rsidRDefault="00221E9C" w:rsidP="00210E31">
      <w:pPr>
        <w:rPr>
          <w:sz w:val="36"/>
          <w:szCs w:val="36"/>
        </w:rPr>
      </w:pPr>
    </w:p>
    <w:p w14:paraId="4FD137E1" w14:textId="77777777" w:rsidR="00221E9C" w:rsidRDefault="00221E9C" w:rsidP="00210E31">
      <w:pPr>
        <w:rPr>
          <w:sz w:val="36"/>
          <w:szCs w:val="36"/>
        </w:rPr>
      </w:pPr>
    </w:p>
    <w:p w14:paraId="11867801" w14:textId="77777777" w:rsidR="00221E9C" w:rsidRDefault="00221E9C" w:rsidP="00210E31">
      <w:pPr>
        <w:rPr>
          <w:sz w:val="36"/>
          <w:szCs w:val="36"/>
        </w:rPr>
      </w:pPr>
    </w:p>
    <w:p w14:paraId="6B6A720C" w14:textId="77777777" w:rsidR="00221E9C" w:rsidRDefault="00221E9C" w:rsidP="00210E31">
      <w:pPr>
        <w:rPr>
          <w:sz w:val="36"/>
          <w:szCs w:val="36"/>
        </w:rPr>
      </w:pPr>
    </w:p>
    <w:p w14:paraId="19912634" w14:textId="77777777" w:rsidR="00221E9C" w:rsidRDefault="00221E9C" w:rsidP="00210E31">
      <w:pPr>
        <w:rPr>
          <w:sz w:val="36"/>
          <w:szCs w:val="36"/>
        </w:rPr>
      </w:pPr>
    </w:p>
    <w:p w14:paraId="155360A6" w14:textId="77777777" w:rsidR="00221E9C" w:rsidRDefault="00221E9C" w:rsidP="00210E31">
      <w:pPr>
        <w:rPr>
          <w:sz w:val="36"/>
          <w:szCs w:val="36"/>
        </w:rPr>
      </w:pPr>
    </w:p>
    <w:p w14:paraId="76AC2054" w14:textId="77777777" w:rsidR="00221E9C" w:rsidRDefault="00221E9C" w:rsidP="00210E31">
      <w:pPr>
        <w:rPr>
          <w:sz w:val="36"/>
          <w:szCs w:val="36"/>
        </w:rPr>
      </w:pPr>
    </w:p>
    <w:p w14:paraId="5D52670F" w14:textId="77777777" w:rsidR="00221E9C" w:rsidRDefault="00221E9C" w:rsidP="00210E31">
      <w:pPr>
        <w:rPr>
          <w:sz w:val="36"/>
          <w:szCs w:val="36"/>
        </w:rPr>
      </w:pPr>
    </w:p>
    <w:p w14:paraId="24B11DE8" w14:textId="77777777" w:rsidR="00221E9C" w:rsidRDefault="00221E9C" w:rsidP="00210E31">
      <w:pPr>
        <w:rPr>
          <w:sz w:val="36"/>
          <w:szCs w:val="36"/>
        </w:rPr>
      </w:pPr>
    </w:p>
    <w:p w14:paraId="3E95E11A" w14:textId="77777777" w:rsidR="00221E9C" w:rsidRDefault="00221E9C" w:rsidP="00210E31">
      <w:pPr>
        <w:rPr>
          <w:sz w:val="36"/>
          <w:szCs w:val="36"/>
        </w:rPr>
      </w:pPr>
    </w:p>
    <w:p w14:paraId="159CB658" w14:textId="77777777" w:rsidR="00221E9C" w:rsidRDefault="00221E9C" w:rsidP="00210E31">
      <w:pPr>
        <w:rPr>
          <w:sz w:val="36"/>
          <w:szCs w:val="36"/>
        </w:rPr>
      </w:pPr>
    </w:p>
    <w:p w14:paraId="3E38F441" w14:textId="77777777" w:rsidR="00221E9C" w:rsidRDefault="00221E9C" w:rsidP="00210E31">
      <w:pPr>
        <w:rPr>
          <w:sz w:val="36"/>
          <w:szCs w:val="36"/>
        </w:rPr>
      </w:pPr>
    </w:p>
    <w:p w14:paraId="3C3D297B" w14:textId="77777777" w:rsidR="00221E9C" w:rsidRDefault="00221E9C" w:rsidP="00210E31">
      <w:pPr>
        <w:rPr>
          <w:sz w:val="36"/>
          <w:szCs w:val="36"/>
        </w:rPr>
      </w:pPr>
    </w:p>
    <w:p w14:paraId="2516583E" w14:textId="77777777" w:rsidR="00221E9C" w:rsidRDefault="00221E9C" w:rsidP="00210E31">
      <w:pPr>
        <w:rPr>
          <w:sz w:val="36"/>
          <w:szCs w:val="36"/>
        </w:rPr>
      </w:pPr>
    </w:p>
    <w:p w14:paraId="7BB70A5E" w14:textId="77777777" w:rsidR="00221E9C" w:rsidRDefault="00221E9C" w:rsidP="00210E31">
      <w:pPr>
        <w:rPr>
          <w:sz w:val="36"/>
          <w:szCs w:val="36"/>
        </w:rPr>
      </w:pPr>
    </w:p>
    <w:p w14:paraId="31E9E211" w14:textId="77777777" w:rsidR="00221E9C" w:rsidRDefault="00221E9C" w:rsidP="00210E31">
      <w:pPr>
        <w:rPr>
          <w:sz w:val="36"/>
          <w:szCs w:val="36"/>
        </w:rPr>
      </w:pPr>
    </w:p>
    <w:p w14:paraId="2EDC3DF4" w14:textId="77777777" w:rsidR="00221E9C" w:rsidRDefault="00221E9C" w:rsidP="00210E31">
      <w:pPr>
        <w:rPr>
          <w:sz w:val="36"/>
          <w:szCs w:val="36"/>
        </w:rPr>
      </w:pPr>
    </w:p>
    <w:p w14:paraId="34349BDD" w14:textId="77777777" w:rsidR="00221E9C" w:rsidRDefault="00221E9C" w:rsidP="00210E31">
      <w:pPr>
        <w:rPr>
          <w:sz w:val="36"/>
          <w:szCs w:val="36"/>
        </w:rPr>
      </w:pPr>
    </w:p>
    <w:p w14:paraId="440702AE" w14:textId="6B41F5E1" w:rsidR="00221E9C" w:rsidRDefault="00221E9C" w:rsidP="00221E9C">
      <w:pPr>
        <w:jc w:val="center"/>
        <w:rPr>
          <w:b/>
          <w:bCs/>
          <w:sz w:val="32"/>
          <w:szCs w:val="32"/>
          <w:u w:val="single"/>
        </w:rPr>
      </w:pPr>
      <w:r w:rsidRPr="00221E9C">
        <w:rPr>
          <w:b/>
          <w:bCs/>
          <w:sz w:val="32"/>
          <w:szCs w:val="32"/>
          <w:u w:val="single"/>
        </w:rPr>
        <w:lastRenderedPageBreak/>
        <w:t>WEEK-5</w:t>
      </w:r>
    </w:p>
    <w:p w14:paraId="36F8B188" w14:textId="77777777" w:rsidR="00221E9C" w:rsidRDefault="00221E9C" w:rsidP="00221E9C">
      <w:pPr>
        <w:jc w:val="center"/>
        <w:rPr>
          <w:b/>
          <w:bCs/>
          <w:sz w:val="32"/>
          <w:szCs w:val="32"/>
          <w:u w:val="single"/>
        </w:rPr>
      </w:pPr>
    </w:p>
    <w:p w14:paraId="554948EF" w14:textId="78C31431" w:rsidR="00221E9C" w:rsidRDefault="00221E9C" w:rsidP="00221E9C">
      <w:pPr>
        <w:pStyle w:val="TableParagraph"/>
        <w:spacing w:line="237" w:lineRule="auto"/>
        <w:ind w:left="16" w:right="764"/>
        <w:rPr>
          <w:b/>
          <w:bCs/>
          <w:sz w:val="24"/>
          <w:szCs w:val="24"/>
        </w:rPr>
      </w:pPr>
      <w:r w:rsidRPr="00820CA9">
        <w:rPr>
          <w:b/>
          <w:bCs/>
          <w:sz w:val="24"/>
          <w:szCs w:val="24"/>
          <w:u w:val="single"/>
        </w:rPr>
        <w:t>Program</w:t>
      </w:r>
      <w:r w:rsidR="00133BDE">
        <w:rPr>
          <w:b/>
          <w:bCs/>
          <w:sz w:val="24"/>
          <w:szCs w:val="24"/>
          <w:u w:val="single"/>
        </w:rPr>
        <w:t>1</w:t>
      </w:r>
      <w:r>
        <w:rPr>
          <w:b/>
          <w:bCs/>
          <w:sz w:val="24"/>
          <w:szCs w:val="24"/>
        </w:rPr>
        <w:t>)</w:t>
      </w:r>
    </w:p>
    <w:p w14:paraId="777FEED5" w14:textId="77777777" w:rsidR="00221E9C" w:rsidRDefault="00221E9C" w:rsidP="00221E9C">
      <w:pPr>
        <w:pStyle w:val="TableParagraph"/>
        <w:spacing w:line="237" w:lineRule="auto"/>
        <w:ind w:left="16" w:right="764"/>
        <w:rPr>
          <w:b/>
          <w:bCs/>
          <w:sz w:val="24"/>
          <w:szCs w:val="24"/>
        </w:rPr>
      </w:pPr>
    </w:p>
    <w:p w14:paraId="6F9A0AB5" w14:textId="0880DAE2" w:rsidR="00221E9C" w:rsidRDefault="00221E9C" w:rsidP="00221E9C">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Create a calculator using the opertations including addition , subtraction multiplication and</w:t>
      </w:r>
    </w:p>
    <w:p w14:paraId="01FA64CF" w14:textId="7BE02193" w:rsidR="00221E9C" w:rsidRDefault="00221E9C" w:rsidP="00221E9C">
      <w:pPr>
        <w:pStyle w:val="TableParagraph"/>
        <w:spacing w:line="237" w:lineRule="auto"/>
        <w:ind w:left="16" w:right="764"/>
        <w:rPr>
          <w:sz w:val="24"/>
          <w:szCs w:val="24"/>
        </w:rPr>
      </w:pPr>
      <w:r>
        <w:rPr>
          <w:sz w:val="24"/>
          <w:szCs w:val="24"/>
        </w:rPr>
        <w:t xml:space="preserve">           division using multilevel inheritence and desire output.</w:t>
      </w:r>
    </w:p>
    <w:p w14:paraId="3598E48E" w14:textId="3BB8D84B" w:rsidR="00221E9C" w:rsidRDefault="00221E9C" w:rsidP="00221E9C">
      <w:pPr>
        <w:rPr>
          <w:sz w:val="32"/>
          <w:szCs w:val="32"/>
        </w:rPr>
      </w:pPr>
    </w:p>
    <w:p w14:paraId="4EA76A83" w14:textId="3D4E97C7" w:rsidR="00221E9C" w:rsidRDefault="00475E10" w:rsidP="00221E9C">
      <w:pPr>
        <w:rPr>
          <w:sz w:val="24"/>
          <w:szCs w:val="24"/>
        </w:rPr>
      </w:pPr>
      <w:r w:rsidRPr="00221E9C">
        <w:rPr>
          <w:noProof/>
          <w:sz w:val="24"/>
          <w:szCs w:val="24"/>
        </w:rPr>
        <w:drawing>
          <wp:anchor distT="0" distB="0" distL="114300" distR="114300" simplePos="0" relativeHeight="251742208" behindDoc="0" locked="0" layoutInCell="1" allowOverlap="1" wp14:anchorId="26EB5347" wp14:editId="2FEC19C9">
            <wp:simplePos x="0" y="0"/>
            <wp:positionH relativeFrom="margin">
              <wp:posOffset>200025</wp:posOffset>
            </wp:positionH>
            <wp:positionV relativeFrom="paragraph">
              <wp:posOffset>83185</wp:posOffset>
            </wp:positionV>
            <wp:extent cx="4768215" cy="5928995"/>
            <wp:effectExtent l="0" t="0" r="0" b="0"/>
            <wp:wrapThrough wrapText="bothSides">
              <wp:wrapPolygon edited="0">
                <wp:start x="0" y="0"/>
                <wp:lineTo x="0" y="21514"/>
                <wp:lineTo x="21488" y="21514"/>
                <wp:lineTo x="21488" y="0"/>
                <wp:lineTo x="0" y="0"/>
              </wp:wrapPolygon>
            </wp:wrapThrough>
            <wp:docPr id="81461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1458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68215" cy="5928995"/>
                    </a:xfrm>
                    <a:prstGeom prst="rect">
                      <a:avLst/>
                    </a:prstGeom>
                  </pic:spPr>
                </pic:pic>
              </a:graphicData>
            </a:graphic>
            <wp14:sizeRelH relativeFrom="margin">
              <wp14:pctWidth>0</wp14:pctWidth>
            </wp14:sizeRelH>
            <wp14:sizeRelV relativeFrom="margin">
              <wp14:pctHeight>0</wp14:pctHeight>
            </wp14:sizeRelV>
          </wp:anchor>
        </w:drawing>
      </w:r>
    </w:p>
    <w:p w14:paraId="558CF837" w14:textId="77777777" w:rsidR="00221E9C" w:rsidRPr="00221E9C" w:rsidRDefault="00221E9C" w:rsidP="00221E9C">
      <w:pPr>
        <w:rPr>
          <w:sz w:val="24"/>
          <w:szCs w:val="24"/>
        </w:rPr>
      </w:pPr>
    </w:p>
    <w:p w14:paraId="5D4AD753" w14:textId="77777777" w:rsidR="00221E9C" w:rsidRPr="00221E9C" w:rsidRDefault="00221E9C" w:rsidP="00221E9C">
      <w:pPr>
        <w:rPr>
          <w:sz w:val="24"/>
          <w:szCs w:val="24"/>
        </w:rPr>
      </w:pPr>
    </w:p>
    <w:p w14:paraId="21E665B5" w14:textId="77777777" w:rsidR="00221E9C" w:rsidRPr="00221E9C" w:rsidRDefault="00221E9C" w:rsidP="00221E9C">
      <w:pPr>
        <w:rPr>
          <w:sz w:val="24"/>
          <w:szCs w:val="24"/>
        </w:rPr>
      </w:pPr>
    </w:p>
    <w:p w14:paraId="789F8031" w14:textId="77777777" w:rsidR="00221E9C" w:rsidRPr="00221E9C" w:rsidRDefault="00221E9C" w:rsidP="00221E9C">
      <w:pPr>
        <w:rPr>
          <w:sz w:val="24"/>
          <w:szCs w:val="24"/>
        </w:rPr>
      </w:pPr>
    </w:p>
    <w:p w14:paraId="69BE7841" w14:textId="77777777" w:rsidR="00221E9C" w:rsidRPr="00221E9C" w:rsidRDefault="00221E9C" w:rsidP="00221E9C">
      <w:pPr>
        <w:rPr>
          <w:sz w:val="24"/>
          <w:szCs w:val="24"/>
        </w:rPr>
      </w:pPr>
    </w:p>
    <w:p w14:paraId="7C28CC8E" w14:textId="77777777" w:rsidR="00221E9C" w:rsidRPr="00221E9C" w:rsidRDefault="00221E9C" w:rsidP="00221E9C">
      <w:pPr>
        <w:rPr>
          <w:sz w:val="24"/>
          <w:szCs w:val="24"/>
        </w:rPr>
      </w:pPr>
    </w:p>
    <w:p w14:paraId="5CD86207" w14:textId="77777777" w:rsidR="00221E9C" w:rsidRPr="00221E9C" w:rsidRDefault="00221E9C" w:rsidP="00221E9C">
      <w:pPr>
        <w:rPr>
          <w:sz w:val="24"/>
          <w:szCs w:val="24"/>
        </w:rPr>
      </w:pPr>
    </w:p>
    <w:p w14:paraId="43882167" w14:textId="77777777" w:rsidR="00221E9C" w:rsidRPr="00221E9C" w:rsidRDefault="00221E9C" w:rsidP="00221E9C">
      <w:pPr>
        <w:rPr>
          <w:sz w:val="24"/>
          <w:szCs w:val="24"/>
        </w:rPr>
      </w:pPr>
    </w:p>
    <w:p w14:paraId="4D01DD2E" w14:textId="77777777" w:rsidR="00221E9C" w:rsidRPr="00221E9C" w:rsidRDefault="00221E9C" w:rsidP="00221E9C">
      <w:pPr>
        <w:rPr>
          <w:sz w:val="24"/>
          <w:szCs w:val="24"/>
        </w:rPr>
      </w:pPr>
    </w:p>
    <w:p w14:paraId="1CADD508" w14:textId="77777777" w:rsidR="00221E9C" w:rsidRPr="00221E9C" w:rsidRDefault="00221E9C" w:rsidP="00221E9C">
      <w:pPr>
        <w:rPr>
          <w:sz w:val="24"/>
          <w:szCs w:val="24"/>
        </w:rPr>
      </w:pPr>
    </w:p>
    <w:p w14:paraId="4548896E" w14:textId="77777777" w:rsidR="00221E9C" w:rsidRPr="00221E9C" w:rsidRDefault="00221E9C" w:rsidP="00221E9C">
      <w:pPr>
        <w:rPr>
          <w:sz w:val="24"/>
          <w:szCs w:val="24"/>
        </w:rPr>
      </w:pPr>
    </w:p>
    <w:p w14:paraId="776214F9" w14:textId="77777777" w:rsidR="00221E9C" w:rsidRPr="00221E9C" w:rsidRDefault="00221E9C" w:rsidP="00221E9C">
      <w:pPr>
        <w:rPr>
          <w:sz w:val="24"/>
          <w:szCs w:val="24"/>
        </w:rPr>
      </w:pPr>
    </w:p>
    <w:p w14:paraId="02D9C2C0" w14:textId="77777777" w:rsidR="00221E9C" w:rsidRPr="00221E9C" w:rsidRDefault="00221E9C" w:rsidP="00221E9C">
      <w:pPr>
        <w:rPr>
          <w:sz w:val="24"/>
          <w:szCs w:val="24"/>
        </w:rPr>
      </w:pPr>
    </w:p>
    <w:p w14:paraId="62D68CA5" w14:textId="77777777" w:rsidR="00221E9C" w:rsidRPr="00221E9C" w:rsidRDefault="00221E9C" w:rsidP="00221E9C">
      <w:pPr>
        <w:rPr>
          <w:sz w:val="24"/>
          <w:szCs w:val="24"/>
        </w:rPr>
      </w:pPr>
    </w:p>
    <w:p w14:paraId="01DA41A8" w14:textId="77777777" w:rsidR="00221E9C" w:rsidRPr="00221E9C" w:rsidRDefault="00221E9C" w:rsidP="00221E9C">
      <w:pPr>
        <w:rPr>
          <w:sz w:val="24"/>
          <w:szCs w:val="24"/>
        </w:rPr>
      </w:pPr>
    </w:p>
    <w:p w14:paraId="2C7CB5E7" w14:textId="77777777" w:rsidR="00221E9C" w:rsidRPr="00221E9C" w:rsidRDefault="00221E9C" w:rsidP="00221E9C">
      <w:pPr>
        <w:rPr>
          <w:sz w:val="24"/>
          <w:szCs w:val="24"/>
        </w:rPr>
      </w:pPr>
    </w:p>
    <w:p w14:paraId="0F3EB771" w14:textId="77777777" w:rsidR="00221E9C" w:rsidRPr="00221E9C" w:rsidRDefault="00221E9C" w:rsidP="00221E9C">
      <w:pPr>
        <w:rPr>
          <w:sz w:val="24"/>
          <w:szCs w:val="24"/>
        </w:rPr>
      </w:pPr>
    </w:p>
    <w:p w14:paraId="274CCC9B" w14:textId="77777777" w:rsidR="00221E9C" w:rsidRPr="00221E9C" w:rsidRDefault="00221E9C" w:rsidP="00221E9C">
      <w:pPr>
        <w:rPr>
          <w:sz w:val="24"/>
          <w:szCs w:val="24"/>
        </w:rPr>
      </w:pPr>
    </w:p>
    <w:p w14:paraId="1413B339" w14:textId="77777777" w:rsidR="00221E9C" w:rsidRPr="00221E9C" w:rsidRDefault="00221E9C" w:rsidP="00221E9C">
      <w:pPr>
        <w:rPr>
          <w:sz w:val="24"/>
          <w:szCs w:val="24"/>
        </w:rPr>
      </w:pPr>
    </w:p>
    <w:p w14:paraId="73507CBF" w14:textId="3A62317D" w:rsidR="00221E9C" w:rsidRPr="00221E9C" w:rsidRDefault="00221E9C" w:rsidP="00221E9C">
      <w:pPr>
        <w:rPr>
          <w:sz w:val="24"/>
          <w:szCs w:val="24"/>
        </w:rPr>
      </w:pPr>
    </w:p>
    <w:p w14:paraId="1D6EF613" w14:textId="3DFC7CF1" w:rsidR="00221E9C" w:rsidRPr="00221E9C" w:rsidRDefault="00221E9C" w:rsidP="00221E9C">
      <w:pPr>
        <w:rPr>
          <w:sz w:val="24"/>
          <w:szCs w:val="24"/>
        </w:rPr>
      </w:pPr>
    </w:p>
    <w:p w14:paraId="52F27E21" w14:textId="26C9933D" w:rsidR="00221E9C" w:rsidRPr="00221E9C" w:rsidRDefault="00221E9C" w:rsidP="00221E9C">
      <w:pPr>
        <w:rPr>
          <w:sz w:val="24"/>
          <w:szCs w:val="24"/>
        </w:rPr>
      </w:pPr>
    </w:p>
    <w:p w14:paraId="409D27C1" w14:textId="492CE6E3" w:rsidR="00221E9C" w:rsidRPr="00221E9C" w:rsidRDefault="00221E9C" w:rsidP="00221E9C">
      <w:pPr>
        <w:rPr>
          <w:sz w:val="24"/>
          <w:szCs w:val="24"/>
        </w:rPr>
      </w:pPr>
    </w:p>
    <w:p w14:paraId="058E608B" w14:textId="28EEFBE1" w:rsidR="00221E9C" w:rsidRPr="00221E9C" w:rsidRDefault="00221E9C" w:rsidP="00221E9C">
      <w:pPr>
        <w:rPr>
          <w:sz w:val="24"/>
          <w:szCs w:val="24"/>
        </w:rPr>
      </w:pPr>
    </w:p>
    <w:p w14:paraId="08F41A11" w14:textId="34C1B4BD" w:rsidR="00221E9C" w:rsidRPr="00221E9C" w:rsidRDefault="00221E9C" w:rsidP="00221E9C">
      <w:pPr>
        <w:rPr>
          <w:sz w:val="24"/>
          <w:szCs w:val="24"/>
        </w:rPr>
      </w:pPr>
    </w:p>
    <w:p w14:paraId="56577730" w14:textId="7070E8F0" w:rsidR="00221E9C" w:rsidRPr="00221E9C" w:rsidRDefault="00221E9C" w:rsidP="00221E9C">
      <w:pPr>
        <w:rPr>
          <w:sz w:val="24"/>
          <w:szCs w:val="24"/>
        </w:rPr>
      </w:pPr>
    </w:p>
    <w:p w14:paraId="1074EFE2" w14:textId="0680B3B8" w:rsidR="00221E9C" w:rsidRPr="00221E9C" w:rsidRDefault="00221E9C" w:rsidP="00221E9C">
      <w:pPr>
        <w:rPr>
          <w:sz w:val="24"/>
          <w:szCs w:val="24"/>
        </w:rPr>
      </w:pPr>
    </w:p>
    <w:p w14:paraId="7796BF42" w14:textId="19D4C420" w:rsidR="00221E9C" w:rsidRPr="00221E9C" w:rsidRDefault="00221E9C" w:rsidP="00221E9C">
      <w:pPr>
        <w:rPr>
          <w:sz w:val="24"/>
          <w:szCs w:val="24"/>
        </w:rPr>
      </w:pPr>
    </w:p>
    <w:p w14:paraId="0AF471F1" w14:textId="5F14D2EF" w:rsidR="00221E9C" w:rsidRPr="00221E9C" w:rsidRDefault="00221E9C" w:rsidP="00221E9C">
      <w:pPr>
        <w:rPr>
          <w:sz w:val="24"/>
          <w:szCs w:val="24"/>
        </w:rPr>
      </w:pPr>
    </w:p>
    <w:p w14:paraId="1CC77198" w14:textId="2DA04DAF" w:rsidR="00221E9C" w:rsidRPr="00221E9C" w:rsidRDefault="00221E9C" w:rsidP="00221E9C">
      <w:pPr>
        <w:rPr>
          <w:sz w:val="24"/>
          <w:szCs w:val="24"/>
        </w:rPr>
      </w:pPr>
    </w:p>
    <w:p w14:paraId="642826EF" w14:textId="77777777" w:rsidR="00221E9C" w:rsidRPr="00221E9C" w:rsidRDefault="00221E9C" w:rsidP="00221E9C">
      <w:pPr>
        <w:rPr>
          <w:sz w:val="24"/>
          <w:szCs w:val="24"/>
        </w:rPr>
      </w:pPr>
    </w:p>
    <w:p w14:paraId="59054803" w14:textId="77777777" w:rsidR="00221E9C" w:rsidRPr="00221E9C" w:rsidRDefault="00221E9C" w:rsidP="00221E9C">
      <w:pPr>
        <w:rPr>
          <w:sz w:val="24"/>
          <w:szCs w:val="24"/>
        </w:rPr>
      </w:pPr>
    </w:p>
    <w:p w14:paraId="6CDC91A5" w14:textId="0E2C679D" w:rsidR="00221E9C" w:rsidRDefault="00221E9C" w:rsidP="00221E9C">
      <w:pPr>
        <w:rPr>
          <w:sz w:val="24"/>
          <w:szCs w:val="24"/>
        </w:rPr>
      </w:pPr>
    </w:p>
    <w:p w14:paraId="105E8B09" w14:textId="588F9C25" w:rsidR="00221E9C" w:rsidRDefault="000F4466" w:rsidP="00221E9C">
      <w:pPr>
        <w:tabs>
          <w:tab w:val="left" w:pos="924"/>
        </w:tabs>
        <w:rPr>
          <w:sz w:val="24"/>
          <w:szCs w:val="24"/>
        </w:rPr>
      </w:pPr>
      <w:r w:rsidRPr="00221E9C">
        <w:rPr>
          <w:noProof/>
          <w:sz w:val="24"/>
          <w:szCs w:val="24"/>
        </w:rPr>
        <w:drawing>
          <wp:anchor distT="0" distB="0" distL="114300" distR="114300" simplePos="0" relativeHeight="251750400" behindDoc="0" locked="0" layoutInCell="1" allowOverlap="1" wp14:anchorId="0D755774" wp14:editId="2871C748">
            <wp:simplePos x="0" y="0"/>
            <wp:positionH relativeFrom="margin">
              <wp:posOffset>209550</wp:posOffset>
            </wp:positionH>
            <wp:positionV relativeFrom="paragraph">
              <wp:posOffset>82550</wp:posOffset>
            </wp:positionV>
            <wp:extent cx="4328795" cy="939800"/>
            <wp:effectExtent l="0" t="0" r="0" b="0"/>
            <wp:wrapThrough wrapText="bothSides">
              <wp:wrapPolygon edited="0">
                <wp:start x="0" y="0"/>
                <wp:lineTo x="0" y="21016"/>
                <wp:lineTo x="21483" y="21016"/>
                <wp:lineTo x="21483" y="0"/>
                <wp:lineTo x="0" y="0"/>
              </wp:wrapPolygon>
            </wp:wrapThrough>
            <wp:docPr id="181907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b="84589"/>
                    <a:stretch/>
                  </pic:blipFill>
                  <pic:spPr bwMode="auto">
                    <a:xfrm>
                      <a:off x="0" y="0"/>
                      <a:ext cx="4328795" cy="93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1E9C">
        <w:rPr>
          <w:sz w:val="24"/>
          <w:szCs w:val="24"/>
        </w:rPr>
        <w:tab/>
      </w:r>
    </w:p>
    <w:p w14:paraId="094E34FE" w14:textId="7AADF3AF" w:rsidR="00221E9C" w:rsidRDefault="00221E9C" w:rsidP="00221E9C">
      <w:pPr>
        <w:tabs>
          <w:tab w:val="left" w:pos="924"/>
        </w:tabs>
        <w:rPr>
          <w:sz w:val="24"/>
          <w:szCs w:val="24"/>
        </w:rPr>
      </w:pPr>
    </w:p>
    <w:p w14:paraId="5E6DEA5E" w14:textId="37148FC5" w:rsidR="00221E9C" w:rsidRDefault="00221E9C" w:rsidP="00221E9C">
      <w:pPr>
        <w:tabs>
          <w:tab w:val="left" w:pos="924"/>
        </w:tabs>
        <w:rPr>
          <w:sz w:val="24"/>
          <w:szCs w:val="24"/>
        </w:rPr>
      </w:pPr>
    </w:p>
    <w:p w14:paraId="538FC810" w14:textId="1C6BEA80" w:rsidR="00221E9C" w:rsidRDefault="00221E9C" w:rsidP="00221E9C">
      <w:pPr>
        <w:tabs>
          <w:tab w:val="left" w:pos="924"/>
        </w:tabs>
        <w:rPr>
          <w:sz w:val="24"/>
          <w:szCs w:val="24"/>
        </w:rPr>
      </w:pPr>
    </w:p>
    <w:p w14:paraId="30CBDE5B" w14:textId="6BCB7BE1" w:rsidR="00221E9C" w:rsidRDefault="00221E9C" w:rsidP="00221E9C">
      <w:pPr>
        <w:tabs>
          <w:tab w:val="left" w:pos="924"/>
        </w:tabs>
        <w:rPr>
          <w:sz w:val="24"/>
          <w:szCs w:val="24"/>
        </w:rPr>
      </w:pPr>
    </w:p>
    <w:p w14:paraId="52F4D3DA" w14:textId="16FFCD30" w:rsidR="00221E9C" w:rsidRDefault="00221E9C" w:rsidP="00221E9C">
      <w:pPr>
        <w:tabs>
          <w:tab w:val="left" w:pos="924"/>
        </w:tabs>
        <w:rPr>
          <w:sz w:val="24"/>
          <w:szCs w:val="24"/>
        </w:rPr>
      </w:pPr>
    </w:p>
    <w:p w14:paraId="0D83CDDB" w14:textId="77777777" w:rsidR="00221E9C" w:rsidRDefault="00221E9C" w:rsidP="00221E9C">
      <w:pPr>
        <w:tabs>
          <w:tab w:val="left" w:pos="924"/>
        </w:tabs>
        <w:rPr>
          <w:sz w:val="24"/>
          <w:szCs w:val="24"/>
        </w:rPr>
      </w:pPr>
    </w:p>
    <w:p w14:paraId="1B04E71D" w14:textId="77777777" w:rsidR="00221E9C" w:rsidRDefault="00221E9C" w:rsidP="00221E9C">
      <w:pPr>
        <w:tabs>
          <w:tab w:val="left" w:pos="924"/>
        </w:tabs>
        <w:rPr>
          <w:sz w:val="24"/>
          <w:szCs w:val="24"/>
        </w:rPr>
      </w:pPr>
    </w:p>
    <w:p w14:paraId="2B280930" w14:textId="77777777" w:rsidR="00221E9C" w:rsidRDefault="00221E9C" w:rsidP="00221E9C">
      <w:pPr>
        <w:tabs>
          <w:tab w:val="left" w:pos="924"/>
        </w:tabs>
        <w:rPr>
          <w:sz w:val="24"/>
          <w:szCs w:val="24"/>
        </w:rPr>
      </w:pPr>
    </w:p>
    <w:p w14:paraId="111B9C3B" w14:textId="0B203B67" w:rsidR="00221E9C" w:rsidRDefault="000F4466" w:rsidP="00221E9C">
      <w:pPr>
        <w:tabs>
          <w:tab w:val="left" w:pos="924"/>
        </w:tabs>
        <w:rPr>
          <w:sz w:val="24"/>
          <w:szCs w:val="24"/>
        </w:rPr>
      </w:pPr>
      <w:r w:rsidRPr="00221E9C">
        <w:rPr>
          <w:noProof/>
          <w:sz w:val="24"/>
          <w:szCs w:val="24"/>
        </w:rPr>
        <w:lastRenderedPageBreak/>
        <w:drawing>
          <wp:anchor distT="0" distB="0" distL="114300" distR="114300" simplePos="0" relativeHeight="251748352" behindDoc="0" locked="0" layoutInCell="1" allowOverlap="1" wp14:anchorId="0F2826D8" wp14:editId="5718F220">
            <wp:simplePos x="0" y="0"/>
            <wp:positionH relativeFrom="margin">
              <wp:posOffset>200025</wp:posOffset>
            </wp:positionH>
            <wp:positionV relativeFrom="paragraph">
              <wp:posOffset>4445</wp:posOffset>
            </wp:positionV>
            <wp:extent cx="4081780" cy="1057275"/>
            <wp:effectExtent l="0" t="0" r="0" b="9525"/>
            <wp:wrapThrough wrapText="bothSides">
              <wp:wrapPolygon edited="0">
                <wp:start x="0" y="0"/>
                <wp:lineTo x="0" y="21405"/>
                <wp:lineTo x="21472" y="21405"/>
                <wp:lineTo x="21472" y="0"/>
                <wp:lineTo x="0" y="0"/>
              </wp:wrapPolygon>
            </wp:wrapThrough>
            <wp:docPr id="147298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t="16132" b="65489"/>
                    <a:stretch/>
                  </pic:blipFill>
                  <pic:spPr bwMode="auto">
                    <a:xfrm>
                      <a:off x="0" y="0"/>
                      <a:ext cx="4081780" cy="1057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A6FA7" w14:textId="75820CDE" w:rsidR="00475E10" w:rsidRDefault="00475E10" w:rsidP="00221E9C">
      <w:pPr>
        <w:tabs>
          <w:tab w:val="left" w:pos="924"/>
        </w:tabs>
        <w:rPr>
          <w:sz w:val="24"/>
          <w:szCs w:val="24"/>
        </w:rPr>
      </w:pPr>
    </w:p>
    <w:p w14:paraId="4BE425B0" w14:textId="77777777" w:rsidR="00475E10" w:rsidRDefault="00475E10" w:rsidP="00221E9C">
      <w:pPr>
        <w:tabs>
          <w:tab w:val="left" w:pos="924"/>
        </w:tabs>
        <w:rPr>
          <w:sz w:val="24"/>
          <w:szCs w:val="24"/>
        </w:rPr>
      </w:pPr>
    </w:p>
    <w:p w14:paraId="6D4F2F12" w14:textId="77777777" w:rsidR="00475E10" w:rsidRDefault="00475E10" w:rsidP="00221E9C">
      <w:pPr>
        <w:tabs>
          <w:tab w:val="left" w:pos="924"/>
        </w:tabs>
        <w:rPr>
          <w:sz w:val="24"/>
          <w:szCs w:val="24"/>
        </w:rPr>
      </w:pPr>
    </w:p>
    <w:p w14:paraId="1E027D87" w14:textId="7A2C28A5" w:rsidR="00475E10" w:rsidRDefault="00475E10" w:rsidP="00221E9C">
      <w:pPr>
        <w:tabs>
          <w:tab w:val="left" w:pos="924"/>
        </w:tabs>
        <w:rPr>
          <w:sz w:val="24"/>
          <w:szCs w:val="24"/>
        </w:rPr>
      </w:pPr>
    </w:p>
    <w:p w14:paraId="06F54976" w14:textId="77777777" w:rsidR="00475E10" w:rsidRDefault="00475E10" w:rsidP="00221E9C">
      <w:pPr>
        <w:tabs>
          <w:tab w:val="left" w:pos="924"/>
        </w:tabs>
        <w:rPr>
          <w:sz w:val="24"/>
          <w:szCs w:val="24"/>
        </w:rPr>
      </w:pPr>
    </w:p>
    <w:p w14:paraId="7B47D6DB" w14:textId="6576AE04" w:rsidR="00475E10" w:rsidRDefault="000F4466" w:rsidP="00221E9C">
      <w:pPr>
        <w:tabs>
          <w:tab w:val="left" w:pos="924"/>
        </w:tabs>
        <w:rPr>
          <w:sz w:val="24"/>
          <w:szCs w:val="24"/>
        </w:rPr>
      </w:pPr>
      <w:r w:rsidRPr="00221E9C">
        <w:rPr>
          <w:noProof/>
          <w:sz w:val="24"/>
          <w:szCs w:val="24"/>
        </w:rPr>
        <w:drawing>
          <wp:anchor distT="0" distB="0" distL="114300" distR="114300" simplePos="0" relativeHeight="251743232" behindDoc="0" locked="0" layoutInCell="1" allowOverlap="1" wp14:anchorId="098B3225" wp14:editId="4395D520">
            <wp:simplePos x="0" y="0"/>
            <wp:positionH relativeFrom="margin">
              <wp:posOffset>219075</wp:posOffset>
            </wp:positionH>
            <wp:positionV relativeFrom="paragraph">
              <wp:posOffset>33973</wp:posOffset>
            </wp:positionV>
            <wp:extent cx="4020820" cy="1371600"/>
            <wp:effectExtent l="0" t="0" r="0" b="0"/>
            <wp:wrapThrough wrapText="bothSides">
              <wp:wrapPolygon edited="0">
                <wp:start x="0" y="0"/>
                <wp:lineTo x="0" y="21300"/>
                <wp:lineTo x="21491" y="21300"/>
                <wp:lineTo x="21491" y="0"/>
                <wp:lineTo x="0" y="0"/>
              </wp:wrapPolygon>
            </wp:wrapThrough>
            <wp:docPr id="57070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2824" name=""/>
                    <pic:cNvPicPr/>
                  </pic:nvPicPr>
                  <pic:blipFill rotWithShape="1">
                    <a:blip r:embed="rId47" cstate="print">
                      <a:extLst>
                        <a:ext uri="{28A0092B-C50C-407E-A947-70E740481C1C}">
                          <a14:useLocalDpi xmlns:a14="http://schemas.microsoft.com/office/drawing/2010/main" val="0"/>
                        </a:ext>
                      </a:extLst>
                    </a:blip>
                    <a:srcRect l="-746" t="32923" r="746" b="44423"/>
                    <a:stretch/>
                  </pic:blipFill>
                  <pic:spPr bwMode="auto">
                    <a:xfrm>
                      <a:off x="0" y="0"/>
                      <a:ext cx="402082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34C073" w14:textId="650280E8" w:rsidR="00475E10" w:rsidRDefault="00475E10" w:rsidP="00221E9C">
      <w:pPr>
        <w:tabs>
          <w:tab w:val="left" w:pos="924"/>
        </w:tabs>
        <w:rPr>
          <w:sz w:val="24"/>
          <w:szCs w:val="24"/>
        </w:rPr>
      </w:pPr>
    </w:p>
    <w:p w14:paraId="63C7EFA5" w14:textId="47E579FC" w:rsidR="00475E10" w:rsidRDefault="00475E10" w:rsidP="00221E9C">
      <w:pPr>
        <w:tabs>
          <w:tab w:val="left" w:pos="924"/>
        </w:tabs>
        <w:rPr>
          <w:sz w:val="24"/>
          <w:szCs w:val="24"/>
        </w:rPr>
      </w:pPr>
    </w:p>
    <w:p w14:paraId="520DA170" w14:textId="0E5D35B4" w:rsidR="00475E10" w:rsidRDefault="00475E10" w:rsidP="00221E9C">
      <w:pPr>
        <w:tabs>
          <w:tab w:val="left" w:pos="924"/>
        </w:tabs>
        <w:rPr>
          <w:sz w:val="24"/>
          <w:szCs w:val="24"/>
        </w:rPr>
      </w:pPr>
    </w:p>
    <w:p w14:paraId="765BF165" w14:textId="0AE099BD" w:rsidR="00475E10" w:rsidRDefault="00475E10" w:rsidP="00221E9C">
      <w:pPr>
        <w:tabs>
          <w:tab w:val="left" w:pos="924"/>
        </w:tabs>
        <w:rPr>
          <w:sz w:val="24"/>
          <w:szCs w:val="24"/>
        </w:rPr>
      </w:pPr>
    </w:p>
    <w:p w14:paraId="3C0A1E8C" w14:textId="28B1038C" w:rsidR="00475E10" w:rsidRDefault="00475E10" w:rsidP="00221E9C">
      <w:pPr>
        <w:tabs>
          <w:tab w:val="left" w:pos="924"/>
        </w:tabs>
        <w:rPr>
          <w:sz w:val="24"/>
          <w:szCs w:val="24"/>
        </w:rPr>
      </w:pPr>
    </w:p>
    <w:p w14:paraId="796E9D4B" w14:textId="77777777" w:rsidR="00475E10" w:rsidRDefault="00475E10" w:rsidP="00221E9C">
      <w:pPr>
        <w:tabs>
          <w:tab w:val="left" w:pos="924"/>
        </w:tabs>
        <w:rPr>
          <w:sz w:val="24"/>
          <w:szCs w:val="24"/>
        </w:rPr>
      </w:pPr>
    </w:p>
    <w:p w14:paraId="2052FD2C" w14:textId="2227DF1D" w:rsidR="00221E9C" w:rsidRPr="00221E9C" w:rsidRDefault="00221E9C" w:rsidP="00221E9C">
      <w:pPr>
        <w:rPr>
          <w:sz w:val="24"/>
          <w:szCs w:val="24"/>
        </w:rPr>
      </w:pPr>
    </w:p>
    <w:p w14:paraId="66751C5B" w14:textId="204E455C" w:rsidR="00221E9C" w:rsidRPr="00221E9C" w:rsidRDefault="000F4466" w:rsidP="00221E9C">
      <w:pPr>
        <w:rPr>
          <w:sz w:val="24"/>
          <w:szCs w:val="24"/>
        </w:rPr>
      </w:pPr>
      <w:r w:rsidRPr="00475E10">
        <w:rPr>
          <w:noProof/>
          <w:sz w:val="24"/>
          <w:szCs w:val="24"/>
        </w:rPr>
        <w:drawing>
          <wp:anchor distT="0" distB="0" distL="114300" distR="114300" simplePos="0" relativeHeight="251746304" behindDoc="0" locked="0" layoutInCell="1" allowOverlap="1" wp14:anchorId="50F65776" wp14:editId="015AB5A1">
            <wp:simplePos x="0" y="0"/>
            <wp:positionH relativeFrom="margin">
              <wp:posOffset>290195</wp:posOffset>
            </wp:positionH>
            <wp:positionV relativeFrom="paragraph">
              <wp:posOffset>36830</wp:posOffset>
            </wp:positionV>
            <wp:extent cx="3733800" cy="2579370"/>
            <wp:effectExtent l="0" t="0" r="0" b="0"/>
            <wp:wrapThrough wrapText="bothSides">
              <wp:wrapPolygon edited="0">
                <wp:start x="0" y="0"/>
                <wp:lineTo x="0" y="21377"/>
                <wp:lineTo x="21490" y="21377"/>
                <wp:lineTo x="21490" y="0"/>
                <wp:lineTo x="0" y="0"/>
              </wp:wrapPolygon>
            </wp:wrapThrough>
            <wp:docPr id="11397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73767"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33800" cy="2579370"/>
                    </a:xfrm>
                    <a:prstGeom prst="rect">
                      <a:avLst/>
                    </a:prstGeom>
                  </pic:spPr>
                </pic:pic>
              </a:graphicData>
            </a:graphic>
            <wp14:sizeRelH relativeFrom="margin">
              <wp14:pctWidth>0</wp14:pctWidth>
            </wp14:sizeRelH>
            <wp14:sizeRelV relativeFrom="margin">
              <wp14:pctHeight>0</wp14:pctHeight>
            </wp14:sizeRelV>
          </wp:anchor>
        </w:drawing>
      </w:r>
    </w:p>
    <w:p w14:paraId="31CEE372" w14:textId="5F07D32F" w:rsidR="00221E9C" w:rsidRPr="00221E9C" w:rsidRDefault="00221E9C" w:rsidP="00221E9C">
      <w:pPr>
        <w:rPr>
          <w:sz w:val="24"/>
          <w:szCs w:val="24"/>
        </w:rPr>
      </w:pPr>
    </w:p>
    <w:p w14:paraId="1C3E1FE0" w14:textId="14F82A73" w:rsidR="00221E9C" w:rsidRPr="00221E9C" w:rsidRDefault="00221E9C" w:rsidP="00221E9C">
      <w:pPr>
        <w:rPr>
          <w:sz w:val="24"/>
          <w:szCs w:val="24"/>
        </w:rPr>
      </w:pPr>
    </w:p>
    <w:p w14:paraId="0486BED1" w14:textId="77777777" w:rsidR="00221E9C" w:rsidRPr="00221E9C" w:rsidRDefault="00221E9C" w:rsidP="00221E9C">
      <w:pPr>
        <w:rPr>
          <w:sz w:val="24"/>
          <w:szCs w:val="24"/>
        </w:rPr>
      </w:pPr>
    </w:p>
    <w:p w14:paraId="4F9B210D" w14:textId="77777777" w:rsidR="00221E9C" w:rsidRPr="00221E9C" w:rsidRDefault="00221E9C" w:rsidP="00221E9C">
      <w:pPr>
        <w:rPr>
          <w:sz w:val="24"/>
          <w:szCs w:val="24"/>
        </w:rPr>
      </w:pPr>
    </w:p>
    <w:p w14:paraId="6AADBA56" w14:textId="76907E68" w:rsidR="00475E10" w:rsidRDefault="00475E10" w:rsidP="00221E9C">
      <w:pPr>
        <w:rPr>
          <w:sz w:val="24"/>
          <w:szCs w:val="24"/>
        </w:rPr>
      </w:pPr>
    </w:p>
    <w:p w14:paraId="2755D8FF" w14:textId="2DD5731A" w:rsidR="00475E10" w:rsidRDefault="00221E9C" w:rsidP="00221E9C">
      <w:pPr>
        <w:rPr>
          <w:sz w:val="24"/>
          <w:szCs w:val="24"/>
        </w:rPr>
      </w:pPr>
      <w:r>
        <w:rPr>
          <w:sz w:val="24"/>
          <w:szCs w:val="24"/>
        </w:rPr>
        <w:tab/>
      </w:r>
    </w:p>
    <w:p w14:paraId="7AE20DE3" w14:textId="4C01F38F" w:rsidR="00475E10" w:rsidRDefault="00475E10" w:rsidP="00221E9C">
      <w:pPr>
        <w:rPr>
          <w:sz w:val="24"/>
          <w:szCs w:val="24"/>
        </w:rPr>
      </w:pPr>
    </w:p>
    <w:p w14:paraId="072A6368" w14:textId="01A8A5E6" w:rsidR="00475E10" w:rsidRDefault="00475E10" w:rsidP="00221E9C">
      <w:pPr>
        <w:rPr>
          <w:sz w:val="24"/>
          <w:szCs w:val="24"/>
        </w:rPr>
      </w:pPr>
    </w:p>
    <w:p w14:paraId="71104472" w14:textId="47B1AC6C" w:rsidR="00475E10" w:rsidRDefault="00475E10" w:rsidP="00221E9C">
      <w:pPr>
        <w:rPr>
          <w:sz w:val="24"/>
          <w:szCs w:val="24"/>
        </w:rPr>
      </w:pPr>
    </w:p>
    <w:p w14:paraId="6E71C63E" w14:textId="665A6195" w:rsidR="00475E10" w:rsidRDefault="00475E10" w:rsidP="00221E9C">
      <w:pPr>
        <w:rPr>
          <w:sz w:val="24"/>
          <w:szCs w:val="24"/>
        </w:rPr>
      </w:pPr>
    </w:p>
    <w:p w14:paraId="2483B6FE" w14:textId="77777777" w:rsidR="00475E10" w:rsidRDefault="00475E10" w:rsidP="00221E9C">
      <w:pPr>
        <w:rPr>
          <w:sz w:val="24"/>
          <w:szCs w:val="24"/>
        </w:rPr>
      </w:pPr>
    </w:p>
    <w:p w14:paraId="3B53E8E5" w14:textId="5574BA7F" w:rsidR="00475E10" w:rsidRDefault="00475E10" w:rsidP="00221E9C">
      <w:pPr>
        <w:rPr>
          <w:sz w:val="24"/>
          <w:szCs w:val="24"/>
        </w:rPr>
      </w:pPr>
    </w:p>
    <w:p w14:paraId="1B2346ED" w14:textId="24B9A3F8" w:rsidR="00475E10" w:rsidRDefault="00475E10" w:rsidP="00221E9C">
      <w:pPr>
        <w:rPr>
          <w:sz w:val="24"/>
          <w:szCs w:val="24"/>
        </w:rPr>
      </w:pPr>
    </w:p>
    <w:p w14:paraId="37E3020F" w14:textId="3D926C6A" w:rsidR="00475E10" w:rsidRDefault="00475E10" w:rsidP="00221E9C">
      <w:pPr>
        <w:rPr>
          <w:sz w:val="24"/>
          <w:szCs w:val="24"/>
        </w:rPr>
      </w:pPr>
    </w:p>
    <w:p w14:paraId="2123BC0C" w14:textId="6F61F9B9" w:rsidR="00475E10" w:rsidRDefault="00475E10" w:rsidP="00221E9C">
      <w:pPr>
        <w:rPr>
          <w:sz w:val="24"/>
          <w:szCs w:val="24"/>
        </w:rPr>
      </w:pPr>
    </w:p>
    <w:p w14:paraId="40CF664B" w14:textId="53F6F957" w:rsidR="00475E10" w:rsidRDefault="00475E10" w:rsidP="00221E9C">
      <w:pPr>
        <w:rPr>
          <w:sz w:val="24"/>
          <w:szCs w:val="24"/>
        </w:rPr>
      </w:pPr>
    </w:p>
    <w:p w14:paraId="229600B3" w14:textId="7D2CA4E2" w:rsidR="00475E10" w:rsidRDefault="00475E10" w:rsidP="00221E9C">
      <w:pPr>
        <w:rPr>
          <w:sz w:val="24"/>
          <w:szCs w:val="24"/>
        </w:rPr>
      </w:pPr>
    </w:p>
    <w:p w14:paraId="3E64BAAC" w14:textId="77777777" w:rsidR="00475E10" w:rsidRDefault="00475E10" w:rsidP="00221E9C">
      <w:pPr>
        <w:rPr>
          <w:sz w:val="24"/>
          <w:szCs w:val="24"/>
        </w:rPr>
      </w:pPr>
    </w:p>
    <w:p w14:paraId="51750C6A" w14:textId="77777777" w:rsidR="00475E10" w:rsidRDefault="00475E10" w:rsidP="00221E9C">
      <w:pPr>
        <w:rPr>
          <w:sz w:val="24"/>
          <w:szCs w:val="24"/>
        </w:rPr>
      </w:pPr>
    </w:p>
    <w:p w14:paraId="0B8B1C21" w14:textId="77777777" w:rsidR="00475E10" w:rsidRDefault="00475E10" w:rsidP="00221E9C">
      <w:pPr>
        <w:rPr>
          <w:sz w:val="24"/>
          <w:szCs w:val="24"/>
        </w:rPr>
      </w:pPr>
    </w:p>
    <w:p w14:paraId="7969B593" w14:textId="77777777" w:rsidR="00475E10" w:rsidRDefault="00475E10" w:rsidP="00221E9C">
      <w:pPr>
        <w:rPr>
          <w:sz w:val="24"/>
          <w:szCs w:val="24"/>
        </w:rPr>
      </w:pPr>
    </w:p>
    <w:p w14:paraId="343A38A0" w14:textId="181EBE28" w:rsidR="00221E9C" w:rsidRDefault="00221E9C" w:rsidP="00475E10">
      <w:pPr>
        <w:ind w:firstLine="720"/>
        <w:rPr>
          <w:b/>
          <w:bCs/>
          <w:sz w:val="32"/>
          <w:szCs w:val="32"/>
          <w:u w:val="single"/>
        </w:rPr>
      </w:pPr>
      <w:r w:rsidRPr="00221E9C">
        <w:rPr>
          <w:b/>
          <w:bCs/>
          <w:sz w:val="32"/>
          <w:szCs w:val="32"/>
          <w:u w:val="single"/>
        </w:rPr>
        <w:t>Output</w:t>
      </w:r>
    </w:p>
    <w:p w14:paraId="4AD544E1" w14:textId="2EF6CB6F" w:rsidR="00475E10" w:rsidRDefault="00475E10" w:rsidP="00221E9C">
      <w:pPr>
        <w:rPr>
          <w:b/>
          <w:bCs/>
          <w:sz w:val="32"/>
          <w:szCs w:val="32"/>
          <w:u w:val="single"/>
        </w:rPr>
      </w:pPr>
    </w:p>
    <w:p w14:paraId="2E8B636E" w14:textId="6DCDBD4D" w:rsidR="00475E10" w:rsidRDefault="00475E10" w:rsidP="00221E9C">
      <w:pPr>
        <w:rPr>
          <w:b/>
          <w:bCs/>
          <w:sz w:val="24"/>
          <w:szCs w:val="24"/>
          <w:u w:val="single"/>
        </w:rPr>
      </w:pPr>
      <w:r w:rsidRPr="00475E10">
        <w:rPr>
          <w:b/>
          <w:bCs/>
          <w:noProof/>
          <w:sz w:val="24"/>
          <w:szCs w:val="24"/>
          <w:u w:val="single"/>
        </w:rPr>
        <w:drawing>
          <wp:anchor distT="0" distB="0" distL="114300" distR="114300" simplePos="0" relativeHeight="251745280" behindDoc="0" locked="0" layoutInCell="1" allowOverlap="1" wp14:anchorId="779EF476" wp14:editId="2B83FBAC">
            <wp:simplePos x="0" y="0"/>
            <wp:positionH relativeFrom="margin">
              <wp:posOffset>577850</wp:posOffset>
            </wp:positionH>
            <wp:positionV relativeFrom="paragraph">
              <wp:posOffset>20320</wp:posOffset>
            </wp:positionV>
            <wp:extent cx="1790700" cy="1756410"/>
            <wp:effectExtent l="0" t="0" r="0" b="0"/>
            <wp:wrapThrough wrapText="bothSides">
              <wp:wrapPolygon edited="0">
                <wp:start x="0" y="0"/>
                <wp:lineTo x="0" y="21319"/>
                <wp:lineTo x="21370" y="21319"/>
                <wp:lineTo x="21370" y="0"/>
                <wp:lineTo x="0" y="0"/>
              </wp:wrapPolygon>
            </wp:wrapThrough>
            <wp:docPr id="16601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26918"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90700" cy="1756410"/>
                    </a:xfrm>
                    <a:prstGeom prst="rect">
                      <a:avLst/>
                    </a:prstGeom>
                  </pic:spPr>
                </pic:pic>
              </a:graphicData>
            </a:graphic>
            <wp14:sizeRelH relativeFrom="margin">
              <wp14:pctWidth>0</wp14:pctWidth>
            </wp14:sizeRelH>
            <wp14:sizeRelV relativeFrom="margin">
              <wp14:pctHeight>0</wp14:pctHeight>
            </wp14:sizeRelV>
          </wp:anchor>
        </w:drawing>
      </w:r>
    </w:p>
    <w:p w14:paraId="1F976A8B" w14:textId="427C57BE" w:rsidR="00475E10" w:rsidRDefault="00475E10" w:rsidP="00221E9C">
      <w:pPr>
        <w:rPr>
          <w:b/>
          <w:bCs/>
          <w:sz w:val="24"/>
          <w:szCs w:val="24"/>
          <w:u w:val="single"/>
        </w:rPr>
      </w:pPr>
    </w:p>
    <w:p w14:paraId="213D3CB6" w14:textId="77777777" w:rsidR="00475E10" w:rsidRDefault="00475E10" w:rsidP="00221E9C">
      <w:pPr>
        <w:rPr>
          <w:b/>
          <w:bCs/>
          <w:sz w:val="24"/>
          <w:szCs w:val="24"/>
          <w:u w:val="single"/>
        </w:rPr>
      </w:pPr>
    </w:p>
    <w:p w14:paraId="7E54B7F8" w14:textId="77777777" w:rsidR="00475E10" w:rsidRDefault="00475E10" w:rsidP="00221E9C">
      <w:pPr>
        <w:rPr>
          <w:b/>
          <w:bCs/>
          <w:sz w:val="24"/>
          <w:szCs w:val="24"/>
          <w:u w:val="single"/>
        </w:rPr>
      </w:pPr>
    </w:p>
    <w:p w14:paraId="56B85F3C" w14:textId="5563B96F" w:rsidR="00475E10" w:rsidRDefault="00475E10" w:rsidP="00221E9C">
      <w:pPr>
        <w:rPr>
          <w:b/>
          <w:bCs/>
          <w:sz w:val="24"/>
          <w:szCs w:val="24"/>
          <w:u w:val="single"/>
        </w:rPr>
      </w:pPr>
    </w:p>
    <w:p w14:paraId="3105AB24" w14:textId="77777777" w:rsidR="00475E10" w:rsidRDefault="00475E10" w:rsidP="00221E9C">
      <w:pPr>
        <w:rPr>
          <w:b/>
          <w:bCs/>
          <w:sz w:val="24"/>
          <w:szCs w:val="24"/>
          <w:u w:val="single"/>
        </w:rPr>
      </w:pPr>
    </w:p>
    <w:p w14:paraId="626D74F6" w14:textId="77777777" w:rsidR="00475E10" w:rsidRDefault="00475E10" w:rsidP="00221E9C">
      <w:pPr>
        <w:rPr>
          <w:b/>
          <w:bCs/>
          <w:sz w:val="24"/>
          <w:szCs w:val="24"/>
          <w:u w:val="single"/>
        </w:rPr>
      </w:pPr>
    </w:p>
    <w:p w14:paraId="00A00965" w14:textId="77777777" w:rsidR="00475E10" w:rsidRDefault="00475E10" w:rsidP="00221E9C">
      <w:pPr>
        <w:rPr>
          <w:b/>
          <w:bCs/>
          <w:sz w:val="24"/>
          <w:szCs w:val="24"/>
          <w:u w:val="single"/>
        </w:rPr>
      </w:pPr>
    </w:p>
    <w:p w14:paraId="70AA9904" w14:textId="77777777" w:rsidR="00475E10" w:rsidRDefault="00475E10" w:rsidP="00221E9C">
      <w:pPr>
        <w:rPr>
          <w:b/>
          <w:bCs/>
          <w:sz w:val="24"/>
          <w:szCs w:val="24"/>
          <w:u w:val="single"/>
        </w:rPr>
      </w:pPr>
    </w:p>
    <w:p w14:paraId="02FA4D29" w14:textId="77777777" w:rsidR="00475E10" w:rsidRDefault="00475E10" w:rsidP="00221E9C">
      <w:pPr>
        <w:rPr>
          <w:b/>
          <w:bCs/>
          <w:sz w:val="24"/>
          <w:szCs w:val="24"/>
          <w:u w:val="single"/>
        </w:rPr>
      </w:pPr>
    </w:p>
    <w:p w14:paraId="5279CEA4" w14:textId="77777777" w:rsidR="00475E10" w:rsidRDefault="00475E10" w:rsidP="00221E9C">
      <w:pPr>
        <w:rPr>
          <w:b/>
          <w:bCs/>
          <w:sz w:val="24"/>
          <w:szCs w:val="24"/>
          <w:u w:val="single"/>
        </w:rPr>
      </w:pPr>
    </w:p>
    <w:p w14:paraId="48167B9F" w14:textId="507C903B" w:rsidR="00475E10" w:rsidRDefault="00475E10" w:rsidP="00475E10">
      <w:pPr>
        <w:rPr>
          <w:b/>
          <w:bCs/>
          <w:sz w:val="24"/>
          <w:szCs w:val="24"/>
          <w:u w:val="single"/>
        </w:rPr>
      </w:pPr>
    </w:p>
    <w:p w14:paraId="41A0D482" w14:textId="77777777" w:rsidR="0063306A" w:rsidRDefault="0063306A" w:rsidP="00475E10">
      <w:pPr>
        <w:rPr>
          <w:b/>
          <w:bCs/>
          <w:sz w:val="24"/>
          <w:szCs w:val="24"/>
        </w:rPr>
      </w:pPr>
    </w:p>
    <w:p w14:paraId="3A9E05EC" w14:textId="77777777" w:rsidR="00133BDE" w:rsidRDefault="00475E10" w:rsidP="00475E10">
      <w:pPr>
        <w:rPr>
          <w:b/>
          <w:bCs/>
          <w:sz w:val="24"/>
          <w:szCs w:val="24"/>
        </w:rPr>
      </w:pPr>
      <w:r w:rsidRPr="00D131BF">
        <w:rPr>
          <w:b/>
          <w:bCs/>
          <w:sz w:val="24"/>
          <w:szCs w:val="24"/>
        </w:rPr>
        <w:t xml:space="preserve"> </w:t>
      </w:r>
    </w:p>
    <w:p w14:paraId="0B0A49D1" w14:textId="77777777" w:rsidR="00133BDE" w:rsidRDefault="00133BDE" w:rsidP="00475E10">
      <w:pPr>
        <w:rPr>
          <w:b/>
          <w:bCs/>
          <w:sz w:val="24"/>
          <w:szCs w:val="24"/>
        </w:rPr>
      </w:pPr>
    </w:p>
    <w:p w14:paraId="3BD08E9A" w14:textId="77777777" w:rsidR="00133BDE" w:rsidRDefault="00133BDE" w:rsidP="00475E10">
      <w:pPr>
        <w:rPr>
          <w:b/>
          <w:bCs/>
          <w:sz w:val="24"/>
          <w:szCs w:val="24"/>
        </w:rPr>
      </w:pPr>
    </w:p>
    <w:p w14:paraId="07C0DB0E" w14:textId="2E18DF22" w:rsidR="00E1073C" w:rsidRPr="00E1073C" w:rsidRDefault="00E1073C" w:rsidP="00E1073C">
      <w:pPr>
        <w:rPr>
          <w:b/>
          <w:bCs/>
          <w:sz w:val="24"/>
          <w:szCs w:val="24"/>
        </w:rPr>
      </w:pPr>
      <w:r w:rsidRPr="00E1073C">
        <w:rPr>
          <w:b/>
          <w:bCs/>
          <w:sz w:val="24"/>
          <w:szCs w:val="24"/>
        </w:rPr>
        <w:t xml:space="preserve">Concepts to be known: (Multi-level inheritance) </w:t>
      </w:r>
      <w:r>
        <w:rPr>
          <w:b/>
          <w:bCs/>
          <w:sz w:val="24"/>
          <w:szCs w:val="24"/>
        </w:rPr>
        <w:t>:</w:t>
      </w:r>
    </w:p>
    <w:p w14:paraId="7EE574FB" w14:textId="381EDF45" w:rsidR="00E1073C" w:rsidRPr="00E1073C" w:rsidRDefault="00E1073C" w:rsidP="00E1073C">
      <w:pPr>
        <w:pStyle w:val="ListParagraph"/>
        <w:numPr>
          <w:ilvl w:val="0"/>
          <w:numId w:val="80"/>
        </w:numPr>
        <w:rPr>
          <w:sz w:val="24"/>
          <w:szCs w:val="24"/>
        </w:rPr>
      </w:pPr>
      <w:r w:rsidRPr="00E1073C">
        <w:rPr>
          <w:sz w:val="24"/>
          <w:szCs w:val="24"/>
        </w:rPr>
        <w:t xml:space="preserve">public int addition(int n1, int n2){ - Method name is addition, whose accessibility is public. It takes it’s parameters in integer data type and returns an integer data type. </w:t>
      </w:r>
    </w:p>
    <w:p w14:paraId="1487857E" w14:textId="7B2294F8" w:rsidR="00E1073C" w:rsidRPr="00E1073C" w:rsidRDefault="00E1073C" w:rsidP="00E1073C">
      <w:pPr>
        <w:pStyle w:val="ListParagraph"/>
        <w:numPr>
          <w:ilvl w:val="0"/>
          <w:numId w:val="80"/>
        </w:numPr>
        <w:rPr>
          <w:sz w:val="24"/>
          <w:szCs w:val="24"/>
        </w:rPr>
      </w:pPr>
      <w:r w:rsidRPr="00E1073C">
        <w:rPr>
          <w:sz w:val="24"/>
          <w:szCs w:val="24"/>
        </w:rPr>
        <w:t xml:space="preserve">class advanced_calculator extends simple_calculator{ - Class named advanced_calculator inherits it’s some of the properties from parent class simple_calculator </w:t>
      </w:r>
    </w:p>
    <w:p w14:paraId="717402F5" w14:textId="5637A4F6" w:rsidR="00475E10" w:rsidRPr="00E1073C" w:rsidRDefault="00E1073C" w:rsidP="00E1073C">
      <w:pPr>
        <w:pStyle w:val="ListParagraph"/>
        <w:numPr>
          <w:ilvl w:val="0"/>
          <w:numId w:val="80"/>
        </w:numPr>
        <w:rPr>
          <w:sz w:val="24"/>
          <w:szCs w:val="24"/>
        </w:rPr>
      </w:pPr>
      <w:r w:rsidRPr="00E1073C">
        <w:rPr>
          <w:sz w:val="24"/>
          <w:szCs w:val="24"/>
        </w:rPr>
        <w:t>return Double.NaN; - Nan stands for Not-a-Number. This is returned when mathematical operation results in an undefined value.It is a part of double class and is used in floating point calculation.</w:t>
      </w:r>
    </w:p>
    <w:p w14:paraId="21B342FE" w14:textId="77777777" w:rsidR="00475E10" w:rsidRPr="00265406" w:rsidRDefault="00475E10" w:rsidP="00475E10">
      <w:pPr>
        <w:rPr>
          <w:sz w:val="24"/>
          <w:szCs w:val="24"/>
        </w:rPr>
      </w:pPr>
    </w:p>
    <w:p w14:paraId="21EEE020" w14:textId="77777777" w:rsidR="00475E10" w:rsidRDefault="00475E10" w:rsidP="00475E10">
      <w:pPr>
        <w:rPr>
          <w:b/>
          <w:bCs/>
          <w:sz w:val="28"/>
          <w:szCs w:val="28"/>
          <w:u w:val="single"/>
        </w:rPr>
      </w:pPr>
    </w:p>
    <w:tbl>
      <w:tblPr>
        <w:tblStyle w:val="TableGrid"/>
        <w:tblpPr w:leftFromText="180" w:rightFromText="180" w:vertAnchor="page" w:horzAnchor="margin" w:tblpY="1748"/>
        <w:tblW w:w="10313" w:type="dxa"/>
        <w:tblLook w:val="04A0" w:firstRow="1" w:lastRow="0" w:firstColumn="1" w:lastColumn="0" w:noHBand="0" w:noVBand="1"/>
      </w:tblPr>
      <w:tblGrid>
        <w:gridCol w:w="1555"/>
        <w:gridCol w:w="4961"/>
        <w:gridCol w:w="3797"/>
      </w:tblGrid>
      <w:tr w:rsidR="00475E10" w:rsidRPr="00074481" w14:paraId="378163A8" w14:textId="77777777" w:rsidTr="00475E10">
        <w:trPr>
          <w:trHeight w:val="416"/>
        </w:trPr>
        <w:tc>
          <w:tcPr>
            <w:tcW w:w="1555" w:type="dxa"/>
          </w:tcPr>
          <w:p w14:paraId="2A7C5BBF" w14:textId="77777777" w:rsidR="00475E10" w:rsidRPr="00074481" w:rsidRDefault="00475E10" w:rsidP="00475E10">
            <w:pPr>
              <w:jc w:val="center"/>
              <w:rPr>
                <w:b/>
                <w:bCs/>
                <w:sz w:val="24"/>
                <w:szCs w:val="24"/>
              </w:rPr>
            </w:pPr>
            <w:r w:rsidRPr="00074481">
              <w:rPr>
                <w:b/>
                <w:bCs/>
                <w:sz w:val="24"/>
                <w:szCs w:val="24"/>
              </w:rPr>
              <w:t>S.No.</w:t>
            </w:r>
          </w:p>
        </w:tc>
        <w:tc>
          <w:tcPr>
            <w:tcW w:w="4961" w:type="dxa"/>
          </w:tcPr>
          <w:p w14:paraId="7FD87C75" w14:textId="77777777" w:rsidR="00475E10" w:rsidRPr="00074481" w:rsidRDefault="00475E10" w:rsidP="00475E10">
            <w:pPr>
              <w:jc w:val="center"/>
              <w:rPr>
                <w:b/>
                <w:bCs/>
                <w:sz w:val="24"/>
                <w:szCs w:val="24"/>
              </w:rPr>
            </w:pPr>
            <w:r w:rsidRPr="00074481">
              <w:rPr>
                <w:b/>
                <w:bCs/>
                <w:sz w:val="24"/>
                <w:szCs w:val="24"/>
              </w:rPr>
              <w:t>Errors</w:t>
            </w:r>
          </w:p>
        </w:tc>
        <w:tc>
          <w:tcPr>
            <w:tcW w:w="3797" w:type="dxa"/>
          </w:tcPr>
          <w:p w14:paraId="2F2B9F0C" w14:textId="77777777" w:rsidR="00475E10" w:rsidRPr="00074481" w:rsidRDefault="00475E10" w:rsidP="00475E10">
            <w:pPr>
              <w:jc w:val="center"/>
              <w:rPr>
                <w:b/>
                <w:bCs/>
                <w:sz w:val="24"/>
                <w:szCs w:val="24"/>
              </w:rPr>
            </w:pPr>
            <w:r w:rsidRPr="00074481">
              <w:rPr>
                <w:b/>
                <w:bCs/>
                <w:sz w:val="24"/>
                <w:szCs w:val="24"/>
              </w:rPr>
              <w:t>Rectification</w:t>
            </w:r>
          </w:p>
        </w:tc>
      </w:tr>
      <w:tr w:rsidR="00475E10" w:rsidRPr="00074481" w14:paraId="3DCCE009" w14:textId="77777777" w:rsidTr="00475E10">
        <w:trPr>
          <w:trHeight w:val="693"/>
        </w:trPr>
        <w:tc>
          <w:tcPr>
            <w:tcW w:w="1555" w:type="dxa"/>
          </w:tcPr>
          <w:p w14:paraId="79D8E4C4" w14:textId="77777777" w:rsidR="00475E10" w:rsidRPr="00074481" w:rsidRDefault="00475E10" w:rsidP="00475E10">
            <w:pPr>
              <w:jc w:val="center"/>
              <w:rPr>
                <w:sz w:val="24"/>
                <w:szCs w:val="24"/>
              </w:rPr>
            </w:pPr>
            <w:r w:rsidRPr="00074481">
              <w:rPr>
                <w:sz w:val="24"/>
                <w:szCs w:val="24"/>
              </w:rPr>
              <w:t>1.</w:t>
            </w:r>
          </w:p>
        </w:tc>
        <w:tc>
          <w:tcPr>
            <w:tcW w:w="4961" w:type="dxa"/>
          </w:tcPr>
          <w:p w14:paraId="2ADDF2AB" w14:textId="7AA50E02" w:rsidR="00475E10" w:rsidRPr="00074481" w:rsidRDefault="002C06CA" w:rsidP="00475E10">
            <w:pPr>
              <w:rPr>
                <w:sz w:val="24"/>
                <w:szCs w:val="24"/>
              </w:rPr>
            </w:pPr>
            <w:r w:rsidRPr="002C06CA">
              <w:rPr>
                <w:sz w:val="24"/>
                <w:szCs w:val="24"/>
              </w:rPr>
              <w:t>Return type for the method is missing</w:t>
            </w:r>
          </w:p>
        </w:tc>
        <w:tc>
          <w:tcPr>
            <w:tcW w:w="3797" w:type="dxa"/>
          </w:tcPr>
          <w:p w14:paraId="1FB354E7" w14:textId="515BB507" w:rsidR="00475E10" w:rsidRPr="00074481" w:rsidRDefault="002C06CA" w:rsidP="00475E10">
            <w:pPr>
              <w:rPr>
                <w:sz w:val="24"/>
                <w:szCs w:val="24"/>
              </w:rPr>
            </w:pPr>
            <w:r w:rsidRPr="002C06CA">
              <w:rPr>
                <w:sz w:val="24"/>
                <w:szCs w:val="24"/>
              </w:rPr>
              <w:t xml:space="preserve">Added the return data type as double : public double </w:t>
            </w:r>
            <w:r>
              <w:rPr>
                <w:sz w:val="24"/>
                <w:szCs w:val="24"/>
              </w:rPr>
              <w:t>Floor</w:t>
            </w:r>
            <w:r w:rsidRPr="002C06CA">
              <w:rPr>
                <w:sz w:val="24"/>
                <w:szCs w:val="24"/>
              </w:rPr>
              <w:t xml:space="preserve">(double </w:t>
            </w:r>
            <w:r>
              <w:rPr>
                <w:sz w:val="24"/>
                <w:szCs w:val="24"/>
              </w:rPr>
              <w:t>num</w:t>
            </w:r>
            <w:r w:rsidRPr="002C06CA">
              <w:rPr>
                <w:sz w:val="24"/>
                <w:szCs w:val="24"/>
              </w:rPr>
              <w:t>)</w:t>
            </w:r>
          </w:p>
        </w:tc>
      </w:tr>
      <w:tr w:rsidR="00475E10" w14:paraId="475C15FC" w14:textId="77777777" w:rsidTr="00475E10">
        <w:trPr>
          <w:trHeight w:val="693"/>
        </w:trPr>
        <w:tc>
          <w:tcPr>
            <w:tcW w:w="1555" w:type="dxa"/>
          </w:tcPr>
          <w:p w14:paraId="77BB82FF" w14:textId="1C0D1289" w:rsidR="00475E10" w:rsidRPr="00074481" w:rsidRDefault="00475E10" w:rsidP="00475E10">
            <w:pPr>
              <w:jc w:val="center"/>
              <w:rPr>
                <w:sz w:val="24"/>
                <w:szCs w:val="24"/>
              </w:rPr>
            </w:pPr>
          </w:p>
        </w:tc>
        <w:tc>
          <w:tcPr>
            <w:tcW w:w="4961" w:type="dxa"/>
          </w:tcPr>
          <w:p w14:paraId="0477CB72" w14:textId="43512BE0" w:rsidR="00475E10" w:rsidRPr="00B63D3F" w:rsidRDefault="00475E10" w:rsidP="00475E10">
            <w:pPr>
              <w:rPr>
                <w:sz w:val="24"/>
                <w:szCs w:val="24"/>
              </w:rPr>
            </w:pPr>
          </w:p>
        </w:tc>
        <w:tc>
          <w:tcPr>
            <w:tcW w:w="3797" w:type="dxa"/>
          </w:tcPr>
          <w:p w14:paraId="02C47F80" w14:textId="412854FC" w:rsidR="00475E10" w:rsidRDefault="00475E10" w:rsidP="00475E10">
            <w:pPr>
              <w:rPr>
                <w:sz w:val="24"/>
                <w:szCs w:val="24"/>
              </w:rPr>
            </w:pPr>
          </w:p>
        </w:tc>
      </w:tr>
    </w:tbl>
    <w:p w14:paraId="423BB7D5" w14:textId="4CC7E4EE" w:rsidR="00475E10" w:rsidRPr="008311D9" w:rsidRDefault="00475E10" w:rsidP="00475E10">
      <w:pPr>
        <w:rPr>
          <w:b/>
          <w:bCs/>
          <w:sz w:val="28"/>
          <w:szCs w:val="28"/>
          <w:u w:val="single"/>
        </w:rPr>
      </w:pPr>
      <w:r w:rsidRPr="008311D9">
        <w:rPr>
          <w:b/>
          <w:bCs/>
          <w:sz w:val="28"/>
          <w:szCs w:val="28"/>
          <w:u w:val="single"/>
        </w:rPr>
        <w:t>Class Diagram</w:t>
      </w:r>
    </w:p>
    <w:tbl>
      <w:tblPr>
        <w:tblStyle w:val="TableGrid"/>
        <w:tblpPr w:leftFromText="180" w:rightFromText="180" w:vertAnchor="page" w:horzAnchor="page" w:tblpX="1510" w:tblpY="7684"/>
        <w:tblW w:w="0" w:type="auto"/>
        <w:tblLook w:val="04A0" w:firstRow="1" w:lastRow="0" w:firstColumn="1" w:lastColumn="0" w:noHBand="0" w:noVBand="1"/>
      </w:tblPr>
      <w:tblGrid>
        <w:gridCol w:w="3669"/>
      </w:tblGrid>
      <w:tr w:rsidR="0063306A" w14:paraId="33D516C1" w14:textId="77777777" w:rsidTr="0063306A">
        <w:trPr>
          <w:trHeight w:val="421"/>
        </w:trPr>
        <w:tc>
          <w:tcPr>
            <w:tcW w:w="3669" w:type="dxa"/>
          </w:tcPr>
          <w:p w14:paraId="3E2530FC" w14:textId="77777777" w:rsidR="0063306A" w:rsidRPr="00A71C59" w:rsidRDefault="0063306A" w:rsidP="0063306A">
            <w:pPr>
              <w:jc w:val="center"/>
              <w:rPr>
                <w:sz w:val="24"/>
                <w:szCs w:val="24"/>
              </w:rPr>
            </w:pPr>
            <w:r w:rsidRPr="0063306A">
              <w:rPr>
                <w:b/>
                <w:bCs/>
                <w:sz w:val="24"/>
                <w:szCs w:val="24"/>
              </w:rPr>
              <w:t>Simple</w:t>
            </w:r>
            <w:r>
              <w:rPr>
                <w:sz w:val="24"/>
                <w:szCs w:val="24"/>
              </w:rPr>
              <w:t>_</w:t>
            </w:r>
            <w:r w:rsidRPr="0063306A">
              <w:rPr>
                <w:b/>
                <w:bCs/>
                <w:sz w:val="24"/>
                <w:szCs w:val="24"/>
              </w:rPr>
              <w:t>Calculator</w:t>
            </w:r>
          </w:p>
        </w:tc>
      </w:tr>
      <w:tr w:rsidR="0063306A" w14:paraId="65A6B8F6" w14:textId="77777777" w:rsidTr="0063306A">
        <w:trPr>
          <w:trHeight w:val="421"/>
        </w:trPr>
        <w:tc>
          <w:tcPr>
            <w:tcW w:w="3669" w:type="dxa"/>
          </w:tcPr>
          <w:p w14:paraId="10D6B079" w14:textId="77777777" w:rsidR="0063306A" w:rsidRDefault="0063306A" w:rsidP="0063306A">
            <w:pPr>
              <w:rPr>
                <w:sz w:val="24"/>
                <w:szCs w:val="24"/>
              </w:rPr>
            </w:pPr>
            <w:r w:rsidRPr="00A71C59">
              <w:rPr>
                <w:sz w:val="24"/>
                <w:szCs w:val="24"/>
              </w:rPr>
              <w:t xml:space="preserve">+ </w:t>
            </w:r>
            <w:r>
              <w:rPr>
                <w:sz w:val="24"/>
                <w:szCs w:val="24"/>
              </w:rPr>
              <w:t xml:space="preserve">add </w:t>
            </w:r>
            <w:r w:rsidRPr="00A71C59">
              <w:rPr>
                <w:sz w:val="24"/>
                <w:szCs w:val="24"/>
              </w:rPr>
              <w:t>(</w:t>
            </w:r>
            <w:r>
              <w:rPr>
                <w:sz w:val="24"/>
                <w:szCs w:val="24"/>
              </w:rPr>
              <w:t>double a,double b</w:t>
            </w:r>
            <w:r w:rsidRPr="00A71C59">
              <w:rPr>
                <w:sz w:val="24"/>
                <w:szCs w:val="24"/>
              </w:rPr>
              <w:t>)</w:t>
            </w:r>
            <w:r>
              <w:rPr>
                <w:sz w:val="24"/>
                <w:szCs w:val="24"/>
              </w:rPr>
              <w:t>: void</w:t>
            </w:r>
          </w:p>
          <w:p w14:paraId="173CDAF1" w14:textId="77777777" w:rsidR="0063306A" w:rsidRDefault="0063306A" w:rsidP="0063306A">
            <w:pPr>
              <w:rPr>
                <w:sz w:val="24"/>
                <w:szCs w:val="24"/>
              </w:rPr>
            </w:pPr>
            <w:r w:rsidRPr="00A71C59">
              <w:rPr>
                <w:sz w:val="24"/>
                <w:szCs w:val="24"/>
              </w:rPr>
              <w:t xml:space="preserve">+ </w:t>
            </w:r>
            <w:r>
              <w:rPr>
                <w:sz w:val="24"/>
                <w:szCs w:val="24"/>
              </w:rPr>
              <w:t>sub</w:t>
            </w:r>
            <w:r w:rsidRPr="00A71C59">
              <w:rPr>
                <w:sz w:val="24"/>
                <w:szCs w:val="24"/>
              </w:rPr>
              <w:t>(</w:t>
            </w:r>
            <w:r>
              <w:rPr>
                <w:sz w:val="24"/>
                <w:szCs w:val="24"/>
              </w:rPr>
              <w:t>double a,double b</w:t>
            </w:r>
            <w:r w:rsidRPr="00A71C59">
              <w:rPr>
                <w:sz w:val="24"/>
                <w:szCs w:val="24"/>
              </w:rPr>
              <w:t xml:space="preserve">): void </w:t>
            </w:r>
          </w:p>
          <w:p w14:paraId="14A7FFE2" w14:textId="77777777" w:rsidR="0063306A" w:rsidRDefault="0063306A" w:rsidP="0063306A">
            <w:pPr>
              <w:rPr>
                <w:sz w:val="24"/>
                <w:szCs w:val="24"/>
              </w:rPr>
            </w:pPr>
            <w:r w:rsidRPr="00A71C59">
              <w:rPr>
                <w:sz w:val="24"/>
                <w:szCs w:val="24"/>
              </w:rPr>
              <w:t xml:space="preserve">+ </w:t>
            </w:r>
            <w:r>
              <w:rPr>
                <w:sz w:val="24"/>
                <w:szCs w:val="24"/>
              </w:rPr>
              <w:t>mult</w:t>
            </w:r>
            <w:r w:rsidRPr="00A71C59">
              <w:rPr>
                <w:sz w:val="24"/>
                <w:szCs w:val="24"/>
              </w:rPr>
              <w:t>(</w:t>
            </w:r>
            <w:r>
              <w:rPr>
                <w:sz w:val="24"/>
                <w:szCs w:val="24"/>
              </w:rPr>
              <w:t>double a,double b</w:t>
            </w:r>
            <w:r w:rsidRPr="00A71C59">
              <w:rPr>
                <w:sz w:val="24"/>
                <w:szCs w:val="24"/>
              </w:rPr>
              <w:t>): void</w:t>
            </w:r>
          </w:p>
          <w:p w14:paraId="0C103AA6" w14:textId="02B502D0" w:rsidR="0063306A" w:rsidRPr="00A71C59" w:rsidRDefault="0063306A" w:rsidP="0063306A">
            <w:pPr>
              <w:rPr>
                <w:sz w:val="24"/>
                <w:szCs w:val="24"/>
              </w:rPr>
            </w:pPr>
            <w:r>
              <w:rPr>
                <w:noProof/>
                <w:sz w:val="24"/>
                <w:szCs w:val="24"/>
              </w:rPr>
              <mc:AlternateContent>
                <mc:Choice Requires="wps">
                  <w:drawing>
                    <wp:anchor distT="0" distB="0" distL="114300" distR="114300" simplePos="0" relativeHeight="251769856" behindDoc="0" locked="0" layoutInCell="1" allowOverlap="1" wp14:anchorId="75399D02" wp14:editId="089CD5B5">
                      <wp:simplePos x="0" y="0"/>
                      <wp:positionH relativeFrom="column">
                        <wp:posOffset>1018286</wp:posOffset>
                      </wp:positionH>
                      <wp:positionV relativeFrom="paragraph">
                        <wp:posOffset>167640</wp:posOffset>
                      </wp:positionV>
                      <wp:extent cx="0" cy="636422"/>
                      <wp:effectExtent l="76200" t="0" r="76200" b="49530"/>
                      <wp:wrapNone/>
                      <wp:docPr id="1863632813" name="Straight Arrow Connector 2"/>
                      <wp:cNvGraphicFramePr/>
                      <a:graphic xmlns:a="http://schemas.openxmlformats.org/drawingml/2006/main">
                        <a:graphicData uri="http://schemas.microsoft.com/office/word/2010/wordprocessingShape">
                          <wps:wsp>
                            <wps:cNvCnPr/>
                            <wps:spPr>
                              <a:xfrm>
                                <a:off x="0" y="0"/>
                                <a:ext cx="0" cy="6364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37B1505" id="_x0000_t32" coordsize="21600,21600" o:spt="32" o:oned="t" path="m,l21600,21600e" filled="f">
                      <v:path arrowok="t" fillok="f" o:connecttype="none"/>
                      <o:lock v:ext="edit" shapetype="t"/>
                    </v:shapetype>
                    <v:shape id="Straight Arrow Connector 2" o:spid="_x0000_s1026" type="#_x0000_t32" style="position:absolute;margin-left:80.2pt;margin-top:13.2pt;width:0;height:50.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" strokecolor="black [3040]">
                      <v:stroke endarrow="block"/>
                    </v:shape>
                  </w:pict>
                </mc:Fallback>
              </mc:AlternateContent>
            </w:r>
            <w:r>
              <w:rPr>
                <w:sz w:val="24"/>
                <w:szCs w:val="24"/>
              </w:rPr>
              <w:t>+div(double a,double b):void</w:t>
            </w:r>
          </w:p>
        </w:tc>
      </w:tr>
    </w:tbl>
    <w:p w14:paraId="08083CC6" w14:textId="77777777" w:rsidR="00475E10" w:rsidRDefault="00475E10" w:rsidP="00475E10">
      <w:pPr>
        <w:rPr>
          <w:b/>
          <w:bCs/>
          <w:sz w:val="36"/>
          <w:szCs w:val="36"/>
          <w:u w:val="single"/>
        </w:rPr>
      </w:pPr>
    </w:p>
    <w:p w14:paraId="112A4BD6" w14:textId="77777777" w:rsidR="00475E10" w:rsidRDefault="00475E10" w:rsidP="00475E10">
      <w:pPr>
        <w:rPr>
          <w:sz w:val="36"/>
          <w:szCs w:val="36"/>
        </w:rPr>
      </w:pPr>
    </w:p>
    <w:p w14:paraId="1EAC00B3" w14:textId="77777777" w:rsidR="00475E10" w:rsidRDefault="00475E10" w:rsidP="00475E10">
      <w:pPr>
        <w:rPr>
          <w:sz w:val="36"/>
          <w:szCs w:val="36"/>
        </w:rPr>
      </w:pPr>
    </w:p>
    <w:p w14:paraId="47A39018" w14:textId="77777777" w:rsidR="00475E10" w:rsidRDefault="00475E10" w:rsidP="00475E10">
      <w:pPr>
        <w:rPr>
          <w:sz w:val="36"/>
          <w:szCs w:val="36"/>
        </w:rPr>
      </w:pPr>
    </w:p>
    <w:p w14:paraId="68DBC3FB" w14:textId="77777777" w:rsidR="00475E10" w:rsidRDefault="00475E10" w:rsidP="00475E10">
      <w:pPr>
        <w:rPr>
          <w:sz w:val="36"/>
          <w:szCs w:val="36"/>
        </w:rPr>
      </w:pPr>
    </w:p>
    <w:p w14:paraId="51FA572A" w14:textId="77777777" w:rsidR="00475E10" w:rsidRDefault="00475E10" w:rsidP="00475E10">
      <w:pPr>
        <w:rPr>
          <w:sz w:val="36"/>
          <w:szCs w:val="36"/>
        </w:rPr>
      </w:pPr>
    </w:p>
    <w:tbl>
      <w:tblPr>
        <w:tblStyle w:val="TableGrid"/>
        <w:tblpPr w:leftFromText="180" w:rightFromText="180" w:vertAnchor="text" w:horzAnchor="page" w:tblpX="1539" w:tblpY="352"/>
        <w:tblW w:w="0" w:type="auto"/>
        <w:tblLook w:val="04A0" w:firstRow="1" w:lastRow="0" w:firstColumn="1" w:lastColumn="0" w:noHBand="0" w:noVBand="1"/>
      </w:tblPr>
      <w:tblGrid>
        <w:gridCol w:w="3823"/>
      </w:tblGrid>
      <w:tr w:rsidR="0063306A" w14:paraId="59FF4089" w14:textId="77777777" w:rsidTr="0063306A">
        <w:tc>
          <w:tcPr>
            <w:tcW w:w="3823" w:type="dxa"/>
          </w:tcPr>
          <w:p w14:paraId="25EB96A7" w14:textId="77777777" w:rsidR="0063306A" w:rsidRPr="0063306A" w:rsidRDefault="0063306A" w:rsidP="0063306A">
            <w:pPr>
              <w:jc w:val="center"/>
              <w:rPr>
                <w:b/>
                <w:bCs/>
                <w:sz w:val="36"/>
                <w:szCs w:val="36"/>
              </w:rPr>
            </w:pPr>
            <w:r w:rsidRPr="0063306A">
              <w:rPr>
                <w:b/>
                <w:bCs/>
                <w:sz w:val="24"/>
                <w:szCs w:val="24"/>
              </w:rPr>
              <w:t>Adv_Calculator</w:t>
            </w:r>
          </w:p>
        </w:tc>
      </w:tr>
      <w:tr w:rsidR="0063306A" w14:paraId="6FE85308" w14:textId="77777777" w:rsidTr="0063306A">
        <w:tc>
          <w:tcPr>
            <w:tcW w:w="3823" w:type="dxa"/>
          </w:tcPr>
          <w:p w14:paraId="305BA6A1" w14:textId="77777777" w:rsidR="0063306A" w:rsidRDefault="0063306A" w:rsidP="0063306A">
            <w:pPr>
              <w:rPr>
                <w:sz w:val="24"/>
                <w:szCs w:val="24"/>
              </w:rPr>
            </w:pPr>
            <w:r>
              <w:rPr>
                <w:sz w:val="24"/>
                <w:szCs w:val="24"/>
              </w:rPr>
              <w:t>+floor_div( double a,double b):void</w:t>
            </w:r>
          </w:p>
          <w:p w14:paraId="471446AE" w14:textId="532E088F" w:rsidR="0063306A" w:rsidRPr="0063306A" w:rsidRDefault="0063306A" w:rsidP="0063306A">
            <w:pPr>
              <w:rPr>
                <w:sz w:val="24"/>
                <w:szCs w:val="24"/>
              </w:rPr>
            </w:pPr>
            <w:r>
              <w:rPr>
                <w:noProof/>
                <w:sz w:val="24"/>
                <w:szCs w:val="24"/>
              </w:rPr>
              <mc:AlternateContent>
                <mc:Choice Requires="wps">
                  <w:drawing>
                    <wp:anchor distT="0" distB="0" distL="114300" distR="114300" simplePos="0" relativeHeight="251770880" behindDoc="0" locked="0" layoutInCell="1" allowOverlap="1" wp14:anchorId="280B4452" wp14:editId="698F2760">
                      <wp:simplePos x="0" y="0"/>
                      <wp:positionH relativeFrom="column">
                        <wp:posOffset>1032789</wp:posOffset>
                      </wp:positionH>
                      <wp:positionV relativeFrom="paragraph">
                        <wp:posOffset>173457</wp:posOffset>
                      </wp:positionV>
                      <wp:extent cx="10973" cy="702259"/>
                      <wp:effectExtent l="38100" t="0" r="65405" b="60325"/>
                      <wp:wrapNone/>
                      <wp:docPr id="273546467" name="Straight Arrow Connector 3"/>
                      <wp:cNvGraphicFramePr/>
                      <a:graphic xmlns:a="http://schemas.openxmlformats.org/drawingml/2006/main">
                        <a:graphicData uri="http://schemas.microsoft.com/office/word/2010/wordprocessingShape">
                          <wps:wsp>
                            <wps:cNvCnPr/>
                            <wps:spPr>
                              <a:xfrm>
                                <a:off x="0" y="0"/>
                                <a:ext cx="10973" cy="702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2C7462" id="Straight Arrow Connector 3" o:spid="_x0000_s1026" type="#_x0000_t32" style="position:absolute;margin-left:81.3pt;margin-top:13.65pt;width:.85pt;height:55.3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" strokecolor="black [3040]">
                      <v:stroke endarrow="block"/>
                    </v:shape>
                  </w:pict>
                </mc:Fallback>
              </mc:AlternateContent>
            </w:r>
            <w:r>
              <w:rPr>
                <w:sz w:val="24"/>
                <w:szCs w:val="24"/>
              </w:rPr>
              <w:t>+mod_div( double a,double b):void</w:t>
            </w:r>
          </w:p>
        </w:tc>
      </w:tr>
    </w:tbl>
    <w:p w14:paraId="6791BEE2" w14:textId="77777777" w:rsidR="00475E10" w:rsidRDefault="00475E10" w:rsidP="00475E10">
      <w:pPr>
        <w:rPr>
          <w:sz w:val="36"/>
          <w:szCs w:val="36"/>
        </w:rPr>
      </w:pPr>
    </w:p>
    <w:p w14:paraId="17AB70DB" w14:textId="77777777" w:rsidR="00475E10" w:rsidRDefault="00475E10" w:rsidP="00475E10">
      <w:pPr>
        <w:rPr>
          <w:sz w:val="36"/>
          <w:szCs w:val="36"/>
        </w:rPr>
      </w:pPr>
    </w:p>
    <w:p w14:paraId="571BAE3D" w14:textId="5F598E5B" w:rsidR="00475E10" w:rsidRDefault="00475E10" w:rsidP="00475E10">
      <w:pPr>
        <w:tabs>
          <w:tab w:val="left" w:pos="980"/>
        </w:tabs>
        <w:rPr>
          <w:sz w:val="24"/>
          <w:szCs w:val="24"/>
        </w:rPr>
      </w:pPr>
    </w:p>
    <w:p w14:paraId="39E561AC" w14:textId="77777777" w:rsidR="000F4466" w:rsidRDefault="000F4466" w:rsidP="00475E10">
      <w:pPr>
        <w:tabs>
          <w:tab w:val="left" w:pos="980"/>
        </w:tabs>
        <w:rPr>
          <w:sz w:val="24"/>
          <w:szCs w:val="24"/>
        </w:rPr>
      </w:pPr>
    </w:p>
    <w:p w14:paraId="5E9501F9" w14:textId="77777777" w:rsidR="000F4466" w:rsidRDefault="000F4466" w:rsidP="00475E10">
      <w:pPr>
        <w:tabs>
          <w:tab w:val="left" w:pos="980"/>
        </w:tabs>
        <w:rPr>
          <w:sz w:val="24"/>
          <w:szCs w:val="24"/>
        </w:rPr>
      </w:pPr>
    </w:p>
    <w:p w14:paraId="738751EC" w14:textId="77777777" w:rsidR="000F4466" w:rsidRDefault="000F4466" w:rsidP="00475E10">
      <w:pPr>
        <w:tabs>
          <w:tab w:val="left" w:pos="980"/>
        </w:tabs>
        <w:rPr>
          <w:sz w:val="24"/>
          <w:szCs w:val="24"/>
        </w:rPr>
      </w:pPr>
    </w:p>
    <w:p w14:paraId="34FB0698" w14:textId="77777777" w:rsidR="000F4466" w:rsidRDefault="000F4466" w:rsidP="00475E10">
      <w:pPr>
        <w:tabs>
          <w:tab w:val="left" w:pos="980"/>
        </w:tabs>
        <w:rPr>
          <w:sz w:val="24"/>
          <w:szCs w:val="24"/>
        </w:rPr>
      </w:pPr>
    </w:p>
    <w:tbl>
      <w:tblPr>
        <w:tblStyle w:val="TableGrid"/>
        <w:tblpPr w:leftFromText="180" w:rightFromText="180" w:vertAnchor="page" w:horzAnchor="page" w:tblpX="1608" w:tblpY="12132"/>
        <w:tblW w:w="0" w:type="auto"/>
        <w:tblLook w:val="04A0" w:firstRow="1" w:lastRow="0" w:firstColumn="1" w:lastColumn="0" w:noHBand="0" w:noVBand="1"/>
      </w:tblPr>
      <w:tblGrid>
        <w:gridCol w:w="3681"/>
      </w:tblGrid>
      <w:tr w:rsidR="0063306A" w14:paraId="013DDC62" w14:textId="77777777" w:rsidTr="0063306A">
        <w:tc>
          <w:tcPr>
            <w:tcW w:w="3681" w:type="dxa"/>
          </w:tcPr>
          <w:p w14:paraId="43432060" w14:textId="77777777" w:rsidR="0063306A" w:rsidRPr="0063306A" w:rsidRDefault="0063306A" w:rsidP="0063306A">
            <w:pPr>
              <w:tabs>
                <w:tab w:val="left" w:pos="980"/>
              </w:tabs>
              <w:jc w:val="center"/>
              <w:rPr>
                <w:b/>
                <w:bCs/>
                <w:sz w:val="24"/>
                <w:szCs w:val="24"/>
              </w:rPr>
            </w:pPr>
            <w:r w:rsidRPr="0063306A">
              <w:rPr>
                <w:b/>
                <w:bCs/>
                <w:sz w:val="24"/>
                <w:szCs w:val="24"/>
              </w:rPr>
              <w:t>Super_calculator</w:t>
            </w:r>
          </w:p>
        </w:tc>
      </w:tr>
      <w:tr w:rsidR="0063306A" w14:paraId="57844ECC" w14:textId="77777777" w:rsidTr="0063306A">
        <w:tc>
          <w:tcPr>
            <w:tcW w:w="3681" w:type="dxa"/>
          </w:tcPr>
          <w:p w14:paraId="3D3C3AC6" w14:textId="77777777" w:rsidR="0063306A" w:rsidRPr="0063306A" w:rsidRDefault="0063306A" w:rsidP="0063306A">
            <w:pPr>
              <w:tabs>
                <w:tab w:val="left" w:pos="980"/>
              </w:tabs>
              <w:rPr>
                <w:sz w:val="24"/>
                <w:szCs w:val="24"/>
                <w:lang w:val="en-IN"/>
              </w:rPr>
            </w:pPr>
            <w:r w:rsidRPr="0063306A">
              <w:rPr>
                <w:sz w:val="24"/>
                <w:szCs w:val="24"/>
                <w:lang w:val="en-IN"/>
              </w:rPr>
              <w:t>+ Square(double num): double</w:t>
            </w:r>
          </w:p>
          <w:p w14:paraId="4AA786FC" w14:textId="77777777" w:rsidR="0063306A" w:rsidRPr="0063306A" w:rsidRDefault="0063306A" w:rsidP="0063306A">
            <w:pPr>
              <w:tabs>
                <w:tab w:val="left" w:pos="980"/>
              </w:tabs>
              <w:rPr>
                <w:sz w:val="24"/>
                <w:szCs w:val="24"/>
                <w:lang w:val="en-IN"/>
              </w:rPr>
            </w:pPr>
            <w:r w:rsidRPr="0063306A">
              <w:rPr>
                <w:sz w:val="24"/>
                <w:szCs w:val="24"/>
                <w:lang w:val="en-IN"/>
              </w:rPr>
              <w:t>+ SquareRoot(double num): double</w:t>
            </w:r>
          </w:p>
          <w:p w14:paraId="17F25AAD" w14:textId="77777777" w:rsidR="0063306A" w:rsidRPr="0063306A" w:rsidRDefault="0063306A" w:rsidP="0063306A">
            <w:pPr>
              <w:tabs>
                <w:tab w:val="left" w:pos="980"/>
              </w:tabs>
              <w:rPr>
                <w:sz w:val="24"/>
                <w:szCs w:val="24"/>
                <w:lang w:val="en-IN"/>
              </w:rPr>
            </w:pPr>
            <w:r w:rsidRPr="0063306A">
              <w:rPr>
                <w:sz w:val="24"/>
                <w:szCs w:val="24"/>
                <w:lang w:val="en-IN"/>
              </w:rPr>
              <w:t>+ CubeRoot(double num): double</w:t>
            </w:r>
          </w:p>
          <w:p w14:paraId="478D4C41" w14:textId="77777777" w:rsidR="0063306A" w:rsidRPr="0063306A" w:rsidRDefault="0063306A" w:rsidP="0063306A">
            <w:pPr>
              <w:tabs>
                <w:tab w:val="left" w:pos="980"/>
              </w:tabs>
              <w:rPr>
                <w:sz w:val="24"/>
                <w:szCs w:val="24"/>
                <w:lang w:val="en-IN"/>
              </w:rPr>
            </w:pPr>
            <w:r w:rsidRPr="0063306A">
              <w:rPr>
                <w:sz w:val="24"/>
                <w:szCs w:val="24"/>
                <w:lang w:val="en-IN"/>
              </w:rPr>
              <w:t>+ Floor(double num): double</w:t>
            </w:r>
          </w:p>
          <w:p w14:paraId="12B3364D" w14:textId="77777777" w:rsidR="0063306A" w:rsidRPr="0063306A" w:rsidRDefault="0063306A" w:rsidP="0063306A">
            <w:pPr>
              <w:tabs>
                <w:tab w:val="left" w:pos="980"/>
              </w:tabs>
              <w:rPr>
                <w:sz w:val="24"/>
                <w:szCs w:val="24"/>
                <w:lang w:val="en-IN"/>
              </w:rPr>
            </w:pPr>
            <w:r w:rsidRPr="0063306A">
              <w:rPr>
                <w:sz w:val="24"/>
                <w:szCs w:val="24"/>
                <w:lang w:val="en-IN"/>
              </w:rPr>
              <w:t>+ Ceil(double num): double</w:t>
            </w:r>
          </w:p>
          <w:p w14:paraId="0036F5E7" w14:textId="77777777" w:rsidR="0063306A" w:rsidRDefault="0063306A" w:rsidP="0063306A">
            <w:pPr>
              <w:tabs>
                <w:tab w:val="left" w:pos="980"/>
              </w:tabs>
              <w:rPr>
                <w:sz w:val="24"/>
                <w:szCs w:val="24"/>
              </w:rPr>
            </w:pPr>
          </w:p>
        </w:tc>
      </w:tr>
    </w:tbl>
    <w:p w14:paraId="243908FB" w14:textId="77777777" w:rsidR="000F4466" w:rsidRDefault="000F4466" w:rsidP="00475E10">
      <w:pPr>
        <w:tabs>
          <w:tab w:val="left" w:pos="980"/>
        </w:tabs>
        <w:rPr>
          <w:sz w:val="24"/>
          <w:szCs w:val="24"/>
        </w:rPr>
      </w:pPr>
    </w:p>
    <w:p w14:paraId="7B74B51A" w14:textId="77777777" w:rsidR="000F4466" w:rsidRDefault="000F4466" w:rsidP="00475E10">
      <w:pPr>
        <w:tabs>
          <w:tab w:val="left" w:pos="980"/>
        </w:tabs>
        <w:rPr>
          <w:sz w:val="24"/>
          <w:szCs w:val="24"/>
        </w:rPr>
      </w:pPr>
    </w:p>
    <w:p w14:paraId="145C2DB5" w14:textId="77777777" w:rsidR="000F4466" w:rsidRDefault="000F4466" w:rsidP="00475E10">
      <w:pPr>
        <w:tabs>
          <w:tab w:val="left" w:pos="980"/>
        </w:tabs>
        <w:rPr>
          <w:sz w:val="24"/>
          <w:szCs w:val="24"/>
        </w:rPr>
      </w:pPr>
    </w:p>
    <w:p w14:paraId="02181B56" w14:textId="77777777" w:rsidR="000F4466" w:rsidRDefault="000F4466" w:rsidP="00475E10">
      <w:pPr>
        <w:tabs>
          <w:tab w:val="left" w:pos="980"/>
        </w:tabs>
        <w:rPr>
          <w:sz w:val="24"/>
          <w:szCs w:val="24"/>
        </w:rPr>
      </w:pPr>
    </w:p>
    <w:p w14:paraId="5740623F" w14:textId="77777777" w:rsidR="000F4466" w:rsidRDefault="000F4466" w:rsidP="00475E10">
      <w:pPr>
        <w:tabs>
          <w:tab w:val="left" w:pos="980"/>
        </w:tabs>
        <w:rPr>
          <w:sz w:val="24"/>
          <w:szCs w:val="24"/>
        </w:rPr>
      </w:pPr>
    </w:p>
    <w:p w14:paraId="6C7D1EB3" w14:textId="77777777" w:rsidR="000F4466" w:rsidRDefault="000F4466" w:rsidP="00475E10">
      <w:pPr>
        <w:tabs>
          <w:tab w:val="left" w:pos="980"/>
        </w:tabs>
        <w:rPr>
          <w:sz w:val="24"/>
          <w:szCs w:val="24"/>
        </w:rPr>
      </w:pPr>
    </w:p>
    <w:p w14:paraId="511F5FBB" w14:textId="77777777" w:rsidR="000F4466" w:rsidRDefault="000F4466" w:rsidP="00475E10">
      <w:pPr>
        <w:tabs>
          <w:tab w:val="left" w:pos="980"/>
        </w:tabs>
        <w:rPr>
          <w:sz w:val="24"/>
          <w:szCs w:val="24"/>
        </w:rPr>
      </w:pPr>
    </w:p>
    <w:p w14:paraId="48859936" w14:textId="77777777" w:rsidR="000F4466" w:rsidRDefault="000F4466" w:rsidP="00475E10">
      <w:pPr>
        <w:tabs>
          <w:tab w:val="left" w:pos="980"/>
        </w:tabs>
        <w:rPr>
          <w:sz w:val="24"/>
          <w:szCs w:val="24"/>
        </w:rPr>
      </w:pPr>
    </w:p>
    <w:p w14:paraId="45E1791E" w14:textId="77777777" w:rsidR="000F4466" w:rsidRDefault="000F4466" w:rsidP="00475E10">
      <w:pPr>
        <w:tabs>
          <w:tab w:val="left" w:pos="980"/>
        </w:tabs>
        <w:rPr>
          <w:sz w:val="24"/>
          <w:szCs w:val="24"/>
        </w:rPr>
      </w:pPr>
    </w:p>
    <w:p w14:paraId="614ABFB3" w14:textId="77777777" w:rsidR="0063306A" w:rsidRDefault="0063306A" w:rsidP="00475E10">
      <w:pPr>
        <w:tabs>
          <w:tab w:val="left" w:pos="980"/>
        </w:tabs>
        <w:rPr>
          <w:sz w:val="24"/>
          <w:szCs w:val="24"/>
        </w:rPr>
      </w:pPr>
    </w:p>
    <w:p w14:paraId="618090AC" w14:textId="77777777" w:rsidR="0063306A" w:rsidRDefault="0063306A" w:rsidP="00475E10">
      <w:pPr>
        <w:tabs>
          <w:tab w:val="left" w:pos="980"/>
        </w:tabs>
        <w:rPr>
          <w:sz w:val="24"/>
          <w:szCs w:val="24"/>
        </w:rPr>
      </w:pPr>
    </w:p>
    <w:p w14:paraId="1DC61EF2" w14:textId="77777777" w:rsidR="0063306A" w:rsidRDefault="0063306A" w:rsidP="00475E10">
      <w:pPr>
        <w:tabs>
          <w:tab w:val="left" w:pos="980"/>
        </w:tabs>
        <w:rPr>
          <w:sz w:val="24"/>
          <w:szCs w:val="24"/>
        </w:rPr>
      </w:pPr>
    </w:p>
    <w:p w14:paraId="646FF1F4" w14:textId="77777777" w:rsidR="000F4466" w:rsidRDefault="000F4466" w:rsidP="000F4466">
      <w:pPr>
        <w:pStyle w:val="TableParagraph"/>
        <w:spacing w:line="237" w:lineRule="auto"/>
        <w:ind w:left="16" w:right="764"/>
        <w:rPr>
          <w:b/>
          <w:bCs/>
          <w:sz w:val="24"/>
          <w:szCs w:val="24"/>
        </w:rPr>
      </w:pPr>
      <w:r w:rsidRPr="00820CA9">
        <w:rPr>
          <w:b/>
          <w:bCs/>
          <w:sz w:val="24"/>
          <w:szCs w:val="24"/>
          <w:u w:val="single"/>
        </w:rPr>
        <w:lastRenderedPageBreak/>
        <w:t>Program</w:t>
      </w:r>
      <w:r>
        <w:rPr>
          <w:b/>
          <w:bCs/>
          <w:sz w:val="24"/>
          <w:szCs w:val="24"/>
          <w:u w:val="single"/>
        </w:rPr>
        <w:t>2</w:t>
      </w:r>
      <w:r>
        <w:rPr>
          <w:b/>
          <w:bCs/>
          <w:sz w:val="24"/>
          <w:szCs w:val="24"/>
        </w:rPr>
        <w:t>)</w:t>
      </w:r>
    </w:p>
    <w:p w14:paraId="35A1FE73" w14:textId="77777777" w:rsidR="000F4466" w:rsidRDefault="000F4466" w:rsidP="000F4466">
      <w:pPr>
        <w:pStyle w:val="TableParagraph"/>
        <w:spacing w:line="237" w:lineRule="auto"/>
        <w:ind w:left="16" w:right="764"/>
        <w:rPr>
          <w:b/>
          <w:bCs/>
          <w:sz w:val="24"/>
          <w:szCs w:val="24"/>
        </w:rPr>
      </w:pPr>
    </w:p>
    <w:p w14:paraId="01AC35E7" w14:textId="77777777" w:rsidR="000F4466" w:rsidRDefault="000F4466" w:rsidP="000F4466">
      <w:pPr>
        <w:pStyle w:val="TableParagraph"/>
        <w:spacing w:line="249" w:lineRule="exact"/>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a) A vehicle rental company wants to develop a system that maintains information about different</w:t>
      </w:r>
    </w:p>
    <w:p w14:paraId="6449FC93" w14:textId="77777777" w:rsidR="000F4466" w:rsidRDefault="000F4466" w:rsidP="000F4466">
      <w:pPr>
        <w:pStyle w:val="TableParagraph"/>
        <w:spacing w:line="249" w:lineRule="exact"/>
        <w:rPr>
          <w:sz w:val="24"/>
          <w:szCs w:val="24"/>
        </w:rPr>
      </w:pPr>
      <w:r>
        <w:rPr>
          <w:sz w:val="24"/>
          <w:szCs w:val="24"/>
        </w:rPr>
        <w:t xml:space="preserve">             types of vehicles available for rent out cars and bikes and they need a program to store details</w:t>
      </w:r>
    </w:p>
    <w:p w14:paraId="31877BF3" w14:textId="290E5504" w:rsidR="000F4466" w:rsidRDefault="000F4466" w:rsidP="000F4466">
      <w:pPr>
        <w:pStyle w:val="TableParagraph"/>
        <w:spacing w:line="249" w:lineRule="exact"/>
        <w:rPr>
          <w:sz w:val="24"/>
          <w:szCs w:val="24"/>
        </w:rPr>
      </w:pPr>
      <w:r>
        <w:rPr>
          <w:sz w:val="24"/>
          <w:szCs w:val="24"/>
        </w:rPr>
        <w:t xml:space="preserve">             about each vehicle such as brand and speed.</w:t>
      </w:r>
    </w:p>
    <w:p w14:paraId="35AAE2DC" w14:textId="77777777" w:rsidR="000F4466" w:rsidRDefault="000F4466" w:rsidP="000F4466">
      <w:pPr>
        <w:pStyle w:val="TableParagraph"/>
        <w:numPr>
          <w:ilvl w:val="0"/>
          <w:numId w:val="64"/>
        </w:numPr>
        <w:spacing w:line="249" w:lineRule="exact"/>
        <w:rPr>
          <w:sz w:val="24"/>
          <w:szCs w:val="24"/>
        </w:rPr>
      </w:pPr>
      <w:r>
        <w:rPr>
          <w:sz w:val="24"/>
          <w:szCs w:val="24"/>
        </w:rPr>
        <w:t>Cars should have an additional property/attributes no. of doors , sitting capacities.</w:t>
      </w:r>
    </w:p>
    <w:p w14:paraId="77CDD3A2" w14:textId="77777777" w:rsidR="000F4466" w:rsidRDefault="000F4466" w:rsidP="000F4466">
      <w:pPr>
        <w:pStyle w:val="TableParagraph"/>
        <w:numPr>
          <w:ilvl w:val="0"/>
          <w:numId w:val="64"/>
        </w:numPr>
        <w:spacing w:line="249" w:lineRule="exact"/>
        <w:rPr>
          <w:sz w:val="24"/>
          <w:szCs w:val="24"/>
        </w:rPr>
      </w:pPr>
      <w:r>
        <w:rPr>
          <w:sz w:val="24"/>
          <w:szCs w:val="24"/>
        </w:rPr>
        <w:t>Bikes should have a property indicating whether they have gears or not.</w:t>
      </w:r>
    </w:p>
    <w:p w14:paraId="2E3CD328" w14:textId="77777777" w:rsidR="000F4466" w:rsidRDefault="000F4466" w:rsidP="000F4466">
      <w:pPr>
        <w:pStyle w:val="TableParagraph"/>
        <w:numPr>
          <w:ilvl w:val="0"/>
          <w:numId w:val="64"/>
        </w:numPr>
        <w:spacing w:line="249" w:lineRule="exact"/>
        <w:rPr>
          <w:sz w:val="24"/>
          <w:szCs w:val="24"/>
        </w:rPr>
      </w:pPr>
      <w:r>
        <w:rPr>
          <w:sz w:val="24"/>
          <w:szCs w:val="24"/>
        </w:rPr>
        <w:t>The system should also include a function to display details about each vehicle and indicate when a vehicle is starting</w:t>
      </w:r>
    </w:p>
    <w:p w14:paraId="6E7D6F2F" w14:textId="77777777" w:rsidR="000F4466" w:rsidRDefault="000F4466" w:rsidP="000F4466">
      <w:pPr>
        <w:pStyle w:val="TableParagraph"/>
        <w:numPr>
          <w:ilvl w:val="0"/>
          <w:numId w:val="64"/>
        </w:numPr>
        <w:spacing w:line="249" w:lineRule="exact"/>
        <w:rPr>
          <w:sz w:val="24"/>
          <w:szCs w:val="24"/>
        </w:rPr>
      </w:pPr>
      <w:r>
        <w:rPr>
          <w:sz w:val="24"/>
          <w:szCs w:val="24"/>
        </w:rPr>
        <w:t>Each class should have a constructor</w:t>
      </w:r>
    </w:p>
    <w:p w14:paraId="0B33001D" w14:textId="77777777" w:rsidR="000F4466" w:rsidRDefault="000F4466" w:rsidP="008D7EB3">
      <w:pPr>
        <w:pStyle w:val="TableParagraph"/>
        <w:spacing w:line="249" w:lineRule="exact"/>
        <w:ind w:left="720"/>
        <w:rPr>
          <w:sz w:val="24"/>
          <w:szCs w:val="24"/>
        </w:rPr>
      </w:pPr>
    </w:p>
    <w:p w14:paraId="5A57CBBE" w14:textId="57CBCFF7" w:rsidR="000F4466" w:rsidRDefault="000F4466" w:rsidP="000F4466">
      <w:pPr>
        <w:pStyle w:val="TableParagraph"/>
        <w:spacing w:line="237" w:lineRule="auto"/>
        <w:ind w:left="16" w:right="764"/>
        <w:rPr>
          <w:sz w:val="24"/>
          <w:szCs w:val="24"/>
        </w:rPr>
      </w:pPr>
      <w:r>
        <w:rPr>
          <w:sz w:val="24"/>
          <w:szCs w:val="24"/>
        </w:rPr>
        <w:t xml:space="preserve">          Which obj oriented programming concept is used in the above program? Explain why it </w:t>
      </w:r>
    </w:p>
    <w:p w14:paraId="1B4A8C18" w14:textId="77777777" w:rsidR="008D7EB3" w:rsidRDefault="008D7EB3" w:rsidP="008D7EB3">
      <w:pPr>
        <w:framePr w:hSpace="180" w:wrap="around" w:vAnchor="text" w:hAnchor="page" w:x="1533" w:y="1722"/>
        <w:tabs>
          <w:tab w:val="left" w:pos="980"/>
        </w:tabs>
        <w:rPr>
          <w:sz w:val="24"/>
          <w:szCs w:val="24"/>
        </w:rPr>
      </w:pPr>
      <w:r>
        <w:rPr>
          <w:sz w:val="24"/>
          <w:szCs w:val="24"/>
        </w:rPr>
        <w:t xml:space="preserve">Implement truck class and update main to  create a truck object and also create an object for car and </w:t>
      </w:r>
    </w:p>
    <w:p w14:paraId="05E7A1F7" w14:textId="1FF1D379" w:rsidR="008D7EB3" w:rsidRPr="00475E10" w:rsidRDefault="008D7EB3" w:rsidP="008D7EB3">
      <w:pPr>
        <w:framePr w:hSpace="180" w:wrap="around" w:vAnchor="text" w:hAnchor="page" w:x="1533" w:y="1722"/>
        <w:tabs>
          <w:tab w:val="left" w:pos="980"/>
        </w:tabs>
        <w:rPr>
          <w:sz w:val="24"/>
          <w:szCs w:val="24"/>
        </w:rPr>
      </w:pPr>
      <w:r>
        <w:rPr>
          <w:sz w:val="24"/>
          <w:szCs w:val="24"/>
        </w:rPr>
        <w:t>bike subclass.</w:t>
      </w:r>
      <w:r w:rsidRPr="008D7EB3">
        <w:rPr>
          <w:sz w:val="24"/>
          <w:szCs w:val="24"/>
        </w:rPr>
        <w:t xml:space="preserve"> </w:t>
      </w:r>
      <w:r>
        <w:rPr>
          <w:sz w:val="24"/>
          <w:szCs w:val="24"/>
        </w:rPr>
        <w:t>Finally display its details</w:t>
      </w:r>
    </w:p>
    <w:p w14:paraId="223D2CF1" w14:textId="77777777" w:rsidR="008D7EB3" w:rsidRDefault="008D7EB3" w:rsidP="008D7EB3">
      <w:pPr>
        <w:pStyle w:val="TableParagraph"/>
        <w:framePr w:hSpace="180" w:wrap="around" w:vAnchor="text" w:hAnchor="page" w:x="1533" w:y="1722"/>
        <w:spacing w:line="272" w:lineRule="exact"/>
        <w:ind w:left="382" w:right="47"/>
        <w:rPr>
          <w:sz w:val="24"/>
          <w:szCs w:val="24"/>
        </w:rPr>
      </w:pPr>
    </w:p>
    <w:p w14:paraId="19501016" w14:textId="689D5C51" w:rsidR="008D7EB3" w:rsidRDefault="000F4466" w:rsidP="008D7EB3">
      <w:pPr>
        <w:pStyle w:val="TableParagraph"/>
        <w:spacing w:line="237" w:lineRule="auto"/>
        <w:ind w:left="16" w:right="764"/>
        <w:rPr>
          <w:sz w:val="24"/>
          <w:szCs w:val="24"/>
        </w:rPr>
      </w:pPr>
      <w:r>
        <w:rPr>
          <w:sz w:val="24"/>
          <w:szCs w:val="24"/>
        </w:rPr>
        <w:t xml:space="preserve">           </w:t>
      </w:r>
    </w:p>
    <w:p w14:paraId="62A27D44" w14:textId="0BF16D6E" w:rsidR="008D7EB3" w:rsidRDefault="008D7EB3" w:rsidP="008D7EB3">
      <w:pPr>
        <w:pStyle w:val="TableParagraph"/>
        <w:framePr w:hSpace="180" w:wrap="around" w:vAnchor="text" w:hAnchor="margin" w:y="-96"/>
        <w:numPr>
          <w:ilvl w:val="0"/>
          <w:numId w:val="60"/>
        </w:numPr>
        <w:spacing w:line="272" w:lineRule="exact"/>
        <w:ind w:right="47"/>
        <w:rPr>
          <w:sz w:val="24"/>
          <w:szCs w:val="24"/>
        </w:rPr>
      </w:pPr>
      <w:r>
        <w:rPr>
          <w:sz w:val="24"/>
          <w:szCs w:val="24"/>
        </w:rPr>
        <w:t>If the company decides to add a new type of vehicle truck, how would you modify the above program:</w:t>
      </w:r>
    </w:p>
    <w:p w14:paraId="0EAC75CB"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Truck should include an additional property-capacity(in tons).</w:t>
      </w:r>
    </w:p>
    <w:p w14:paraId="092FA94B"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Create a show truckdetails() to display the trucks capacity.</w:t>
      </w:r>
    </w:p>
    <w:p w14:paraId="047E4CBC" w14:textId="77777777" w:rsidR="008D7EB3" w:rsidRDefault="008D7EB3" w:rsidP="008D7EB3">
      <w:pPr>
        <w:pStyle w:val="TableParagraph"/>
        <w:framePr w:hSpace="180" w:wrap="around" w:vAnchor="text" w:hAnchor="margin" w:y="-96"/>
        <w:numPr>
          <w:ilvl w:val="0"/>
          <w:numId w:val="62"/>
        </w:numPr>
        <w:spacing w:line="272" w:lineRule="exact"/>
        <w:ind w:right="47"/>
        <w:rPr>
          <w:sz w:val="24"/>
          <w:szCs w:val="24"/>
        </w:rPr>
      </w:pPr>
      <w:r>
        <w:rPr>
          <w:sz w:val="24"/>
          <w:szCs w:val="24"/>
        </w:rPr>
        <w:t>Write a constructor for the truck that initializes all properties.</w:t>
      </w:r>
    </w:p>
    <w:p w14:paraId="1F3C3953" w14:textId="4FD2FDF1" w:rsidR="000F4466" w:rsidRDefault="000F4466" w:rsidP="008D7EB3">
      <w:pPr>
        <w:tabs>
          <w:tab w:val="left" w:pos="980"/>
        </w:tabs>
        <w:rPr>
          <w:sz w:val="24"/>
          <w:szCs w:val="24"/>
        </w:rPr>
      </w:pPr>
    </w:p>
    <w:p w14:paraId="5AC9B50F" w14:textId="6C64D466" w:rsidR="008D7EB3" w:rsidRDefault="00133BDE" w:rsidP="008D7EB3">
      <w:pPr>
        <w:tabs>
          <w:tab w:val="left" w:pos="980"/>
        </w:tabs>
        <w:rPr>
          <w:sz w:val="24"/>
          <w:szCs w:val="24"/>
        </w:rPr>
      </w:pPr>
      <w:r w:rsidRPr="00133BDE">
        <w:rPr>
          <w:noProof/>
          <w:sz w:val="24"/>
          <w:szCs w:val="24"/>
        </w:rPr>
        <w:drawing>
          <wp:anchor distT="0" distB="0" distL="114300" distR="114300" simplePos="0" relativeHeight="251751424" behindDoc="0" locked="0" layoutInCell="1" allowOverlap="1" wp14:anchorId="35DA6691" wp14:editId="41170768">
            <wp:simplePos x="0" y="0"/>
            <wp:positionH relativeFrom="page">
              <wp:posOffset>858520</wp:posOffset>
            </wp:positionH>
            <wp:positionV relativeFrom="paragraph">
              <wp:posOffset>323215</wp:posOffset>
            </wp:positionV>
            <wp:extent cx="5017770" cy="4611370"/>
            <wp:effectExtent l="0" t="0" r="0" b="0"/>
            <wp:wrapThrough wrapText="bothSides">
              <wp:wrapPolygon edited="0">
                <wp:start x="0" y="0"/>
                <wp:lineTo x="0" y="21505"/>
                <wp:lineTo x="21485" y="21505"/>
                <wp:lineTo x="21485" y="0"/>
                <wp:lineTo x="0" y="0"/>
              </wp:wrapPolygon>
            </wp:wrapThrough>
            <wp:docPr id="130032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5499" name=""/>
                    <pic:cNvPicPr/>
                  </pic:nvPicPr>
                  <pic:blipFill rotWithShape="1">
                    <a:blip r:embed="rId50" cstate="print">
                      <a:extLst>
                        <a:ext uri="{28A0092B-C50C-407E-A947-70E740481C1C}">
                          <a14:useLocalDpi xmlns:a14="http://schemas.microsoft.com/office/drawing/2010/main" val="0"/>
                        </a:ext>
                      </a:extLst>
                    </a:blip>
                    <a:srcRect r="35089"/>
                    <a:stretch/>
                  </pic:blipFill>
                  <pic:spPr bwMode="auto">
                    <a:xfrm>
                      <a:off x="0" y="0"/>
                      <a:ext cx="5017770" cy="461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133534" w14:textId="5944F68D" w:rsidR="00A337A7" w:rsidRDefault="00A337A7" w:rsidP="008D7EB3">
      <w:pPr>
        <w:tabs>
          <w:tab w:val="left" w:pos="980"/>
        </w:tabs>
        <w:rPr>
          <w:sz w:val="24"/>
          <w:szCs w:val="24"/>
        </w:rPr>
      </w:pPr>
    </w:p>
    <w:p w14:paraId="2E89BBE0" w14:textId="27B51582" w:rsidR="00A337A7" w:rsidRDefault="00A337A7" w:rsidP="008D7EB3">
      <w:pPr>
        <w:tabs>
          <w:tab w:val="left" w:pos="980"/>
        </w:tabs>
        <w:rPr>
          <w:sz w:val="24"/>
          <w:szCs w:val="24"/>
        </w:rPr>
      </w:pPr>
    </w:p>
    <w:p w14:paraId="1CFE220B" w14:textId="4C8BC8F8" w:rsidR="00A337A7" w:rsidRDefault="00A337A7" w:rsidP="008D7EB3">
      <w:pPr>
        <w:tabs>
          <w:tab w:val="left" w:pos="980"/>
        </w:tabs>
        <w:rPr>
          <w:sz w:val="24"/>
          <w:szCs w:val="24"/>
        </w:rPr>
      </w:pPr>
    </w:p>
    <w:p w14:paraId="52F9E5F0" w14:textId="1EFDB588" w:rsidR="00A337A7" w:rsidRDefault="00A337A7" w:rsidP="008D7EB3">
      <w:pPr>
        <w:tabs>
          <w:tab w:val="left" w:pos="980"/>
        </w:tabs>
        <w:rPr>
          <w:sz w:val="24"/>
          <w:szCs w:val="24"/>
        </w:rPr>
      </w:pPr>
    </w:p>
    <w:p w14:paraId="38F06568" w14:textId="59768D13" w:rsidR="00A337A7" w:rsidRDefault="00A337A7" w:rsidP="008D7EB3">
      <w:pPr>
        <w:tabs>
          <w:tab w:val="left" w:pos="980"/>
        </w:tabs>
        <w:rPr>
          <w:sz w:val="24"/>
          <w:szCs w:val="24"/>
        </w:rPr>
      </w:pPr>
    </w:p>
    <w:p w14:paraId="76FD4C6C" w14:textId="77777777" w:rsidR="00133BDE" w:rsidRDefault="00133BDE" w:rsidP="008D7EB3">
      <w:pPr>
        <w:tabs>
          <w:tab w:val="left" w:pos="980"/>
        </w:tabs>
        <w:rPr>
          <w:sz w:val="24"/>
          <w:szCs w:val="24"/>
        </w:rPr>
      </w:pPr>
    </w:p>
    <w:p w14:paraId="19B76158" w14:textId="77777777" w:rsidR="00133BDE" w:rsidRDefault="00133BDE" w:rsidP="008D7EB3">
      <w:pPr>
        <w:tabs>
          <w:tab w:val="left" w:pos="980"/>
        </w:tabs>
        <w:rPr>
          <w:sz w:val="24"/>
          <w:szCs w:val="24"/>
        </w:rPr>
      </w:pPr>
    </w:p>
    <w:p w14:paraId="41E5E661" w14:textId="77777777" w:rsidR="00133BDE" w:rsidRDefault="00133BDE" w:rsidP="008D7EB3">
      <w:pPr>
        <w:tabs>
          <w:tab w:val="left" w:pos="980"/>
        </w:tabs>
        <w:rPr>
          <w:sz w:val="24"/>
          <w:szCs w:val="24"/>
        </w:rPr>
      </w:pPr>
    </w:p>
    <w:p w14:paraId="16D38024" w14:textId="77777777" w:rsidR="00133BDE" w:rsidRDefault="00133BDE" w:rsidP="008D7EB3">
      <w:pPr>
        <w:tabs>
          <w:tab w:val="left" w:pos="980"/>
        </w:tabs>
        <w:rPr>
          <w:sz w:val="24"/>
          <w:szCs w:val="24"/>
        </w:rPr>
      </w:pPr>
    </w:p>
    <w:p w14:paraId="30C33D8C" w14:textId="77777777" w:rsidR="00133BDE" w:rsidRDefault="00133BDE" w:rsidP="008D7EB3">
      <w:pPr>
        <w:tabs>
          <w:tab w:val="left" w:pos="980"/>
        </w:tabs>
        <w:rPr>
          <w:sz w:val="24"/>
          <w:szCs w:val="24"/>
        </w:rPr>
      </w:pPr>
    </w:p>
    <w:p w14:paraId="679A631C" w14:textId="77777777" w:rsidR="00133BDE" w:rsidRDefault="00133BDE" w:rsidP="008D7EB3">
      <w:pPr>
        <w:tabs>
          <w:tab w:val="left" w:pos="980"/>
        </w:tabs>
        <w:rPr>
          <w:sz w:val="24"/>
          <w:szCs w:val="24"/>
        </w:rPr>
      </w:pPr>
    </w:p>
    <w:p w14:paraId="2A5DA45B" w14:textId="77777777" w:rsidR="00133BDE" w:rsidRDefault="00133BDE" w:rsidP="008D7EB3">
      <w:pPr>
        <w:tabs>
          <w:tab w:val="left" w:pos="980"/>
        </w:tabs>
        <w:rPr>
          <w:sz w:val="24"/>
          <w:szCs w:val="24"/>
        </w:rPr>
      </w:pPr>
    </w:p>
    <w:p w14:paraId="2132575D" w14:textId="77777777" w:rsidR="00133BDE" w:rsidRDefault="00133BDE" w:rsidP="008D7EB3">
      <w:pPr>
        <w:tabs>
          <w:tab w:val="left" w:pos="980"/>
        </w:tabs>
        <w:rPr>
          <w:sz w:val="24"/>
          <w:szCs w:val="24"/>
        </w:rPr>
      </w:pPr>
    </w:p>
    <w:p w14:paraId="0BD140DA" w14:textId="77777777" w:rsidR="00133BDE" w:rsidRDefault="00133BDE" w:rsidP="008D7EB3">
      <w:pPr>
        <w:tabs>
          <w:tab w:val="left" w:pos="980"/>
        </w:tabs>
        <w:rPr>
          <w:sz w:val="24"/>
          <w:szCs w:val="24"/>
        </w:rPr>
      </w:pPr>
    </w:p>
    <w:p w14:paraId="3A409CBC" w14:textId="77777777" w:rsidR="00133BDE" w:rsidRDefault="00133BDE" w:rsidP="008D7EB3">
      <w:pPr>
        <w:tabs>
          <w:tab w:val="left" w:pos="980"/>
        </w:tabs>
        <w:rPr>
          <w:sz w:val="24"/>
          <w:szCs w:val="24"/>
        </w:rPr>
      </w:pPr>
    </w:p>
    <w:p w14:paraId="62AA070F" w14:textId="77777777" w:rsidR="00133BDE" w:rsidRDefault="00133BDE" w:rsidP="008D7EB3">
      <w:pPr>
        <w:tabs>
          <w:tab w:val="left" w:pos="980"/>
        </w:tabs>
        <w:rPr>
          <w:sz w:val="24"/>
          <w:szCs w:val="24"/>
        </w:rPr>
      </w:pPr>
    </w:p>
    <w:p w14:paraId="67EB5A69" w14:textId="77777777" w:rsidR="00133BDE" w:rsidRDefault="00133BDE" w:rsidP="008D7EB3">
      <w:pPr>
        <w:tabs>
          <w:tab w:val="left" w:pos="980"/>
        </w:tabs>
        <w:rPr>
          <w:sz w:val="24"/>
          <w:szCs w:val="24"/>
        </w:rPr>
      </w:pPr>
    </w:p>
    <w:p w14:paraId="358BF694" w14:textId="77777777" w:rsidR="00133BDE" w:rsidRDefault="00133BDE" w:rsidP="008D7EB3">
      <w:pPr>
        <w:tabs>
          <w:tab w:val="left" w:pos="980"/>
        </w:tabs>
        <w:rPr>
          <w:sz w:val="24"/>
          <w:szCs w:val="24"/>
        </w:rPr>
      </w:pPr>
    </w:p>
    <w:p w14:paraId="0FF464D1" w14:textId="77777777" w:rsidR="00133BDE" w:rsidRDefault="00133BDE" w:rsidP="008D7EB3">
      <w:pPr>
        <w:tabs>
          <w:tab w:val="left" w:pos="980"/>
        </w:tabs>
        <w:rPr>
          <w:sz w:val="24"/>
          <w:szCs w:val="24"/>
        </w:rPr>
      </w:pPr>
    </w:p>
    <w:p w14:paraId="13FBD12E" w14:textId="77777777" w:rsidR="00133BDE" w:rsidRDefault="00133BDE" w:rsidP="008D7EB3">
      <w:pPr>
        <w:tabs>
          <w:tab w:val="left" w:pos="980"/>
        </w:tabs>
        <w:rPr>
          <w:sz w:val="24"/>
          <w:szCs w:val="24"/>
        </w:rPr>
      </w:pPr>
    </w:p>
    <w:p w14:paraId="623C5A51" w14:textId="77777777" w:rsidR="00133BDE" w:rsidRDefault="00133BDE" w:rsidP="008D7EB3">
      <w:pPr>
        <w:tabs>
          <w:tab w:val="left" w:pos="980"/>
        </w:tabs>
        <w:rPr>
          <w:sz w:val="24"/>
          <w:szCs w:val="24"/>
        </w:rPr>
      </w:pPr>
    </w:p>
    <w:p w14:paraId="7F624BCD" w14:textId="77777777" w:rsidR="00133BDE" w:rsidRDefault="00133BDE" w:rsidP="008D7EB3">
      <w:pPr>
        <w:tabs>
          <w:tab w:val="left" w:pos="980"/>
        </w:tabs>
        <w:rPr>
          <w:sz w:val="24"/>
          <w:szCs w:val="24"/>
        </w:rPr>
      </w:pPr>
    </w:p>
    <w:p w14:paraId="021DF703" w14:textId="77777777" w:rsidR="00133BDE" w:rsidRDefault="00133BDE" w:rsidP="008D7EB3">
      <w:pPr>
        <w:tabs>
          <w:tab w:val="left" w:pos="980"/>
        </w:tabs>
        <w:rPr>
          <w:sz w:val="24"/>
          <w:szCs w:val="24"/>
        </w:rPr>
      </w:pPr>
    </w:p>
    <w:p w14:paraId="7491C7CC" w14:textId="77777777" w:rsidR="00133BDE" w:rsidRDefault="00133BDE" w:rsidP="008D7EB3">
      <w:pPr>
        <w:tabs>
          <w:tab w:val="left" w:pos="980"/>
        </w:tabs>
        <w:rPr>
          <w:sz w:val="24"/>
          <w:szCs w:val="24"/>
        </w:rPr>
      </w:pPr>
    </w:p>
    <w:p w14:paraId="0CF1262A" w14:textId="77777777" w:rsidR="00133BDE" w:rsidRDefault="00133BDE" w:rsidP="008D7EB3">
      <w:pPr>
        <w:tabs>
          <w:tab w:val="left" w:pos="980"/>
        </w:tabs>
        <w:rPr>
          <w:sz w:val="24"/>
          <w:szCs w:val="24"/>
        </w:rPr>
      </w:pPr>
    </w:p>
    <w:p w14:paraId="5255955E" w14:textId="77777777" w:rsidR="00133BDE" w:rsidRDefault="00133BDE" w:rsidP="008D7EB3">
      <w:pPr>
        <w:tabs>
          <w:tab w:val="left" w:pos="980"/>
        </w:tabs>
        <w:rPr>
          <w:sz w:val="24"/>
          <w:szCs w:val="24"/>
        </w:rPr>
      </w:pPr>
    </w:p>
    <w:p w14:paraId="7609C4A7" w14:textId="77777777" w:rsidR="00133BDE" w:rsidRDefault="00133BDE" w:rsidP="008D7EB3">
      <w:pPr>
        <w:tabs>
          <w:tab w:val="left" w:pos="980"/>
        </w:tabs>
        <w:rPr>
          <w:sz w:val="24"/>
          <w:szCs w:val="24"/>
        </w:rPr>
      </w:pPr>
    </w:p>
    <w:p w14:paraId="3A4485BA" w14:textId="4E7AE5A8" w:rsidR="00133BDE" w:rsidRDefault="00133BDE" w:rsidP="008D7EB3">
      <w:pPr>
        <w:tabs>
          <w:tab w:val="left" w:pos="980"/>
        </w:tabs>
        <w:rPr>
          <w:sz w:val="24"/>
          <w:szCs w:val="24"/>
        </w:rPr>
      </w:pPr>
      <w:r w:rsidRPr="00133BDE">
        <w:rPr>
          <w:noProof/>
          <w:sz w:val="24"/>
          <w:szCs w:val="24"/>
        </w:rPr>
        <w:lastRenderedPageBreak/>
        <w:drawing>
          <wp:anchor distT="0" distB="0" distL="114300" distR="114300" simplePos="0" relativeHeight="251752448" behindDoc="0" locked="0" layoutInCell="1" allowOverlap="1" wp14:anchorId="34DC8FE8" wp14:editId="25AB8B98">
            <wp:simplePos x="0" y="0"/>
            <wp:positionH relativeFrom="margin">
              <wp:posOffset>412584</wp:posOffset>
            </wp:positionH>
            <wp:positionV relativeFrom="paragraph">
              <wp:posOffset>553</wp:posOffset>
            </wp:positionV>
            <wp:extent cx="3754120" cy="4714240"/>
            <wp:effectExtent l="0" t="0" r="0" b="0"/>
            <wp:wrapThrough wrapText="bothSides">
              <wp:wrapPolygon edited="0">
                <wp:start x="0" y="0"/>
                <wp:lineTo x="0" y="21472"/>
                <wp:lineTo x="21483" y="21472"/>
                <wp:lineTo x="21483" y="0"/>
                <wp:lineTo x="0" y="0"/>
              </wp:wrapPolygon>
            </wp:wrapThrough>
            <wp:docPr id="133842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20835"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54120" cy="4714240"/>
                    </a:xfrm>
                    <a:prstGeom prst="rect">
                      <a:avLst/>
                    </a:prstGeom>
                  </pic:spPr>
                </pic:pic>
              </a:graphicData>
            </a:graphic>
            <wp14:sizeRelH relativeFrom="margin">
              <wp14:pctWidth>0</wp14:pctWidth>
            </wp14:sizeRelH>
            <wp14:sizeRelV relativeFrom="margin">
              <wp14:pctHeight>0</wp14:pctHeight>
            </wp14:sizeRelV>
          </wp:anchor>
        </w:drawing>
      </w:r>
    </w:p>
    <w:p w14:paraId="11B7D9B9" w14:textId="77777777" w:rsidR="00133BDE" w:rsidRDefault="00133BDE" w:rsidP="008D7EB3">
      <w:pPr>
        <w:tabs>
          <w:tab w:val="left" w:pos="980"/>
        </w:tabs>
        <w:rPr>
          <w:sz w:val="24"/>
          <w:szCs w:val="24"/>
        </w:rPr>
      </w:pPr>
    </w:p>
    <w:p w14:paraId="0341B5B3" w14:textId="44A78301" w:rsidR="00133BDE" w:rsidRDefault="00133BDE" w:rsidP="008D7EB3">
      <w:pPr>
        <w:tabs>
          <w:tab w:val="left" w:pos="980"/>
        </w:tabs>
        <w:rPr>
          <w:sz w:val="24"/>
          <w:szCs w:val="24"/>
        </w:rPr>
      </w:pPr>
    </w:p>
    <w:p w14:paraId="7383A6EE" w14:textId="2B96AD16" w:rsidR="00133BDE" w:rsidRDefault="00133BDE" w:rsidP="008D7EB3">
      <w:pPr>
        <w:tabs>
          <w:tab w:val="left" w:pos="980"/>
        </w:tabs>
        <w:rPr>
          <w:sz w:val="24"/>
          <w:szCs w:val="24"/>
        </w:rPr>
      </w:pPr>
    </w:p>
    <w:p w14:paraId="25E6DCA9" w14:textId="65A0EE69" w:rsidR="00133BDE" w:rsidRPr="00133BDE" w:rsidRDefault="00133BDE" w:rsidP="00133BDE">
      <w:pPr>
        <w:rPr>
          <w:sz w:val="24"/>
          <w:szCs w:val="24"/>
        </w:rPr>
      </w:pPr>
    </w:p>
    <w:p w14:paraId="794B24B9" w14:textId="77777777" w:rsidR="00133BDE" w:rsidRPr="00133BDE" w:rsidRDefault="00133BDE" w:rsidP="00133BDE">
      <w:pPr>
        <w:rPr>
          <w:sz w:val="24"/>
          <w:szCs w:val="24"/>
        </w:rPr>
      </w:pPr>
    </w:p>
    <w:p w14:paraId="171BF972" w14:textId="77777777" w:rsidR="00133BDE" w:rsidRPr="00133BDE" w:rsidRDefault="00133BDE" w:rsidP="00133BDE">
      <w:pPr>
        <w:rPr>
          <w:sz w:val="24"/>
          <w:szCs w:val="24"/>
        </w:rPr>
      </w:pPr>
    </w:p>
    <w:p w14:paraId="737945A0" w14:textId="77777777" w:rsidR="00133BDE" w:rsidRPr="00133BDE" w:rsidRDefault="00133BDE" w:rsidP="00133BDE">
      <w:pPr>
        <w:rPr>
          <w:sz w:val="24"/>
          <w:szCs w:val="24"/>
        </w:rPr>
      </w:pPr>
    </w:p>
    <w:p w14:paraId="225940DA" w14:textId="77777777" w:rsidR="00133BDE" w:rsidRPr="00133BDE" w:rsidRDefault="00133BDE" w:rsidP="00133BDE">
      <w:pPr>
        <w:rPr>
          <w:sz w:val="24"/>
          <w:szCs w:val="24"/>
        </w:rPr>
      </w:pPr>
    </w:p>
    <w:p w14:paraId="57136E2D" w14:textId="17AD9C06" w:rsidR="00133BDE" w:rsidRPr="00133BDE" w:rsidRDefault="00133BDE" w:rsidP="00133BDE">
      <w:pPr>
        <w:rPr>
          <w:sz w:val="24"/>
          <w:szCs w:val="24"/>
        </w:rPr>
      </w:pPr>
    </w:p>
    <w:p w14:paraId="22FFF030" w14:textId="77777777" w:rsidR="00133BDE" w:rsidRPr="00133BDE" w:rsidRDefault="00133BDE" w:rsidP="00133BDE">
      <w:pPr>
        <w:rPr>
          <w:sz w:val="24"/>
          <w:szCs w:val="24"/>
        </w:rPr>
      </w:pPr>
    </w:p>
    <w:p w14:paraId="67B52087" w14:textId="77777777" w:rsidR="00133BDE" w:rsidRPr="00133BDE" w:rsidRDefault="00133BDE" w:rsidP="00133BDE">
      <w:pPr>
        <w:rPr>
          <w:sz w:val="24"/>
          <w:szCs w:val="24"/>
        </w:rPr>
      </w:pPr>
    </w:p>
    <w:p w14:paraId="66B8DFFC" w14:textId="77777777" w:rsidR="00133BDE" w:rsidRPr="00133BDE" w:rsidRDefault="00133BDE" w:rsidP="00133BDE">
      <w:pPr>
        <w:rPr>
          <w:sz w:val="24"/>
          <w:szCs w:val="24"/>
        </w:rPr>
      </w:pPr>
    </w:p>
    <w:p w14:paraId="07C4430B" w14:textId="53224068" w:rsidR="00133BDE" w:rsidRPr="00133BDE" w:rsidRDefault="00133BDE" w:rsidP="00133BDE">
      <w:pPr>
        <w:rPr>
          <w:sz w:val="24"/>
          <w:szCs w:val="24"/>
        </w:rPr>
      </w:pPr>
    </w:p>
    <w:p w14:paraId="09BC5EEC" w14:textId="3DA1005E" w:rsidR="00133BDE" w:rsidRPr="00133BDE" w:rsidRDefault="00133BDE" w:rsidP="00133BDE">
      <w:pPr>
        <w:rPr>
          <w:sz w:val="24"/>
          <w:szCs w:val="24"/>
        </w:rPr>
      </w:pPr>
    </w:p>
    <w:p w14:paraId="74601B2D" w14:textId="38BB196B" w:rsidR="00133BDE" w:rsidRPr="00133BDE" w:rsidRDefault="00133BDE" w:rsidP="00133BDE">
      <w:pPr>
        <w:rPr>
          <w:sz w:val="24"/>
          <w:szCs w:val="24"/>
        </w:rPr>
      </w:pPr>
    </w:p>
    <w:p w14:paraId="57E90BC4" w14:textId="78CEEDC2" w:rsidR="00133BDE" w:rsidRPr="00133BDE" w:rsidRDefault="00133BDE" w:rsidP="00133BDE">
      <w:pPr>
        <w:rPr>
          <w:sz w:val="24"/>
          <w:szCs w:val="24"/>
        </w:rPr>
      </w:pPr>
    </w:p>
    <w:p w14:paraId="05447790" w14:textId="77777777" w:rsidR="00133BDE" w:rsidRPr="00133BDE" w:rsidRDefault="00133BDE" w:rsidP="00133BDE">
      <w:pPr>
        <w:rPr>
          <w:sz w:val="24"/>
          <w:szCs w:val="24"/>
        </w:rPr>
      </w:pPr>
    </w:p>
    <w:p w14:paraId="0221CF73" w14:textId="7DFAE1A0" w:rsidR="00133BDE" w:rsidRPr="00133BDE" w:rsidRDefault="00133BDE" w:rsidP="00133BDE">
      <w:pPr>
        <w:rPr>
          <w:sz w:val="24"/>
          <w:szCs w:val="24"/>
        </w:rPr>
      </w:pPr>
    </w:p>
    <w:p w14:paraId="7B24F9E5" w14:textId="31C4C1E7" w:rsidR="00133BDE" w:rsidRPr="00133BDE" w:rsidRDefault="00133BDE" w:rsidP="00133BDE">
      <w:pPr>
        <w:rPr>
          <w:sz w:val="24"/>
          <w:szCs w:val="24"/>
        </w:rPr>
      </w:pPr>
    </w:p>
    <w:p w14:paraId="430F6F5F" w14:textId="1A740B97" w:rsidR="00133BDE" w:rsidRPr="00133BDE" w:rsidRDefault="00133BDE" w:rsidP="00133BDE">
      <w:pPr>
        <w:rPr>
          <w:sz w:val="24"/>
          <w:szCs w:val="24"/>
        </w:rPr>
      </w:pPr>
    </w:p>
    <w:p w14:paraId="55C51930" w14:textId="263C604D" w:rsidR="00133BDE" w:rsidRPr="00133BDE" w:rsidRDefault="00133BDE" w:rsidP="00133BDE">
      <w:pPr>
        <w:rPr>
          <w:sz w:val="24"/>
          <w:szCs w:val="24"/>
        </w:rPr>
      </w:pPr>
    </w:p>
    <w:p w14:paraId="6C31813B" w14:textId="448130EC" w:rsidR="00133BDE" w:rsidRPr="00133BDE" w:rsidRDefault="00133BDE" w:rsidP="00133BDE">
      <w:pPr>
        <w:rPr>
          <w:sz w:val="24"/>
          <w:szCs w:val="24"/>
        </w:rPr>
      </w:pPr>
    </w:p>
    <w:p w14:paraId="6CBDD2AF" w14:textId="7B69D2BA" w:rsidR="00133BDE" w:rsidRPr="00133BDE" w:rsidRDefault="00133BDE" w:rsidP="00133BDE">
      <w:pPr>
        <w:rPr>
          <w:sz w:val="24"/>
          <w:szCs w:val="24"/>
        </w:rPr>
      </w:pPr>
    </w:p>
    <w:p w14:paraId="7A37062D" w14:textId="4C19D314" w:rsidR="00133BDE" w:rsidRPr="00133BDE" w:rsidRDefault="00133BDE" w:rsidP="00133BDE">
      <w:pPr>
        <w:rPr>
          <w:sz w:val="24"/>
          <w:szCs w:val="24"/>
        </w:rPr>
      </w:pPr>
    </w:p>
    <w:p w14:paraId="6ED8C6E5" w14:textId="13DE8A03" w:rsidR="00133BDE" w:rsidRPr="00133BDE" w:rsidRDefault="00133BDE" w:rsidP="00133BDE">
      <w:pPr>
        <w:rPr>
          <w:sz w:val="24"/>
          <w:szCs w:val="24"/>
        </w:rPr>
      </w:pPr>
    </w:p>
    <w:p w14:paraId="4B4F930F" w14:textId="718F02D3" w:rsidR="00133BDE" w:rsidRPr="00133BDE" w:rsidRDefault="00133BDE" w:rsidP="00133BDE">
      <w:pPr>
        <w:rPr>
          <w:sz w:val="24"/>
          <w:szCs w:val="24"/>
        </w:rPr>
      </w:pPr>
      <w:r w:rsidRPr="00133BDE">
        <w:rPr>
          <w:noProof/>
          <w:sz w:val="24"/>
          <w:szCs w:val="24"/>
        </w:rPr>
        <w:drawing>
          <wp:anchor distT="0" distB="0" distL="114300" distR="114300" simplePos="0" relativeHeight="251753472" behindDoc="0" locked="0" layoutInCell="1" allowOverlap="1" wp14:anchorId="2C3EA0F8" wp14:editId="3EE9AD56">
            <wp:simplePos x="0" y="0"/>
            <wp:positionH relativeFrom="column">
              <wp:posOffset>408305</wp:posOffset>
            </wp:positionH>
            <wp:positionV relativeFrom="paragraph">
              <wp:posOffset>144780</wp:posOffset>
            </wp:positionV>
            <wp:extent cx="3762375" cy="2479675"/>
            <wp:effectExtent l="0" t="0" r="9525" b="0"/>
            <wp:wrapThrough wrapText="bothSides">
              <wp:wrapPolygon edited="0">
                <wp:start x="0" y="0"/>
                <wp:lineTo x="0" y="21406"/>
                <wp:lineTo x="21545" y="21406"/>
                <wp:lineTo x="21545" y="0"/>
                <wp:lineTo x="0" y="0"/>
              </wp:wrapPolygon>
            </wp:wrapThrough>
            <wp:docPr id="193381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2729"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62375" cy="2479675"/>
                    </a:xfrm>
                    <a:prstGeom prst="rect">
                      <a:avLst/>
                    </a:prstGeom>
                  </pic:spPr>
                </pic:pic>
              </a:graphicData>
            </a:graphic>
            <wp14:sizeRelH relativeFrom="margin">
              <wp14:pctWidth>0</wp14:pctWidth>
            </wp14:sizeRelH>
            <wp14:sizeRelV relativeFrom="margin">
              <wp14:pctHeight>0</wp14:pctHeight>
            </wp14:sizeRelV>
          </wp:anchor>
        </w:drawing>
      </w:r>
    </w:p>
    <w:p w14:paraId="3CA1792A" w14:textId="455CEE3B" w:rsidR="00133BDE" w:rsidRPr="00133BDE" w:rsidRDefault="00133BDE" w:rsidP="00133BDE">
      <w:pPr>
        <w:rPr>
          <w:sz w:val="24"/>
          <w:szCs w:val="24"/>
        </w:rPr>
      </w:pPr>
    </w:p>
    <w:p w14:paraId="61CDD52C" w14:textId="1CFABEF0" w:rsidR="00133BDE" w:rsidRPr="00133BDE" w:rsidRDefault="00133BDE" w:rsidP="00133BDE">
      <w:pPr>
        <w:rPr>
          <w:sz w:val="24"/>
          <w:szCs w:val="24"/>
        </w:rPr>
      </w:pPr>
    </w:p>
    <w:p w14:paraId="03F32B62" w14:textId="5F5C6D28" w:rsidR="00133BDE" w:rsidRPr="00133BDE" w:rsidRDefault="00133BDE" w:rsidP="00133BDE">
      <w:pPr>
        <w:rPr>
          <w:sz w:val="24"/>
          <w:szCs w:val="24"/>
        </w:rPr>
      </w:pPr>
    </w:p>
    <w:p w14:paraId="3A57EB53" w14:textId="167DC22D" w:rsidR="00133BDE" w:rsidRDefault="00133BDE" w:rsidP="00133BDE">
      <w:pPr>
        <w:rPr>
          <w:sz w:val="24"/>
          <w:szCs w:val="24"/>
        </w:rPr>
      </w:pPr>
    </w:p>
    <w:p w14:paraId="4287F562" w14:textId="77777777" w:rsidR="00133BDE" w:rsidRDefault="00133BDE" w:rsidP="00133BDE">
      <w:pPr>
        <w:rPr>
          <w:sz w:val="24"/>
          <w:szCs w:val="24"/>
        </w:rPr>
      </w:pPr>
    </w:p>
    <w:p w14:paraId="718DC8CC" w14:textId="7A6ED57F" w:rsidR="00133BDE" w:rsidRDefault="00133BDE" w:rsidP="00133BDE">
      <w:pPr>
        <w:ind w:firstLine="720"/>
        <w:rPr>
          <w:sz w:val="24"/>
          <w:szCs w:val="24"/>
        </w:rPr>
      </w:pPr>
    </w:p>
    <w:p w14:paraId="76F05614" w14:textId="77777777" w:rsidR="00133BDE" w:rsidRPr="00133BDE" w:rsidRDefault="00133BDE" w:rsidP="00133BDE">
      <w:pPr>
        <w:rPr>
          <w:sz w:val="24"/>
          <w:szCs w:val="24"/>
        </w:rPr>
      </w:pPr>
    </w:p>
    <w:p w14:paraId="49DAAEDC" w14:textId="77777777" w:rsidR="00133BDE" w:rsidRPr="00133BDE" w:rsidRDefault="00133BDE" w:rsidP="00133BDE">
      <w:pPr>
        <w:rPr>
          <w:sz w:val="24"/>
          <w:szCs w:val="24"/>
        </w:rPr>
      </w:pPr>
    </w:p>
    <w:p w14:paraId="0703AC47" w14:textId="77777777" w:rsidR="00133BDE" w:rsidRPr="00133BDE" w:rsidRDefault="00133BDE" w:rsidP="00133BDE">
      <w:pPr>
        <w:rPr>
          <w:sz w:val="24"/>
          <w:szCs w:val="24"/>
        </w:rPr>
      </w:pPr>
    </w:p>
    <w:p w14:paraId="74BE96B8" w14:textId="77777777" w:rsidR="00133BDE" w:rsidRPr="00133BDE" w:rsidRDefault="00133BDE" w:rsidP="00133BDE">
      <w:pPr>
        <w:rPr>
          <w:sz w:val="24"/>
          <w:szCs w:val="24"/>
        </w:rPr>
      </w:pPr>
    </w:p>
    <w:p w14:paraId="45C95913" w14:textId="77777777" w:rsidR="00133BDE" w:rsidRPr="00133BDE" w:rsidRDefault="00133BDE" w:rsidP="00133BDE">
      <w:pPr>
        <w:rPr>
          <w:sz w:val="24"/>
          <w:szCs w:val="24"/>
        </w:rPr>
      </w:pPr>
    </w:p>
    <w:p w14:paraId="1BC484D4" w14:textId="77777777" w:rsidR="00133BDE" w:rsidRPr="00133BDE" w:rsidRDefault="00133BDE" w:rsidP="00133BDE">
      <w:pPr>
        <w:rPr>
          <w:sz w:val="24"/>
          <w:szCs w:val="24"/>
        </w:rPr>
      </w:pPr>
    </w:p>
    <w:p w14:paraId="760A2A96" w14:textId="77777777" w:rsidR="00133BDE" w:rsidRPr="00133BDE" w:rsidRDefault="00133BDE" w:rsidP="00133BDE">
      <w:pPr>
        <w:rPr>
          <w:sz w:val="24"/>
          <w:szCs w:val="24"/>
        </w:rPr>
      </w:pPr>
    </w:p>
    <w:p w14:paraId="3C891400" w14:textId="77777777" w:rsidR="00133BDE" w:rsidRPr="00133BDE" w:rsidRDefault="00133BDE" w:rsidP="00133BDE">
      <w:pPr>
        <w:rPr>
          <w:sz w:val="24"/>
          <w:szCs w:val="24"/>
        </w:rPr>
      </w:pPr>
    </w:p>
    <w:p w14:paraId="7D811DA3" w14:textId="77777777" w:rsidR="00133BDE" w:rsidRPr="00133BDE" w:rsidRDefault="00133BDE" w:rsidP="00133BDE">
      <w:pPr>
        <w:rPr>
          <w:sz w:val="24"/>
          <w:szCs w:val="24"/>
        </w:rPr>
      </w:pPr>
    </w:p>
    <w:p w14:paraId="05C33796" w14:textId="77777777" w:rsidR="00133BDE" w:rsidRPr="00133BDE" w:rsidRDefault="00133BDE" w:rsidP="00133BDE">
      <w:pPr>
        <w:rPr>
          <w:sz w:val="24"/>
          <w:szCs w:val="24"/>
        </w:rPr>
      </w:pPr>
    </w:p>
    <w:p w14:paraId="60518F33" w14:textId="77777777" w:rsidR="00133BDE" w:rsidRPr="00133BDE" w:rsidRDefault="00133BDE" w:rsidP="00133BDE">
      <w:pPr>
        <w:rPr>
          <w:sz w:val="24"/>
          <w:szCs w:val="24"/>
        </w:rPr>
      </w:pPr>
    </w:p>
    <w:p w14:paraId="091598B0" w14:textId="77777777" w:rsidR="00133BDE" w:rsidRPr="00133BDE" w:rsidRDefault="00133BDE" w:rsidP="00133BDE">
      <w:pPr>
        <w:rPr>
          <w:sz w:val="24"/>
          <w:szCs w:val="24"/>
        </w:rPr>
      </w:pPr>
    </w:p>
    <w:p w14:paraId="408390B9" w14:textId="77777777" w:rsidR="00133BDE" w:rsidRDefault="00133BDE" w:rsidP="00133BDE">
      <w:pPr>
        <w:rPr>
          <w:sz w:val="24"/>
          <w:szCs w:val="24"/>
        </w:rPr>
      </w:pPr>
    </w:p>
    <w:p w14:paraId="60A05306" w14:textId="77777777" w:rsidR="00133BDE" w:rsidRDefault="00133BDE" w:rsidP="00133BDE">
      <w:pPr>
        <w:rPr>
          <w:sz w:val="24"/>
          <w:szCs w:val="24"/>
        </w:rPr>
      </w:pPr>
    </w:p>
    <w:p w14:paraId="21753F56" w14:textId="77777777" w:rsidR="00133BDE" w:rsidRDefault="00133BDE" w:rsidP="00133BDE">
      <w:pPr>
        <w:rPr>
          <w:sz w:val="24"/>
          <w:szCs w:val="24"/>
        </w:rPr>
      </w:pPr>
    </w:p>
    <w:p w14:paraId="174ECDBE" w14:textId="77777777" w:rsidR="00133BDE" w:rsidRDefault="00133BDE" w:rsidP="00133BDE">
      <w:pPr>
        <w:rPr>
          <w:sz w:val="24"/>
          <w:szCs w:val="24"/>
        </w:rPr>
      </w:pPr>
    </w:p>
    <w:p w14:paraId="65B3195A" w14:textId="77777777" w:rsidR="00005FC9" w:rsidRDefault="00005FC9" w:rsidP="00133BDE">
      <w:pPr>
        <w:tabs>
          <w:tab w:val="left" w:pos="1619"/>
        </w:tabs>
        <w:rPr>
          <w:sz w:val="24"/>
          <w:szCs w:val="24"/>
        </w:rPr>
      </w:pPr>
    </w:p>
    <w:p w14:paraId="1C16388F" w14:textId="77777777" w:rsidR="00005FC9" w:rsidRDefault="00005FC9" w:rsidP="00133BDE">
      <w:pPr>
        <w:tabs>
          <w:tab w:val="left" w:pos="1619"/>
        </w:tabs>
        <w:rPr>
          <w:sz w:val="24"/>
          <w:szCs w:val="24"/>
        </w:rPr>
      </w:pPr>
    </w:p>
    <w:p w14:paraId="5E38C0B3" w14:textId="22E0908D" w:rsidR="00133BDE" w:rsidRDefault="00133BDE" w:rsidP="00133BDE">
      <w:pPr>
        <w:tabs>
          <w:tab w:val="left" w:pos="1619"/>
        </w:tabs>
        <w:rPr>
          <w:b/>
          <w:bCs/>
          <w:sz w:val="32"/>
          <w:szCs w:val="32"/>
          <w:u w:val="single"/>
        </w:rPr>
      </w:pPr>
      <w:r>
        <w:rPr>
          <w:sz w:val="24"/>
          <w:szCs w:val="24"/>
        </w:rPr>
        <w:lastRenderedPageBreak/>
        <w:t xml:space="preserve">  </w:t>
      </w:r>
      <w:r w:rsidRPr="00133BDE">
        <w:rPr>
          <w:b/>
          <w:bCs/>
          <w:sz w:val="32"/>
          <w:szCs w:val="32"/>
          <w:u w:val="single"/>
        </w:rPr>
        <w:t>Output</w:t>
      </w:r>
    </w:p>
    <w:p w14:paraId="2CDAC2CA" w14:textId="730EFC5F" w:rsidR="00133BDE" w:rsidRDefault="00133BDE" w:rsidP="00133BDE">
      <w:pPr>
        <w:tabs>
          <w:tab w:val="left" w:pos="1619"/>
        </w:tabs>
        <w:rPr>
          <w:b/>
          <w:bCs/>
          <w:sz w:val="32"/>
          <w:szCs w:val="32"/>
          <w:u w:val="single"/>
        </w:rPr>
      </w:pPr>
    </w:p>
    <w:p w14:paraId="540317A9" w14:textId="49AF6E1D" w:rsidR="00133BDE" w:rsidRDefault="00133BDE" w:rsidP="00133BDE">
      <w:pPr>
        <w:tabs>
          <w:tab w:val="left" w:pos="1619"/>
        </w:tabs>
        <w:rPr>
          <w:sz w:val="24"/>
          <w:szCs w:val="24"/>
        </w:rPr>
      </w:pPr>
      <w:r w:rsidRPr="00133BDE">
        <w:rPr>
          <w:noProof/>
          <w:sz w:val="24"/>
          <w:szCs w:val="24"/>
        </w:rPr>
        <w:drawing>
          <wp:anchor distT="0" distB="0" distL="114300" distR="114300" simplePos="0" relativeHeight="251754496" behindDoc="0" locked="0" layoutInCell="1" allowOverlap="1" wp14:anchorId="41DF9CA2" wp14:editId="3FA9D7F1">
            <wp:simplePos x="0" y="0"/>
            <wp:positionH relativeFrom="margin">
              <wp:posOffset>661085</wp:posOffset>
            </wp:positionH>
            <wp:positionV relativeFrom="paragraph">
              <wp:posOffset>5613</wp:posOffset>
            </wp:positionV>
            <wp:extent cx="1985645" cy="3075940"/>
            <wp:effectExtent l="0" t="0" r="0" b="0"/>
            <wp:wrapThrough wrapText="bothSides">
              <wp:wrapPolygon edited="0">
                <wp:start x="0" y="0"/>
                <wp:lineTo x="0" y="21404"/>
                <wp:lineTo x="21344" y="21404"/>
                <wp:lineTo x="21344" y="0"/>
                <wp:lineTo x="0" y="0"/>
              </wp:wrapPolygon>
            </wp:wrapThrough>
            <wp:docPr id="1267545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45721" name=""/>
                    <pic:cNvPicPr/>
                  </pic:nvPicPr>
                  <pic:blipFill>
                    <a:blip r:embed="rId53">
                      <a:extLst>
                        <a:ext uri="{28A0092B-C50C-407E-A947-70E740481C1C}">
                          <a14:useLocalDpi xmlns:a14="http://schemas.microsoft.com/office/drawing/2010/main" val="0"/>
                        </a:ext>
                      </a:extLst>
                    </a:blip>
                    <a:stretch>
                      <a:fillRect/>
                    </a:stretch>
                  </pic:blipFill>
                  <pic:spPr>
                    <a:xfrm>
                      <a:off x="0" y="0"/>
                      <a:ext cx="1985645" cy="3075940"/>
                    </a:xfrm>
                    <a:prstGeom prst="rect">
                      <a:avLst/>
                    </a:prstGeom>
                  </pic:spPr>
                </pic:pic>
              </a:graphicData>
            </a:graphic>
            <wp14:sizeRelH relativeFrom="margin">
              <wp14:pctWidth>0</wp14:pctWidth>
            </wp14:sizeRelH>
            <wp14:sizeRelV relativeFrom="margin">
              <wp14:pctHeight>0</wp14:pctHeight>
            </wp14:sizeRelV>
          </wp:anchor>
        </w:drawing>
      </w:r>
    </w:p>
    <w:p w14:paraId="08CE05B3" w14:textId="77777777" w:rsidR="00133BDE" w:rsidRDefault="00133BDE" w:rsidP="00133BDE">
      <w:pPr>
        <w:tabs>
          <w:tab w:val="left" w:pos="1619"/>
        </w:tabs>
        <w:rPr>
          <w:sz w:val="24"/>
          <w:szCs w:val="24"/>
        </w:rPr>
      </w:pPr>
    </w:p>
    <w:p w14:paraId="13B34E79" w14:textId="77777777" w:rsidR="00133BDE" w:rsidRDefault="00133BDE" w:rsidP="00133BDE">
      <w:pPr>
        <w:tabs>
          <w:tab w:val="left" w:pos="1619"/>
        </w:tabs>
        <w:rPr>
          <w:sz w:val="24"/>
          <w:szCs w:val="24"/>
        </w:rPr>
      </w:pPr>
    </w:p>
    <w:p w14:paraId="11C064D9" w14:textId="77777777" w:rsidR="00133BDE" w:rsidRDefault="00133BDE" w:rsidP="00133BDE">
      <w:pPr>
        <w:tabs>
          <w:tab w:val="left" w:pos="1619"/>
        </w:tabs>
        <w:rPr>
          <w:sz w:val="24"/>
          <w:szCs w:val="24"/>
        </w:rPr>
      </w:pPr>
    </w:p>
    <w:p w14:paraId="45A490C9" w14:textId="7BF38E85" w:rsidR="00133BDE" w:rsidRDefault="00133BDE" w:rsidP="00133BDE">
      <w:pPr>
        <w:tabs>
          <w:tab w:val="left" w:pos="1619"/>
        </w:tabs>
        <w:rPr>
          <w:sz w:val="24"/>
          <w:szCs w:val="24"/>
        </w:rPr>
      </w:pPr>
    </w:p>
    <w:p w14:paraId="1F225563" w14:textId="77777777" w:rsidR="00133BDE" w:rsidRDefault="00133BDE" w:rsidP="00133BDE">
      <w:pPr>
        <w:tabs>
          <w:tab w:val="left" w:pos="1619"/>
        </w:tabs>
        <w:rPr>
          <w:sz w:val="24"/>
          <w:szCs w:val="24"/>
        </w:rPr>
      </w:pPr>
    </w:p>
    <w:p w14:paraId="4044218F" w14:textId="77777777" w:rsidR="00133BDE" w:rsidRDefault="00133BDE" w:rsidP="00133BDE">
      <w:pPr>
        <w:tabs>
          <w:tab w:val="left" w:pos="1619"/>
        </w:tabs>
        <w:rPr>
          <w:sz w:val="24"/>
          <w:szCs w:val="24"/>
        </w:rPr>
      </w:pPr>
    </w:p>
    <w:p w14:paraId="6E2380A2" w14:textId="77777777" w:rsidR="00133BDE" w:rsidRDefault="00133BDE" w:rsidP="00133BDE">
      <w:pPr>
        <w:tabs>
          <w:tab w:val="left" w:pos="1619"/>
        </w:tabs>
        <w:rPr>
          <w:sz w:val="24"/>
          <w:szCs w:val="24"/>
        </w:rPr>
      </w:pPr>
    </w:p>
    <w:p w14:paraId="2D0AD249" w14:textId="77777777" w:rsidR="00133BDE" w:rsidRDefault="00133BDE" w:rsidP="00133BDE">
      <w:pPr>
        <w:tabs>
          <w:tab w:val="left" w:pos="1619"/>
        </w:tabs>
        <w:rPr>
          <w:sz w:val="24"/>
          <w:szCs w:val="24"/>
        </w:rPr>
      </w:pPr>
    </w:p>
    <w:p w14:paraId="02218C29" w14:textId="77777777" w:rsidR="00133BDE" w:rsidRDefault="00133BDE" w:rsidP="00133BDE">
      <w:pPr>
        <w:tabs>
          <w:tab w:val="left" w:pos="1619"/>
        </w:tabs>
        <w:rPr>
          <w:sz w:val="24"/>
          <w:szCs w:val="24"/>
        </w:rPr>
      </w:pPr>
    </w:p>
    <w:p w14:paraId="20C7DCEC" w14:textId="77777777" w:rsidR="00133BDE" w:rsidRDefault="00133BDE" w:rsidP="00133BDE">
      <w:pPr>
        <w:tabs>
          <w:tab w:val="left" w:pos="1619"/>
        </w:tabs>
        <w:rPr>
          <w:sz w:val="24"/>
          <w:szCs w:val="24"/>
        </w:rPr>
      </w:pPr>
    </w:p>
    <w:p w14:paraId="0F4E70ED" w14:textId="77777777" w:rsidR="00133BDE" w:rsidRDefault="00133BDE" w:rsidP="00133BDE">
      <w:pPr>
        <w:tabs>
          <w:tab w:val="left" w:pos="1619"/>
        </w:tabs>
        <w:rPr>
          <w:sz w:val="24"/>
          <w:szCs w:val="24"/>
        </w:rPr>
      </w:pPr>
    </w:p>
    <w:p w14:paraId="22A931F8" w14:textId="77777777" w:rsidR="00133BDE" w:rsidRDefault="00133BDE" w:rsidP="00133BDE">
      <w:pPr>
        <w:tabs>
          <w:tab w:val="left" w:pos="1619"/>
        </w:tabs>
        <w:rPr>
          <w:sz w:val="24"/>
          <w:szCs w:val="24"/>
        </w:rPr>
      </w:pPr>
    </w:p>
    <w:p w14:paraId="178775DC" w14:textId="77777777" w:rsidR="00133BDE" w:rsidRDefault="00133BDE" w:rsidP="00133BDE">
      <w:pPr>
        <w:tabs>
          <w:tab w:val="left" w:pos="1619"/>
        </w:tabs>
        <w:rPr>
          <w:sz w:val="24"/>
          <w:szCs w:val="24"/>
        </w:rPr>
      </w:pPr>
    </w:p>
    <w:p w14:paraId="0C4EE300" w14:textId="77777777" w:rsidR="00133BDE" w:rsidRDefault="00133BDE" w:rsidP="00133BDE">
      <w:pPr>
        <w:tabs>
          <w:tab w:val="left" w:pos="1619"/>
        </w:tabs>
        <w:rPr>
          <w:sz w:val="24"/>
          <w:szCs w:val="24"/>
        </w:rPr>
      </w:pPr>
    </w:p>
    <w:p w14:paraId="15F21AB4" w14:textId="77777777" w:rsidR="00133BDE" w:rsidRDefault="00133BDE" w:rsidP="00133BDE">
      <w:pPr>
        <w:tabs>
          <w:tab w:val="left" w:pos="1619"/>
        </w:tabs>
        <w:rPr>
          <w:sz w:val="24"/>
          <w:szCs w:val="24"/>
        </w:rPr>
      </w:pPr>
    </w:p>
    <w:p w14:paraId="39E98203" w14:textId="77777777" w:rsidR="00133BDE" w:rsidRDefault="00133BDE" w:rsidP="00133BDE">
      <w:pPr>
        <w:tabs>
          <w:tab w:val="left" w:pos="1619"/>
        </w:tabs>
        <w:rPr>
          <w:sz w:val="24"/>
          <w:szCs w:val="24"/>
        </w:rPr>
      </w:pPr>
    </w:p>
    <w:p w14:paraId="41FA7D04" w14:textId="77777777" w:rsidR="00133BDE" w:rsidRDefault="00133BDE" w:rsidP="00133BDE">
      <w:pPr>
        <w:tabs>
          <w:tab w:val="left" w:pos="1619"/>
        </w:tabs>
        <w:rPr>
          <w:sz w:val="24"/>
          <w:szCs w:val="24"/>
        </w:rPr>
      </w:pPr>
    </w:p>
    <w:p w14:paraId="6B1F10A4" w14:textId="77777777" w:rsidR="00133BDE" w:rsidRDefault="00133BDE" w:rsidP="00133BDE">
      <w:pPr>
        <w:tabs>
          <w:tab w:val="left" w:pos="1619"/>
        </w:tabs>
        <w:rPr>
          <w:sz w:val="24"/>
          <w:szCs w:val="24"/>
        </w:rPr>
      </w:pPr>
    </w:p>
    <w:p w14:paraId="060A7F14" w14:textId="77777777" w:rsidR="00133BDE" w:rsidRDefault="00133BDE" w:rsidP="00133BDE">
      <w:pPr>
        <w:tabs>
          <w:tab w:val="left" w:pos="1619"/>
        </w:tabs>
        <w:rPr>
          <w:sz w:val="24"/>
          <w:szCs w:val="24"/>
        </w:rPr>
      </w:pPr>
    </w:p>
    <w:p w14:paraId="04A57C0D" w14:textId="77777777" w:rsidR="00133BDE" w:rsidRDefault="00133BDE" w:rsidP="00133BDE">
      <w:pPr>
        <w:tabs>
          <w:tab w:val="left" w:pos="1619"/>
        </w:tabs>
        <w:rPr>
          <w:sz w:val="24"/>
          <w:szCs w:val="24"/>
        </w:rPr>
      </w:pPr>
    </w:p>
    <w:p w14:paraId="6F26E41C" w14:textId="77777777" w:rsidR="00B10C67" w:rsidRDefault="00B10C67" w:rsidP="00133BDE">
      <w:pPr>
        <w:tabs>
          <w:tab w:val="left" w:pos="1619"/>
        </w:tabs>
        <w:rPr>
          <w:sz w:val="24"/>
          <w:szCs w:val="24"/>
        </w:rPr>
      </w:pPr>
    </w:p>
    <w:p w14:paraId="00D97FB6" w14:textId="77777777" w:rsidR="00133BDE" w:rsidRDefault="00133BDE" w:rsidP="00133BDE">
      <w:pPr>
        <w:tabs>
          <w:tab w:val="left" w:pos="1619"/>
        </w:tabs>
        <w:rPr>
          <w:sz w:val="24"/>
          <w:szCs w:val="24"/>
        </w:rPr>
      </w:pPr>
    </w:p>
    <w:p w14:paraId="66BC3E2A" w14:textId="77777777" w:rsidR="00133BDE" w:rsidRDefault="00133BDE" w:rsidP="00133BDE">
      <w:pPr>
        <w:tabs>
          <w:tab w:val="left" w:pos="1619"/>
        </w:tabs>
        <w:rPr>
          <w:sz w:val="24"/>
          <w:szCs w:val="24"/>
        </w:rPr>
      </w:pPr>
    </w:p>
    <w:p w14:paraId="321F114D" w14:textId="77777777" w:rsidR="00133BDE" w:rsidRDefault="00133BDE" w:rsidP="00133BDE">
      <w:pPr>
        <w:tabs>
          <w:tab w:val="left" w:pos="1619"/>
        </w:tabs>
        <w:rPr>
          <w:sz w:val="24"/>
          <w:szCs w:val="24"/>
        </w:rPr>
      </w:pPr>
    </w:p>
    <w:p w14:paraId="147B4FDF" w14:textId="77777777" w:rsidR="00B10C67" w:rsidRDefault="00B10C67" w:rsidP="00133BDE">
      <w:pPr>
        <w:tabs>
          <w:tab w:val="left" w:pos="1619"/>
        </w:tabs>
        <w:rPr>
          <w:sz w:val="24"/>
          <w:szCs w:val="24"/>
        </w:rPr>
      </w:pPr>
    </w:p>
    <w:tbl>
      <w:tblPr>
        <w:tblStyle w:val="TableGrid"/>
        <w:tblpPr w:leftFromText="180" w:rightFromText="180" w:vertAnchor="page" w:horzAnchor="margin" w:tblpY="11181"/>
        <w:tblW w:w="10313" w:type="dxa"/>
        <w:tblLook w:val="04A0" w:firstRow="1" w:lastRow="0" w:firstColumn="1" w:lastColumn="0" w:noHBand="0" w:noVBand="1"/>
      </w:tblPr>
      <w:tblGrid>
        <w:gridCol w:w="1555"/>
        <w:gridCol w:w="4961"/>
        <w:gridCol w:w="3797"/>
      </w:tblGrid>
      <w:tr w:rsidR="00B10C67" w:rsidRPr="00074481" w14:paraId="2B7FEEFE" w14:textId="77777777" w:rsidTr="00B10C67">
        <w:trPr>
          <w:trHeight w:val="416"/>
        </w:trPr>
        <w:tc>
          <w:tcPr>
            <w:tcW w:w="1555" w:type="dxa"/>
          </w:tcPr>
          <w:p w14:paraId="5576BB68" w14:textId="77777777" w:rsidR="00B10C67" w:rsidRPr="00074481" w:rsidRDefault="00B10C67" w:rsidP="00B10C67">
            <w:pPr>
              <w:jc w:val="center"/>
              <w:rPr>
                <w:b/>
                <w:bCs/>
                <w:sz w:val="24"/>
                <w:szCs w:val="24"/>
              </w:rPr>
            </w:pPr>
            <w:r w:rsidRPr="00074481">
              <w:rPr>
                <w:b/>
                <w:bCs/>
                <w:sz w:val="24"/>
                <w:szCs w:val="24"/>
              </w:rPr>
              <w:t>S.No.</w:t>
            </w:r>
          </w:p>
        </w:tc>
        <w:tc>
          <w:tcPr>
            <w:tcW w:w="4961" w:type="dxa"/>
          </w:tcPr>
          <w:p w14:paraId="47007878" w14:textId="77777777" w:rsidR="00B10C67" w:rsidRPr="00074481" w:rsidRDefault="00B10C67" w:rsidP="00B10C67">
            <w:pPr>
              <w:jc w:val="center"/>
              <w:rPr>
                <w:b/>
                <w:bCs/>
                <w:sz w:val="24"/>
                <w:szCs w:val="24"/>
              </w:rPr>
            </w:pPr>
            <w:r w:rsidRPr="00074481">
              <w:rPr>
                <w:b/>
                <w:bCs/>
                <w:sz w:val="24"/>
                <w:szCs w:val="24"/>
              </w:rPr>
              <w:t>Errors</w:t>
            </w:r>
          </w:p>
        </w:tc>
        <w:tc>
          <w:tcPr>
            <w:tcW w:w="3797" w:type="dxa"/>
          </w:tcPr>
          <w:p w14:paraId="781A7ED0" w14:textId="77777777" w:rsidR="00B10C67" w:rsidRPr="00074481" w:rsidRDefault="00B10C67" w:rsidP="00B10C67">
            <w:pPr>
              <w:jc w:val="center"/>
              <w:rPr>
                <w:b/>
                <w:bCs/>
                <w:sz w:val="24"/>
                <w:szCs w:val="24"/>
              </w:rPr>
            </w:pPr>
            <w:r w:rsidRPr="00074481">
              <w:rPr>
                <w:b/>
                <w:bCs/>
                <w:sz w:val="24"/>
                <w:szCs w:val="24"/>
              </w:rPr>
              <w:t>Rectification</w:t>
            </w:r>
          </w:p>
        </w:tc>
      </w:tr>
      <w:tr w:rsidR="00B10C67" w:rsidRPr="00074481" w14:paraId="460CBAA8" w14:textId="77777777" w:rsidTr="00B10C67">
        <w:trPr>
          <w:trHeight w:val="693"/>
        </w:trPr>
        <w:tc>
          <w:tcPr>
            <w:tcW w:w="1555" w:type="dxa"/>
          </w:tcPr>
          <w:p w14:paraId="660062CF" w14:textId="77777777" w:rsidR="00B10C67" w:rsidRPr="00074481" w:rsidRDefault="00B10C67" w:rsidP="00B10C67">
            <w:pPr>
              <w:jc w:val="center"/>
              <w:rPr>
                <w:sz w:val="24"/>
                <w:szCs w:val="24"/>
              </w:rPr>
            </w:pPr>
            <w:r w:rsidRPr="00074481">
              <w:rPr>
                <w:sz w:val="24"/>
                <w:szCs w:val="24"/>
              </w:rPr>
              <w:t>1.</w:t>
            </w:r>
          </w:p>
        </w:tc>
        <w:tc>
          <w:tcPr>
            <w:tcW w:w="4961" w:type="dxa"/>
          </w:tcPr>
          <w:p w14:paraId="7B9F50B4" w14:textId="7F4E0192" w:rsidR="00B10C67" w:rsidRPr="00074481" w:rsidRDefault="00411BAC" w:rsidP="00B10C67">
            <w:pPr>
              <w:rPr>
                <w:sz w:val="24"/>
                <w:szCs w:val="24"/>
              </w:rPr>
            </w:pPr>
            <w:r w:rsidRPr="00411BAC">
              <w:rPr>
                <w:sz w:val="24"/>
                <w:szCs w:val="24"/>
              </w:rPr>
              <w:t>Syntax error on token "if", ( expected after this token</w:t>
            </w:r>
          </w:p>
        </w:tc>
        <w:tc>
          <w:tcPr>
            <w:tcW w:w="3797" w:type="dxa"/>
          </w:tcPr>
          <w:p w14:paraId="29E80B78" w14:textId="119EABAD" w:rsidR="00B10C67" w:rsidRPr="00074481" w:rsidRDefault="00411BAC" w:rsidP="00B10C67">
            <w:pPr>
              <w:rPr>
                <w:sz w:val="24"/>
                <w:szCs w:val="24"/>
              </w:rPr>
            </w:pPr>
            <w:r w:rsidRPr="00411BAC">
              <w:rPr>
                <w:sz w:val="24"/>
                <w:szCs w:val="24"/>
              </w:rPr>
              <w:t>Changed if percentage&gt;=70 To if (percentage&gt;=70)</w:t>
            </w:r>
          </w:p>
        </w:tc>
      </w:tr>
      <w:tr w:rsidR="00B10C67" w14:paraId="5A8CA5D7" w14:textId="77777777" w:rsidTr="00B10C67">
        <w:trPr>
          <w:trHeight w:val="693"/>
        </w:trPr>
        <w:tc>
          <w:tcPr>
            <w:tcW w:w="1555" w:type="dxa"/>
          </w:tcPr>
          <w:p w14:paraId="7161A47B" w14:textId="144D1E69" w:rsidR="00B10C67" w:rsidRPr="00074481" w:rsidRDefault="00B10C67" w:rsidP="00B10C67">
            <w:pPr>
              <w:jc w:val="center"/>
              <w:rPr>
                <w:sz w:val="24"/>
                <w:szCs w:val="24"/>
              </w:rPr>
            </w:pPr>
          </w:p>
        </w:tc>
        <w:tc>
          <w:tcPr>
            <w:tcW w:w="4961" w:type="dxa"/>
          </w:tcPr>
          <w:p w14:paraId="17555418" w14:textId="5B3B7D92" w:rsidR="00B10C67" w:rsidRPr="00B63D3F" w:rsidRDefault="00B10C67" w:rsidP="00B10C67">
            <w:pPr>
              <w:rPr>
                <w:sz w:val="24"/>
                <w:szCs w:val="24"/>
              </w:rPr>
            </w:pPr>
          </w:p>
        </w:tc>
        <w:tc>
          <w:tcPr>
            <w:tcW w:w="3797" w:type="dxa"/>
          </w:tcPr>
          <w:p w14:paraId="3F87DF41" w14:textId="2A3C0293" w:rsidR="00B10C67" w:rsidRDefault="00B10C67" w:rsidP="00B10C67">
            <w:pPr>
              <w:rPr>
                <w:sz w:val="24"/>
                <w:szCs w:val="24"/>
              </w:rPr>
            </w:pPr>
          </w:p>
        </w:tc>
      </w:tr>
    </w:tbl>
    <w:p w14:paraId="62C61697" w14:textId="77777777" w:rsidR="00B10C67" w:rsidRDefault="00B10C67" w:rsidP="00133BDE">
      <w:pPr>
        <w:tabs>
          <w:tab w:val="left" w:pos="1619"/>
        </w:tabs>
        <w:rPr>
          <w:sz w:val="24"/>
          <w:szCs w:val="24"/>
        </w:rPr>
      </w:pPr>
    </w:p>
    <w:p w14:paraId="716D7083" w14:textId="77777777" w:rsidR="00B10C67" w:rsidRDefault="00B10C67" w:rsidP="00133BDE">
      <w:pPr>
        <w:tabs>
          <w:tab w:val="left" w:pos="1619"/>
        </w:tabs>
        <w:rPr>
          <w:sz w:val="24"/>
          <w:szCs w:val="24"/>
        </w:rPr>
      </w:pPr>
    </w:p>
    <w:p w14:paraId="396BC05A" w14:textId="77777777" w:rsidR="00B10C67" w:rsidRDefault="00B10C67" w:rsidP="00133BDE">
      <w:pPr>
        <w:tabs>
          <w:tab w:val="left" w:pos="1619"/>
        </w:tabs>
        <w:rPr>
          <w:sz w:val="24"/>
          <w:szCs w:val="24"/>
        </w:rPr>
      </w:pPr>
    </w:p>
    <w:p w14:paraId="3E0A005E" w14:textId="77777777" w:rsidR="00B10C67" w:rsidRDefault="00B10C67" w:rsidP="00133BDE">
      <w:pPr>
        <w:tabs>
          <w:tab w:val="left" w:pos="1619"/>
        </w:tabs>
        <w:rPr>
          <w:sz w:val="24"/>
          <w:szCs w:val="24"/>
        </w:rPr>
      </w:pPr>
    </w:p>
    <w:p w14:paraId="07DFF629" w14:textId="77777777" w:rsidR="00B10C67" w:rsidRDefault="00B10C67" w:rsidP="00133BDE">
      <w:pPr>
        <w:tabs>
          <w:tab w:val="left" w:pos="1619"/>
        </w:tabs>
        <w:rPr>
          <w:sz w:val="24"/>
          <w:szCs w:val="24"/>
        </w:rPr>
      </w:pPr>
    </w:p>
    <w:p w14:paraId="4DAAB57F" w14:textId="77777777" w:rsidR="00B10C67" w:rsidRDefault="00B10C67" w:rsidP="00133BDE">
      <w:pPr>
        <w:tabs>
          <w:tab w:val="left" w:pos="1619"/>
        </w:tabs>
        <w:rPr>
          <w:sz w:val="24"/>
          <w:szCs w:val="24"/>
        </w:rPr>
      </w:pPr>
    </w:p>
    <w:p w14:paraId="3D3DF4DB" w14:textId="77777777" w:rsidR="00B10C67" w:rsidRDefault="00B10C67" w:rsidP="00133BDE">
      <w:pPr>
        <w:tabs>
          <w:tab w:val="left" w:pos="1619"/>
        </w:tabs>
        <w:rPr>
          <w:sz w:val="24"/>
          <w:szCs w:val="24"/>
        </w:rPr>
      </w:pPr>
    </w:p>
    <w:p w14:paraId="22423DB1" w14:textId="77777777" w:rsidR="00B10C67" w:rsidRDefault="00B10C67" w:rsidP="00133BDE">
      <w:pPr>
        <w:tabs>
          <w:tab w:val="left" w:pos="1619"/>
        </w:tabs>
        <w:rPr>
          <w:sz w:val="24"/>
          <w:szCs w:val="24"/>
        </w:rPr>
      </w:pPr>
    </w:p>
    <w:p w14:paraId="1EC251BD" w14:textId="77777777" w:rsidR="00B10C67" w:rsidRDefault="00B10C67" w:rsidP="00133BDE">
      <w:pPr>
        <w:tabs>
          <w:tab w:val="left" w:pos="1619"/>
        </w:tabs>
        <w:rPr>
          <w:sz w:val="24"/>
          <w:szCs w:val="24"/>
        </w:rPr>
      </w:pPr>
    </w:p>
    <w:p w14:paraId="2F01ED3D" w14:textId="77777777" w:rsidR="00B10C67" w:rsidRDefault="00B10C67" w:rsidP="00133BDE">
      <w:pPr>
        <w:tabs>
          <w:tab w:val="left" w:pos="1619"/>
        </w:tabs>
        <w:rPr>
          <w:sz w:val="24"/>
          <w:szCs w:val="24"/>
        </w:rPr>
      </w:pPr>
    </w:p>
    <w:p w14:paraId="7922DCD7" w14:textId="1BC233DA" w:rsidR="00B10C67" w:rsidRPr="00B10C67" w:rsidRDefault="00B10C67" w:rsidP="00133BDE">
      <w:pPr>
        <w:tabs>
          <w:tab w:val="left" w:pos="1619"/>
        </w:tabs>
        <w:rPr>
          <w:b/>
          <w:bCs/>
          <w:sz w:val="24"/>
          <w:szCs w:val="24"/>
        </w:rPr>
      </w:pPr>
      <w:r w:rsidRPr="00B10C67">
        <w:rPr>
          <w:b/>
          <w:bCs/>
          <w:sz w:val="24"/>
          <w:szCs w:val="24"/>
        </w:rPr>
        <w:t xml:space="preserve">Concepts to be known: (Hierarchial Inheritance) </w:t>
      </w:r>
      <w:r>
        <w:rPr>
          <w:b/>
          <w:bCs/>
          <w:sz w:val="24"/>
          <w:szCs w:val="24"/>
        </w:rPr>
        <w:t>:</w:t>
      </w:r>
    </w:p>
    <w:p w14:paraId="6CD2B57A" w14:textId="2D45F9F9" w:rsidR="00133BDE" w:rsidRDefault="00B10C67" w:rsidP="00B10C67">
      <w:pPr>
        <w:tabs>
          <w:tab w:val="left" w:pos="1619"/>
        </w:tabs>
        <w:rPr>
          <w:sz w:val="24"/>
          <w:szCs w:val="24"/>
        </w:rPr>
      </w:pPr>
      <w:r w:rsidRPr="00B10C67">
        <w:rPr>
          <w:sz w:val="24"/>
          <w:szCs w:val="24"/>
        </w:rPr>
        <w:t xml:space="preserve">super(brand,speed); - This line of code, corresponds to calling the constructor of a super class, which requires parameters such as brand and speed. </w:t>
      </w:r>
    </w:p>
    <w:p w14:paraId="66E63FB9" w14:textId="77777777" w:rsidR="00B10C67" w:rsidRPr="00B10C67" w:rsidRDefault="00B10C67" w:rsidP="00B10C67">
      <w:pPr>
        <w:tabs>
          <w:tab w:val="left" w:pos="1619"/>
        </w:tabs>
        <w:rPr>
          <w:sz w:val="24"/>
          <w:szCs w:val="24"/>
        </w:rPr>
      </w:pPr>
    </w:p>
    <w:p w14:paraId="67BCE2DD" w14:textId="77777777" w:rsidR="00066153" w:rsidRDefault="00066153" w:rsidP="00066153">
      <w:pPr>
        <w:rPr>
          <w:b/>
          <w:bCs/>
          <w:sz w:val="24"/>
          <w:szCs w:val="24"/>
        </w:rPr>
      </w:pPr>
    </w:p>
    <w:p w14:paraId="11D392FD" w14:textId="77777777" w:rsidR="00BF09CA" w:rsidRDefault="00BF09CA" w:rsidP="00066153">
      <w:pPr>
        <w:rPr>
          <w:b/>
          <w:bCs/>
          <w:sz w:val="24"/>
          <w:szCs w:val="24"/>
        </w:rPr>
      </w:pPr>
    </w:p>
    <w:p w14:paraId="43C02171" w14:textId="192EA393" w:rsidR="00005FC9" w:rsidRPr="00B10C67" w:rsidRDefault="00B10C67" w:rsidP="00B10C67">
      <w:pPr>
        <w:tabs>
          <w:tab w:val="left" w:pos="6960"/>
        </w:tabs>
        <w:rPr>
          <w:b/>
          <w:bCs/>
          <w:sz w:val="28"/>
          <w:szCs w:val="28"/>
          <w:u w:val="single"/>
        </w:rPr>
      </w:pPr>
      <w:r w:rsidRPr="00B10C67">
        <w:rPr>
          <w:b/>
          <w:bCs/>
          <w:sz w:val="28"/>
          <w:szCs w:val="28"/>
          <w:u w:val="single"/>
        </w:rPr>
        <w:lastRenderedPageBreak/>
        <w:t>Class Diagram</w:t>
      </w:r>
    </w:p>
    <w:p w14:paraId="0B8B3A9F" w14:textId="77777777" w:rsidR="00005FC9" w:rsidRDefault="00005FC9" w:rsidP="00066153">
      <w:pPr>
        <w:rPr>
          <w:b/>
          <w:bCs/>
          <w:sz w:val="24"/>
          <w:szCs w:val="24"/>
        </w:rPr>
      </w:pPr>
    </w:p>
    <w:tbl>
      <w:tblPr>
        <w:tblStyle w:val="TableGrid"/>
        <w:tblpPr w:leftFromText="180" w:rightFromText="180" w:vertAnchor="text" w:horzAnchor="margin" w:tblpXSpec="center" w:tblpY="74"/>
        <w:tblW w:w="0" w:type="auto"/>
        <w:tblLook w:val="04A0" w:firstRow="1" w:lastRow="0" w:firstColumn="1" w:lastColumn="0" w:noHBand="0" w:noVBand="1"/>
      </w:tblPr>
      <w:tblGrid>
        <w:gridCol w:w="3539"/>
      </w:tblGrid>
      <w:tr w:rsidR="00B10C67" w14:paraId="02A205B6" w14:textId="77777777" w:rsidTr="00B10C67">
        <w:tc>
          <w:tcPr>
            <w:tcW w:w="3539" w:type="dxa"/>
          </w:tcPr>
          <w:p w14:paraId="21D4FAB0" w14:textId="77777777" w:rsidR="00B10C67" w:rsidRPr="001F76C2" w:rsidRDefault="00B10C67" w:rsidP="00B10C67">
            <w:pPr>
              <w:jc w:val="center"/>
              <w:rPr>
                <w:b/>
                <w:bCs/>
                <w:sz w:val="32"/>
                <w:szCs w:val="32"/>
              </w:rPr>
            </w:pPr>
            <w:r w:rsidRPr="001F76C2">
              <w:rPr>
                <w:b/>
                <w:bCs/>
                <w:sz w:val="24"/>
                <w:szCs w:val="24"/>
              </w:rPr>
              <w:t>Vehicle</w:t>
            </w:r>
          </w:p>
        </w:tc>
      </w:tr>
      <w:tr w:rsidR="00B10C67" w14:paraId="7A6AA510" w14:textId="77777777" w:rsidTr="00B10C67">
        <w:tc>
          <w:tcPr>
            <w:tcW w:w="3539" w:type="dxa"/>
          </w:tcPr>
          <w:p w14:paraId="1CC1CD71" w14:textId="77777777" w:rsidR="00B10C67" w:rsidRPr="001F76C2" w:rsidRDefault="00B10C67" w:rsidP="00B10C67">
            <w:pPr>
              <w:rPr>
                <w:sz w:val="24"/>
                <w:szCs w:val="24"/>
                <w:lang w:val="en-IN"/>
              </w:rPr>
            </w:pPr>
            <w:r w:rsidRPr="001F76C2">
              <w:rPr>
                <w:sz w:val="24"/>
                <w:szCs w:val="24"/>
                <w:lang w:val="en-IN"/>
              </w:rPr>
              <w:t>String brand</w:t>
            </w:r>
          </w:p>
          <w:p w14:paraId="51F335FA" w14:textId="77777777" w:rsidR="00B10C67" w:rsidRPr="001F76C2" w:rsidRDefault="00B10C67" w:rsidP="00B10C67">
            <w:pPr>
              <w:rPr>
                <w:sz w:val="24"/>
                <w:szCs w:val="24"/>
                <w:lang w:val="en-IN"/>
              </w:rPr>
            </w:pPr>
            <w:r w:rsidRPr="001F76C2">
              <w:rPr>
                <w:sz w:val="24"/>
                <w:szCs w:val="24"/>
                <w:lang w:val="en-IN"/>
              </w:rPr>
              <w:t>int speed</w:t>
            </w:r>
          </w:p>
        </w:tc>
      </w:tr>
      <w:tr w:rsidR="00B10C67" w:rsidRPr="001F76C2" w14:paraId="219CEB6F" w14:textId="77777777" w:rsidTr="00B10C67">
        <w:trPr>
          <w:trHeight w:val="698"/>
        </w:trPr>
        <w:tc>
          <w:tcPr>
            <w:tcW w:w="3539" w:type="dxa"/>
          </w:tcPr>
          <w:p w14:paraId="684B5092" w14:textId="76516770" w:rsidR="00B10C67" w:rsidRPr="00CD5915" w:rsidRDefault="00B10C67" w:rsidP="00B10C67">
            <w:pPr>
              <w:rPr>
                <w:sz w:val="24"/>
                <w:szCs w:val="24"/>
                <w:lang w:val="en-IN"/>
              </w:rPr>
            </w:pPr>
            <w:r>
              <w:rPr>
                <w:sz w:val="24"/>
                <w:szCs w:val="24"/>
                <w:lang w:val="en-IN"/>
              </w:rPr>
              <w:t>+</w:t>
            </w:r>
            <w:r w:rsidRPr="00CD5915">
              <w:rPr>
                <w:sz w:val="24"/>
                <w:szCs w:val="24"/>
                <w:lang w:val="en-IN"/>
              </w:rPr>
              <w:t>Vehicle(String brand, int speed)</w:t>
            </w:r>
          </w:p>
          <w:p w14:paraId="2C5ED153" w14:textId="77777777" w:rsidR="00B10C67" w:rsidRPr="00CD5915" w:rsidRDefault="00B10C67" w:rsidP="00B10C67">
            <w:pPr>
              <w:rPr>
                <w:sz w:val="24"/>
                <w:szCs w:val="24"/>
                <w:lang w:val="en-IN"/>
              </w:rPr>
            </w:pPr>
            <w:r>
              <w:rPr>
                <w:sz w:val="24"/>
                <w:szCs w:val="24"/>
                <w:lang w:val="en-IN"/>
              </w:rPr>
              <w:t>+</w:t>
            </w:r>
            <w:r w:rsidRPr="00CD5915">
              <w:rPr>
                <w:sz w:val="24"/>
                <w:szCs w:val="24"/>
                <w:lang w:val="en-IN"/>
              </w:rPr>
              <w:t>displayDetails():void</w:t>
            </w:r>
          </w:p>
          <w:p w14:paraId="4C91204A" w14:textId="5FE0D50C" w:rsidR="00B10C67" w:rsidRPr="00CD5915" w:rsidRDefault="00B10C67" w:rsidP="00B10C67">
            <w:pPr>
              <w:rPr>
                <w:b/>
                <w:bCs/>
                <w:sz w:val="24"/>
                <w:szCs w:val="24"/>
                <w:u w:val="single"/>
                <w:lang w:val="en-IN"/>
              </w:rPr>
            </w:pPr>
            <w:r>
              <w:rPr>
                <w:sz w:val="24"/>
                <w:szCs w:val="24"/>
                <w:lang w:val="en-IN"/>
              </w:rPr>
              <w:t>+</w:t>
            </w:r>
            <w:r w:rsidRPr="00CD5915">
              <w:rPr>
                <w:sz w:val="24"/>
                <w:szCs w:val="24"/>
                <w:lang w:val="en-IN"/>
              </w:rPr>
              <w:t>start()</w:t>
            </w:r>
            <w:r>
              <w:rPr>
                <w:sz w:val="24"/>
                <w:szCs w:val="24"/>
                <w:lang w:val="en-IN"/>
              </w:rPr>
              <w:t>:void</w:t>
            </w:r>
          </w:p>
          <w:p w14:paraId="76908721" w14:textId="5A6932F8" w:rsidR="00B10C67" w:rsidRPr="001F76C2" w:rsidRDefault="008953A8" w:rsidP="00B10C67">
            <w:pPr>
              <w:rPr>
                <w:b/>
                <w:bCs/>
                <w:sz w:val="24"/>
                <w:szCs w:val="24"/>
                <w:u w:val="single"/>
              </w:rPr>
            </w:pPr>
            <w:r>
              <w:rPr>
                <w:b/>
                <w:bCs/>
                <w:noProof/>
                <w:sz w:val="24"/>
                <w:szCs w:val="24"/>
                <w:u w:val="single"/>
              </w:rPr>
              <mc:AlternateContent>
                <mc:Choice Requires="wps">
                  <w:drawing>
                    <wp:anchor distT="0" distB="0" distL="114300" distR="114300" simplePos="0" relativeHeight="251776000" behindDoc="0" locked="0" layoutInCell="1" allowOverlap="1" wp14:anchorId="10D53055" wp14:editId="5E418A21">
                      <wp:simplePos x="0" y="0"/>
                      <wp:positionH relativeFrom="column">
                        <wp:posOffset>962740</wp:posOffset>
                      </wp:positionH>
                      <wp:positionV relativeFrom="paragraph">
                        <wp:posOffset>169722</wp:posOffset>
                      </wp:positionV>
                      <wp:extent cx="10198" cy="2403274"/>
                      <wp:effectExtent l="38100" t="0" r="66040" b="54610"/>
                      <wp:wrapNone/>
                      <wp:docPr id="1337459000" name="Straight Arrow Connector 9"/>
                      <wp:cNvGraphicFramePr/>
                      <a:graphic xmlns:a="http://schemas.openxmlformats.org/drawingml/2006/main">
                        <a:graphicData uri="http://schemas.microsoft.com/office/word/2010/wordprocessingShape">
                          <wps:wsp>
                            <wps:cNvCnPr/>
                            <wps:spPr>
                              <a:xfrm>
                                <a:off x="0" y="0"/>
                                <a:ext cx="10198" cy="2403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0268E" id="Straight Arrow Connector 9" o:spid="_x0000_s1026" type="#_x0000_t32" style="position:absolute;margin-left:75.8pt;margin-top:13.35pt;width:.8pt;height:189.2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" strokecolor="black [3040]">
                      <v:stroke endarrow="block"/>
                    </v:shape>
                  </w:pict>
                </mc:Fallback>
              </mc:AlternateContent>
            </w:r>
          </w:p>
        </w:tc>
      </w:tr>
    </w:tbl>
    <w:p w14:paraId="0547F6A9" w14:textId="6E598129" w:rsidR="00005FC9" w:rsidRDefault="00005FC9" w:rsidP="00066153">
      <w:pPr>
        <w:rPr>
          <w:b/>
          <w:bCs/>
          <w:sz w:val="24"/>
          <w:szCs w:val="24"/>
        </w:rPr>
      </w:pPr>
    </w:p>
    <w:p w14:paraId="3A4960DF" w14:textId="77777777" w:rsidR="00D96695" w:rsidRDefault="00D96695" w:rsidP="00066153">
      <w:pPr>
        <w:ind w:firstLine="16"/>
        <w:jc w:val="center"/>
        <w:rPr>
          <w:b/>
          <w:bCs/>
          <w:sz w:val="32"/>
          <w:szCs w:val="32"/>
          <w:u w:val="single"/>
        </w:rPr>
      </w:pPr>
    </w:p>
    <w:p w14:paraId="68D86DA2" w14:textId="77777777" w:rsidR="00D96695" w:rsidRDefault="00D96695" w:rsidP="00066153">
      <w:pPr>
        <w:ind w:firstLine="16"/>
        <w:jc w:val="center"/>
        <w:rPr>
          <w:b/>
          <w:bCs/>
          <w:sz w:val="32"/>
          <w:szCs w:val="32"/>
          <w:u w:val="single"/>
        </w:rPr>
      </w:pPr>
    </w:p>
    <w:p w14:paraId="698818ED" w14:textId="28F583EF" w:rsidR="00D96695" w:rsidRDefault="008953A8" w:rsidP="00066153">
      <w:pPr>
        <w:ind w:firstLine="16"/>
        <w:jc w:val="center"/>
        <w:rPr>
          <w:b/>
          <w:bCs/>
          <w:sz w:val="32"/>
          <w:szCs w:val="32"/>
          <w:u w:val="single"/>
        </w:rPr>
      </w:pPr>
      <w:r>
        <w:rPr>
          <w:b/>
          <w:bCs/>
          <w:noProof/>
          <w:sz w:val="32"/>
          <w:szCs w:val="32"/>
          <w:u w:val="single"/>
        </w:rPr>
        <mc:AlternateContent>
          <mc:Choice Requires="wps">
            <w:drawing>
              <wp:anchor distT="0" distB="0" distL="114300" distR="114300" simplePos="0" relativeHeight="251774976" behindDoc="0" locked="0" layoutInCell="1" allowOverlap="1" wp14:anchorId="6DD32770" wp14:editId="59C1DBC9">
                <wp:simplePos x="0" y="0"/>
                <wp:positionH relativeFrom="column">
                  <wp:posOffset>5056961</wp:posOffset>
                </wp:positionH>
                <wp:positionV relativeFrom="paragraph">
                  <wp:posOffset>179004</wp:posOffset>
                </wp:positionV>
                <wp:extent cx="0" cy="1233774"/>
                <wp:effectExtent l="76200" t="0" r="76200" b="62230"/>
                <wp:wrapNone/>
                <wp:docPr id="197007290" name="Straight Arrow Connector 8"/>
                <wp:cNvGraphicFramePr/>
                <a:graphic xmlns:a="http://schemas.openxmlformats.org/drawingml/2006/main">
                  <a:graphicData uri="http://schemas.microsoft.com/office/word/2010/wordprocessingShape">
                    <wps:wsp>
                      <wps:cNvCnPr/>
                      <wps:spPr>
                        <a:xfrm>
                          <a:off x="0" y="0"/>
                          <a:ext cx="0" cy="1233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6C2687" id="Straight Arrow Connector 8" o:spid="_x0000_s1026" type="#_x0000_t32" style="position:absolute;margin-left:398.2pt;margin-top:14.1pt;width:0;height:97.1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" strokecolor="black [3040]">
                <v:stroke endarrow="block"/>
              </v:shape>
            </w:pict>
          </mc:Fallback>
        </mc:AlternateContent>
      </w:r>
      <w:r>
        <w:rPr>
          <w:b/>
          <w:bCs/>
          <w:noProof/>
          <w:sz w:val="32"/>
          <w:szCs w:val="32"/>
          <w:u w:val="single"/>
        </w:rPr>
        <mc:AlternateContent>
          <mc:Choice Requires="wps">
            <w:drawing>
              <wp:anchor distT="0" distB="0" distL="114300" distR="114300" simplePos="0" relativeHeight="251773952" behindDoc="0" locked="0" layoutInCell="1" allowOverlap="1" wp14:anchorId="4374836B" wp14:editId="5B07D906">
                <wp:simplePos x="0" y="0"/>
                <wp:positionH relativeFrom="column">
                  <wp:posOffset>4411102</wp:posOffset>
                </wp:positionH>
                <wp:positionV relativeFrom="paragraph">
                  <wp:posOffset>196000</wp:posOffset>
                </wp:positionV>
                <wp:extent cx="639060" cy="3399"/>
                <wp:effectExtent l="0" t="0" r="27940" b="34925"/>
                <wp:wrapNone/>
                <wp:docPr id="207599086" name="Straight Connector 7"/>
                <wp:cNvGraphicFramePr/>
                <a:graphic xmlns:a="http://schemas.openxmlformats.org/drawingml/2006/main">
                  <a:graphicData uri="http://schemas.microsoft.com/office/word/2010/wordprocessingShape">
                    <wps:wsp>
                      <wps:cNvCnPr/>
                      <wps:spPr>
                        <a:xfrm>
                          <a:off x="0" y="0"/>
                          <a:ext cx="639060" cy="33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22A49" id="Straight Connector 7"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35pt,15.45pt" to="397.6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" strokecolor="black [3040]"/>
            </w:pict>
          </mc:Fallback>
        </mc:AlternateContent>
      </w:r>
    </w:p>
    <w:p w14:paraId="6914B37C" w14:textId="0D39DA01" w:rsidR="00D96695" w:rsidRDefault="008953A8" w:rsidP="00066153">
      <w:pPr>
        <w:ind w:firstLine="16"/>
        <w:jc w:val="center"/>
        <w:rPr>
          <w:b/>
          <w:bCs/>
          <w:sz w:val="32"/>
          <w:szCs w:val="32"/>
          <w:u w:val="single"/>
        </w:rPr>
      </w:pPr>
      <w:r>
        <w:rPr>
          <w:b/>
          <w:bCs/>
          <w:noProof/>
          <w:sz w:val="32"/>
          <w:szCs w:val="32"/>
          <w:u w:val="single"/>
        </w:rPr>
        <mc:AlternateContent>
          <mc:Choice Requires="wps">
            <w:drawing>
              <wp:anchor distT="0" distB="0" distL="114300" distR="114300" simplePos="0" relativeHeight="251772928" behindDoc="0" locked="0" layoutInCell="1" allowOverlap="1" wp14:anchorId="7F6D1A12" wp14:editId="0B317D98">
                <wp:simplePos x="0" y="0"/>
                <wp:positionH relativeFrom="column">
                  <wp:posOffset>1504738</wp:posOffset>
                </wp:positionH>
                <wp:positionV relativeFrom="paragraph">
                  <wp:posOffset>108488</wp:posOffset>
                </wp:positionV>
                <wp:extent cx="0" cy="1070766"/>
                <wp:effectExtent l="76200" t="0" r="57150" b="53340"/>
                <wp:wrapNone/>
                <wp:docPr id="322651167" name="Straight Arrow Connector 6"/>
                <wp:cNvGraphicFramePr/>
                <a:graphic xmlns:a="http://schemas.openxmlformats.org/drawingml/2006/main">
                  <a:graphicData uri="http://schemas.microsoft.com/office/word/2010/wordprocessingShape">
                    <wps:wsp>
                      <wps:cNvCnPr/>
                      <wps:spPr>
                        <a:xfrm>
                          <a:off x="0" y="0"/>
                          <a:ext cx="0" cy="10707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30694A" id="Straight Arrow Connector 6" o:spid="_x0000_s1026" type="#_x0000_t32" style="position:absolute;margin-left:118.5pt;margin-top:8.55pt;width:0;height:84.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" strokecolor="black [3040]">
                <v:stroke endarrow="block"/>
              </v:shape>
            </w:pict>
          </mc:Fallback>
        </mc:AlternateContent>
      </w:r>
      <w:r>
        <w:rPr>
          <w:b/>
          <w:bCs/>
          <w:noProof/>
          <w:sz w:val="32"/>
          <w:szCs w:val="32"/>
          <w:u w:val="single"/>
        </w:rPr>
        <mc:AlternateContent>
          <mc:Choice Requires="wps">
            <w:drawing>
              <wp:anchor distT="0" distB="0" distL="114300" distR="114300" simplePos="0" relativeHeight="251771904" behindDoc="0" locked="0" layoutInCell="1" allowOverlap="1" wp14:anchorId="2496351D" wp14:editId="11F55D18">
                <wp:simplePos x="0" y="0"/>
                <wp:positionH relativeFrom="column">
                  <wp:posOffset>1501338</wp:posOffset>
                </wp:positionH>
                <wp:positionV relativeFrom="paragraph">
                  <wp:posOffset>111887</wp:posOffset>
                </wp:positionV>
                <wp:extent cx="642460" cy="6799"/>
                <wp:effectExtent l="0" t="0" r="24765" b="31750"/>
                <wp:wrapNone/>
                <wp:docPr id="1379154962" name="Straight Connector 5"/>
                <wp:cNvGraphicFramePr/>
                <a:graphic xmlns:a="http://schemas.openxmlformats.org/drawingml/2006/main">
                  <a:graphicData uri="http://schemas.microsoft.com/office/word/2010/wordprocessingShape">
                    <wps:wsp>
                      <wps:cNvCnPr/>
                      <wps:spPr>
                        <a:xfrm flipH="1" flipV="1">
                          <a:off x="0" y="0"/>
                          <a:ext cx="642460" cy="67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0BB11" id="Straight Connector 5" o:spid="_x0000_s1026" style="position:absolute;flip:x y;z-index:251771904;visibility:visible;mso-wrap-style:square;mso-wrap-distance-left:9pt;mso-wrap-distance-top:0;mso-wrap-distance-right:9pt;mso-wrap-distance-bottom:0;mso-position-horizontal:absolute;mso-position-horizontal-relative:text;mso-position-vertical:absolute;mso-position-vertical-relative:text" from="118.2pt,8.8pt" to="168.8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" strokecolor="black [3040]"/>
            </w:pict>
          </mc:Fallback>
        </mc:AlternateContent>
      </w:r>
    </w:p>
    <w:p w14:paraId="78A85C5D" w14:textId="77777777" w:rsidR="00D96695" w:rsidRDefault="00D96695" w:rsidP="00066153">
      <w:pPr>
        <w:ind w:firstLine="16"/>
        <w:jc w:val="center"/>
        <w:rPr>
          <w:b/>
          <w:bCs/>
          <w:sz w:val="32"/>
          <w:szCs w:val="32"/>
          <w:u w:val="single"/>
        </w:rPr>
      </w:pPr>
    </w:p>
    <w:p w14:paraId="1E24BB02" w14:textId="77777777" w:rsidR="00D96695" w:rsidRDefault="00D96695" w:rsidP="00066153">
      <w:pPr>
        <w:ind w:firstLine="16"/>
        <w:jc w:val="center"/>
        <w:rPr>
          <w:b/>
          <w:bCs/>
          <w:sz w:val="32"/>
          <w:szCs w:val="32"/>
          <w:u w:val="single"/>
        </w:rPr>
      </w:pPr>
    </w:p>
    <w:tbl>
      <w:tblPr>
        <w:tblStyle w:val="TableGrid"/>
        <w:tblpPr w:leftFromText="180" w:rightFromText="180" w:vertAnchor="text" w:horzAnchor="margin" w:tblpXSpec="right" w:tblpY="765"/>
        <w:tblW w:w="0" w:type="auto"/>
        <w:tblLook w:val="04A0" w:firstRow="1" w:lastRow="0" w:firstColumn="1" w:lastColumn="0" w:noHBand="0" w:noVBand="1"/>
      </w:tblPr>
      <w:tblGrid>
        <w:gridCol w:w="3681"/>
      </w:tblGrid>
      <w:tr w:rsidR="008953A8" w14:paraId="32C4B501" w14:textId="77777777" w:rsidTr="008953A8">
        <w:tc>
          <w:tcPr>
            <w:tcW w:w="3681" w:type="dxa"/>
          </w:tcPr>
          <w:p w14:paraId="7546A8C0" w14:textId="77777777" w:rsidR="008953A8" w:rsidRPr="008953A8" w:rsidRDefault="008953A8" w:rsidP="008953A8">
            <w:pPr>
              <w:jc w:val="center"/>
              <w:rPr>
                <w:b/>
                <w:bCs/>
                <w:sz w:val="24"/>
                <w:szCs w:val="24"/>
              </w:rPr>
            </w:pPr>
            <w:r w:rsidRPr="008953A8">
              <w:rPr>
                <w:b/>
                <w:bCs/>
                <w:sz w:val="24"/>
                <w:szCs w:val="24"/>
              </w:rPr>
              <w:t>Truck</w:t>
            </w:r>
          </w:p>
        </w:tc>
      </w:tr>
      <w:tr w:rsidR="008953A8" w:rsidRPr="008953A8" w14:paraId="79E16799" w14:textId="77777777" w:rsidTr="008953A8">
        <w:tc>
          <w:tcPr>
            <w:tcW w:w="3681" w:type="dxa"/>
          </w:tcPr>
          <w:p w14:paraId="3F60A687" w14:textId="77777777" w:rsidR="008953A8" w:rsidRPr="008953A8" w:rsidRDefault="008953A8" w:rsidP="008953A8">
            <w:pPr>
              <w:rPr>
                <w:sz w:val="24"/>
                <w:szCs w:val="24"/>
              </w:rPr>
            </w:pPr>
            <w:r w:rsidRPr="008953A8">
              <w:rPr>
                <w:sz w:val="24"/>
                <w:szCs w:val="24"/>
              </w:rPr>
              <w:t>+capacity:</w:t>
            </w:r>
            <w:r>
              <w:rPr>
                <w:sz w:val="24"/>
                <w:szCs w:val="24"/>
              </w:rPr>
              <w:t>int</w:t>
            </w:r>
          </w:p>
        </w:tc>
      </w:tr>
      <w:tr w:rsidR="008953A8" w14:paraId="41BE1982" w14:textId="77777777" w:rsidTr="008953A8">
        <w:tc>
          <w:tcPr>
            <w:tcW w:w="3681" w:type="dxa"/>
          </w:tcPr>
          <w:p w14:paraId="575061A0" w14:textId="77777777" w:rsidR="008953A8" w:rsidRPr="008953A8" w:rsidRDefault="008953A8" w:rsidP="008953A8">
            <w:pPr>
              <w:rPr>
                <w:sz w:val="24"/>
                <w:szCs w:val="24"/>
                <w:u w:val="single"/>
              </w:rPr>
            </w:pPr>
            <w:r w:rsidRPr="008953A8">
              <w:rPr>
                <w:sz w:val="24"/>
                <w:szCs w:val="24"/>
                <w:u w:val="single"/>
              </w:rPr>
              <w:t>+Truck(brand:String, speed:int,capacity:double) :void +showTruckdetails( brand:String, speed:int,capacity:double) :void</w:t>
            </w:r>
          </w:p>
        </w:tc>
      </w:tr>
    </w:tbl>
    <w:p w14:paraId="2E56C5AA" w14:textId="77777777" w:rsidR="00D96695" w:rsidRDefault="00D96695" w:rsidP="00CD5915">
      <w:pPr>
        <w:ind w:firstLine="16"/>
        <w:rPr>
          <w:b/>
          <w:bCs/>
          <w:sz w:val="32"/>
          <w:szCs w:val="32"/>
          <w:u w:val="single"/>
        </w:rPr>
      </w:pPr>
    </w:p>
    <w:p w14:paraId="10422051" w14:textId="77777777" w:rsidR="00D96695" w:rsidRDefault="00D96695" w:rsidP="00066153">
      <w:pPr>
        <w:ind w:firstLine="16"/>
        <w:jc w:val="center"/>
        <w:rPr>
          <w:b/>
          <w:bCs/>
          <w:sz w:val="32"/>
          <w:szCs w:val="32"/>
          <w:u w:val="single"/>
        </w:rPr>
      </w:pPr>
    </w:p>
    <w:tbl>
      <w:tblPr>
        <w:tblStyle w:val="TableGrid"/>
        <w:tblpPr w:leftFromText="180" w:rightFromText="180" w:vertAnchor="page" w:horzAnchor="margin" w:tblpY="5131"/>
        <w:tblW w:w="0" w:type="auto"/>
        <w:tblLook w:val="04A0" w:firstRow="1" w:lastRow="0" w:firstColumn="1" w:lastColumn="0" w:noHBand="0" w:noVBand="1"/>
      </w:tblPr>
      <w:tblGrid>
        <w:gridCol w:w="3539"/>
      </w:tblGrid>
      <w:tr w:rsidR="00B10C67" w14:paraId="2FF33CB6" w14:textId="77777777" w:rsidTr="00B10C67">
        <w:tc>
          <w:tcPr>
            <w:tcW w:w="3539" w:type="dxa"/>
          </w:tcPr>
          <w:p w14:paraId="6B8A33D4" w14:textId="77777777" w:rsidR="00B10C67" w:rsidRPr="00CD5915" w:rsidRDefault="00B10C67" w:rsidP="00B10C67">
            <w:pPr>
              <w:jc w:val="center"/>
              <w:rPr>
                <w:b/>
                <w:bCs/>
                <w:sz w:val="32"/>
                <w:szCs w:val="32"/>
              </w:rPr>
            </w:pPr>
            <w:r w:rsidRPr="00CD5915">
              <w:rPr>
                <w:b/>
                <w:bCs/>
                <w:sz w:val="24"/>
                <w:szCs w:val="24"/>
              </w:rPr>
              <w:t>Car</w:t>
            </w:r>
          </w:p>
        </w:tc>
      </w:tr>
      <w:tr w:rsidR="00B10C67" w14:paraId="20EC9EB9" w14:textId="77777777" w:rsidTr="00B10C67">
        <w:tc>
          <w:tcPr>
            <w:tcW w:w="3539" w:type="dxa"/>
          </w:tcPr>
          <w:p w14:paraId="216CCCCA" w14:textId="77777777" w:rsidR="00B10C67" w:rsidRPr="00CD5915" w:rsidRDefault="00B10C67" w:rsidP="00B10C67">
            <w:pPr>
              <w:rPr>
                <w:u w:val="single"/>
                <w:lang w:val="en-IN"/>
              </w:rPr>
            </w:pPr>
            <w:r w:rsidRPr="00CD5915">
              <w:rPr>
                <w:u w:val="single"/>
                <w:lang w:val="en-IN"/>
              </w:rPr>
              <w:t>int Doors</w:t>
            </w:r>
          </w:p>
          <w:p w14:paraId="65F91D79" w14:textId="77777777" w:rsidR="00B10C67" w:rsidRPr="00CD5915" w:rsidRDefault="00B10C67" w:rsidP="00B10C67">
            <w:pPr>
              <w:rPr>
                <w:u w:val="single"/>
                <w:lang w:val="en-IN"/>
              </w:rPr>
            </w:pPr>
            <w:r w:rsidRPr="00CD5915">
              <w:rPr>
                <w:u w:val="single"/>
                <w:lang w:val="en-IN"/>
              </w:rPr>
              <w:t>int seatingCapacity</w:t>
            </w:r>
          </w:p>
        </w:tc>
      </w:tr>
      <w:tr w:rsidR="00B10C67" w14:paraId="3BD399BE" w14:textId="77777777" w:rsidTr="00B10C67">
        <w:tc>
          <w:tcPr>
            <w:tcW w:w="3539" w:type="dxa"/>
          </w:tcPr>
          <w:p w14:paraId="4060DD56" w14:textId="5F1805B4" w:rsidR="002166CE" w:rsidRDefault="00B10C67" w:rsidP="00B10C67">
            <w:pPr>
              <w:rPr>
                <w:sz w:val="24"/>
                <w:szCs w:val="24"/>
              </w:rPr>
            </w:pPr>
            <w:r>
              <w:rPr>
                <w:sz w:val="24"/>
                <w:szCs w:val="24"/>
              </w:rPr>
              <w:t>+</w:t>
            </w:r>
            <w:r w:rsidRPr="00CD5915">
              <w:rPr>
                <w:sz w:val="24"/>
                <w:szCs w:val="24"/>
              </w:rPr>
              <w:t>Car(String brand, int speed, int Doors, int seatingCapacity)</w:t>
            </w:r>
          </w:p>
          <w:p w14:paraId="68F28B37" w14:textId="77777777" w:rsidR="00B10C67" w:rsidRPr="00CD5915" w:rsidRDefault="00B10C67" w:rsidP="002166CE">
            <w:pPr>
              <w:rPr>
                <w:sz w:val="24"/>
                <w:szCs w:val="24"/>
                <w:lang w:val="en-IN"/>
              </w:rPr>
            </w:pPr>
            <w:r>
              <w:rPr>
                <w:sz w:val="24"/>
                <w:szCs w:val="24"/>
                <w:lang w:val="en-IN"/>
              </w:rPr>
              <w:t>+</w:t>
            </w:r>
            <w:r w:rsidRPr="00CD5915">
              <w:rPr>
                <w:sz w:val="24"/>
                <w:szCs w:val="24"/>
                <w:lang w:val="en-IN"/>
              </w:rPr>
              <w:t>displayDetails():void</w:t>
            </w:r>
          </w:p>
        </w:tc>
      </w:tr>
    </w:tbl>
    <w:p w14:paraId="1C474245" w14:textId="77777777" w:rsidR="00D96695" w:rsidRDefault="00D96695" w:rsidP="00066153">
      <w:pPr>
        <w:ind w:firstLine="16"/>
        <w:jc w:val="center"/>
        <w:rPr>
          <w:b/>
          <w:bCs/>
          <w:sz w:val="32"/>
          <w:szCs w:val="32"/>
          <w:u w:val="single"/>
        </w:rPr>
      </w:pPr>
    </w:p>
    <w:p w14:paraId="6BABFA09" w14:textId="77777777" w:rsidR="00D96695" w:rsidRDefault="00D96695" w:rsidP="00066153">
      <w:pPr>
        <w:ind w:firstLine="16"/>
        <w:jc w:val="center"/>
        <w:rPr>
          <w:b/>
          <w:bCs/>
          <w:sz w:val="32"/>
          <w:szCs w:val="32"/>
          <w:u w:val="single"/>
        </w:rPr>
      </w:pPr>
    </w:p>
    <w:p w14:paraId="17781A77" w14:textId="77777777" w:rsidR="00D96695" w:rsidRDefault="00D96695" w:rsidP="00066153">
      <w:pPr>
        <w:ind w:firstLine="16"/>
        <w:jc w:val="center"/>
        <w:rPr>
          <w:b/>
          <w:bCs/>
          <w:sz w:val="32"/>
          <w:szCs w:val="32"/>
          <w:u w:val="single"/>
        </w:rPr>
      </w:pPr>
    </w:p>
    <w:p w14:paraId="7F773AAF" w14:textId="77777777" w:rsidR="00D96695" w:rsidRDefault="00D96695" w:rsidP="00066153">
      <w:pPr>
        <w:ind w:firstLine="16"/>
        <w:jc w:val="center"/>
        <w:rPr>
          <w:b/>
          <w:bCs/>
          <w:sz w:val="32"/>
          <w:szCs w:val="32"/>
          <w:u w:val="single"/>
        </w:rPr>
      </w:pPr>
    </w:p>
    <w:p w14:paraId="2C2F18F4" w14:textId="77777777" w:rsidR="00D96695" w:rsidRDefault="00D96695" w:rsidP="00066153">
      <w:pPr>
        <w:ind w:firstLine="16"/>
        <w:jc w:val="center"/>
        <w:rPr>
          <w:b/>
          <w:bCs/>
          <w:sz w:val="32"/>
          <w:szCs w:val="32"/>
          <w:u w:val="single"/>
        </w:rPr>
      </w:pPr>
    </w:p>
    <w:p w14:paraId="2E4D0832" w14:textId="77777777" w:rsidR="00D96695" w:rsidRDefault="00D96695" w:rsidP="00066153">
      <w:pPr>
        <w:ind w:firstLine="16"/>
        <w:jc w:val="center"/>
        <w:rPr>
          <w:b/>
          <w:bCs/>
          <w:sz w:val="32"/>
          <w:szCs w:val="32"/>
          <w:u w:val="single"/>
        </w:rPr>
      </w:pPr>
    </w:p>
    <w:p w14:paraId="24EA7A4F" w14:textId="77777777" w:rsidR="00D96695" w:rsidRDefault="00D96695" w:rsidP="00066153">
      <w:pPr>
        <w:ind w:firstLine="16"/>
        <w:jc w:val="center"/>
        <w:rPr>
          <w:b/>
          <w:bCs/>
          <w:sz w:val="32"/>
          <w:szCs w:val="32"/>
          <w:u w:val="single"/>
        </w:rPr>
      </w:pPr>
    </w:p>
    <w:tbl>
      <w:tblPr>
        <w:tblStyle w:val="TableGrid"/>
        <w:tblpPr w:leftFromText="180" w:rightFromText="180" w:vertAnchor="text" w:horzAnchor="margin" w:tblpXSpec="center" w:tblpY="18"/>
        <w:tblW w:w="0" w:type="auto"/>
        <w:tblLook w:val="04A0" w:firstRow="1" w:lastRow="0" w:firstColumn="1" w:lastColumn="0" w:noHBand="0" w:noVBand="1"/>
      </w:tblPr>
      <w:tblGrid>
        <w:gridCol w:w="3539"/>
      </w:tblGrid>
      <w:tr w:rsidR="008953A8" w14:paraId="2C801F37" w14:textId="77777777" w:rsidTr="008953A8">
        <w:tc>
          <w:tcPr>
            <w:tcW w:w="3539" w:type="dxa"/>
          </w:tcPr>
          <w:p w14:paraId="44A5ECF4" w14:textId="77777777" w:rsidR="008953A8" w:rsidRPr="00B10C67" w:rsidRDefault="008953A8" w:rsidP="008953A8">
            <w:pPr>
              <w:jc w:val="center"/>
              <w:rPr>
                <w:b/>
                <w:bCs/>
                <w:sz w:val="24"/>
                <w:szCs w:val="24"/>
              </w:rPr>
            </w:pPr>
            <w:r w:rsidRPr="00B10C67">
              <w:rPr>
                <w:b/>
                <w:bCs/>
                <w:sz w:val="24"/>
                <w:szCs w:val="24"/>
              </w:rPr>
              <w:t>Bike</w:t>
            </w:r>
          </w:p>
        </w:tc>
      </w:tr>
      <w:tr w:rsidR="008953A8" w:rsidRPr="00B10C67" w14:paraId="36F2730E" w14:textId="77777777" w:rsidTr="008953A8">
        <w:tc>
          <w:tcPr>
            <w:tcW w:w="3539" w:type="dxa"/>
          </w:tcPr>
          <w:p w14:paraId="4A3A3AE6" w14:textId="77777777" w:rsidR="008953A8" w:rsidRPr="00B10C67" w:rsidRDefault="008953A8" w:rsidP="008953A8">
            <w:pPr>
              <w:rPr>
                <w:sz w:val="24"/>
                <w:szCs w:val="24"/>
              </w:rPr>
            </w:pPr>
            <w:r w:rsidRPr="00B10C67">
              <w:rPr>
                <w:b/>
                <w:bCs/>
                <w:sz w:val="24"/>
                <w:szCs w:val="24"/>
              </w:rPr>
              <w:t>+</w:t>
            </w:r>
            <w:r w:rsidRPr="00B10C67">
              <w:rPr>
                <w:sz w:val="24"/>
                <w:szCs w:val="24"/>
              </w:rPr>
              <w:t>gear</w:t>
            </w:r>
            <w:r w:rsidRPr="00B10C67">
              <w:rPr>
                <w:b/>
                <w:bCs/>
                <w:sz w:val="24"/>
                <w:szCs w:val="24"/>
              </w:rPr>
              <w:t>:</w:t>
            </w:r>
            <w:r w:rsidRPr="00B10C67">
              <w:rPr>
                <w:sz w:val="24"/>
                <w:szCs w:val="24"/>
              </w:rPr>
              <w:t>String</w:t>
            </w:r>
          </w:p>
        </w:tc>
      </w:tr>
      <w:tr w:rsidR="008953A8" w14:paraId="165D9B53" w14:textId="77777777" w:rsidTr="008953A8">
        <w:tc>
          <w:tcPr>
            <w:tcW w:w="3539" w:type="dxa"/>
          </w:tcPr>
          <w:p w14:paraId="0E34B056" w14:textId="77777777" w:rsidR="008953A8" w:rsidRPr="00B10C67" w:rsidRDefault="008953A8" w:rsidP="008953A8">
            <w:pPr>
              <w:rPr>
                <w:sz w:val="24"/>
                <w:szCs w:val="24"/>
              </w:rPr>
            </w:pPr>
            <w:r w:rsidRPr="00B10C67">
              <w:rPr>
                <w:sz w:val="24"/>
                <w:szCs w:val="24"/>
              </w:rPr>
              <w:t>+Bike(brand:String, speed:int,gear:String) :void +displayBike(brand:String, speed:int,gear:String):void</w:t>
            </w:r>
          </w:p>
        </w:tc>
      </w:tr>
    </w:tbl>
    <w:p w14:paraId="38433DE3" w14:textId="77777777" w:rsidR="00D96695" w:rsidRDefault="00D96695" w:rsidP="00066153">
      <w:pPr>
        <w:ind w:firstLine="16"/>
        <w:jc w:val="center"/>
        <w:rPr>
          <w:b/>
          <w:bCs/>
          <w:sz w:val="32"/>
          <w:szCs w:val="32"/>
          <w:u w:val="single"/>
        </w:rPr>
      </w:pPr>
    </w:p>
    <w:p w14:paraId="43AAAFB9" w14:textId="77777777" w:rsidR="00D96695" w:rsidRDefault="00D96695" w:rsidP="00066153">
      <w:pPr>
        <w:ind w:firstLine="16"/>
        <w:jc w:val="center"/>
        <w:rPr>
          <w:b/>
          <w:bCs/>
          <w:sz w:val="32"/>
          <w:szCs w:val="32"/>
          <w:u w:val="single"/>
        </w:rPr>
      </w:pPr>
    </w:p>
    <w:p w14:paraId="353BBBDE" w14:textId="77777777" w:rsidR="00D96695" w:rsidRDefault="00D96695" w:rsidP="00066153">
      <w:pPr>
        <w:ind w:firstLine="16"/>
        <w:jc w:val="center"/>
        <w:rPr>
          <w:b/>
          <w:bCs/>
          <w:sz w:val="32"/>
          <w:szCs w:val="32"/>
          <w:u w:val="single"/>
        </w:rPr>
      </w:pPr>
    </w:p>
    <w:p w14:paraId="3AC2832E" w14:textId="77777777" w:rsidR="00D96695" w:rsidRDefault="00D96695" w:rsidP="00066153">
      <w:pPr>
        <w:ind w:firstLine="16"/>
        <w:jc w:val="center"/>
        <w:rPr>
          <w:b/>
          <w:bCs/>
          <w:sz w:val="32"/>
          <w:szCs w:val="32"/>
          <w:u w:val="single"/>
        </w:rPr>
      </w:pPr>
    </w:p>
    <w:p w14:paraId="5ADAA96B" w14:textId="77777777" w:rsidR="00D96695" w:rsidRDefault="00D96695" w:rsidP="00066153">
      <w:pPr>
        <w:ind w:firstLine="16"/>
        <w:jc w:val="center"/>
        <w:rPr>
          <w:b/>
          <w:bCs/>
          <w:sz w:val="32"/>
          <w:szCs w:val="32"/>
          <w:u w:val="single"/>
        </w:rPr>
      </w:pPr>
    </w:p>
    <w:p w14:paraId="1B4C6FC8" w14:textId="77777777" w:rsidR="00D96695" w:rsidRDefault="00D96695" w:rsidP="00066153">
      <w:pPr>
        <w:ind w:firstLine="16"/>
        <w:jc w:val="center"/>
        <w:rPr>
          <w:b/>
          <w:bCs/>
          <w:sz w:val="32"/>
          <w:szCs w:val="32"/>
          <w:u w:val="single"/>
        </w:rPr>
      </w:pPr>
    </w:p>
    <w:p w14:paraId="7E32DFF5" w14:textId="77777777" w:rsidR="00D96695" w:rsidRDefault="00D96695" w:rsidP="00066153">
      <w:pPr>
        <w:ind w:firstLine="16"/>
        <w:jc w:val="center"/>
        <w:rPr>
          <w:b/>
          <w:bCs/>
          <w:sz w:val="32"/>
          <w:szCs w:val="32"/>
          <w:u w:val="single"/>
        </w:rPr>
      </w:pPr>
    </w:p>
    <w:p w14:paraId="63AE6BE4" w14:textId="77777777" w:rsidR="00D96695" w:rsidRDefault="00D96695" w:rsidP="00066153">
      <w:pPr>
        <w:ind w:firstLine="16"/>
        <w:jc w:val="center"/>
        <w:rPr>
          <w:b/>
          <w:bCs/>
          <w:sz w:val="32"/>
          <w:szCs w:val="32"/>
          <w:u w:val="single"/>
        </w:rPr>
      </w:pPr>
    </w:p>
    <w:p w14:paraId="57EE6447" w14:textId="77777777" w:rsidR="00D96695" w:rsidRDefault="00D96695" w:rsidP="00066153">
      <w:pPr>
        <w:ind w:firstLine="16"/>
        <w:jc w:val="center"/>
        <w:rPr>
          <w:b/>
          <w:bCs/>
          <w:sz w:val="32"/>
          <w:szCs w:val="32"/>
          <w:u w:val="single"/>
        </w:rPr>
      </w:pPr>
    </w:p>
    <w:p w14:paraId="14CECA71" w14:textId="77777777" w:rsidR="00D96695" w:rsidRDefault="00D96695" w:rsidP="00066153">
      <w:pPr>
        <w:ind w:firstLine="16"/>
        <w:jc w:val="center"/>
        <w:rPr>
          <w:b/>
          <w:bCs/>
          <w:sz w:val="32"/>
          <w:szCs w:val="32"/>
          <w:u w:val="single"/>
        </w:rPr>
      </w:pPr>
    </w:p>
    <w:p w14:paraId="12D6FC10" w14:textId="77777777" w:rsidR="00D96695" w:rsidRDefault="00D96695" w:rsidP="00066153">
      <w:pPr>
        <w:ind w:firstLine="16"/>
        <w:jc w:val="center"/>
        <w:rPr>
          <w:b/>
          <w:bCs/>
          <w:sz w:val="32"/>
          <w:szCs w:val="32"/>
          <w:u w:val="single"/>
        </w:rPr>
      </w:pPr>
    </w:p>
    <w:p w14:paraId="34D4118A" w14:textId="77777777" w:rsidR="00D96695" w:rsidRDefault="00D96695" w:rsidP="00066153">
      <w:pPr>
        <w:ind w:firstLine="16"/>
        <w:jc w:val="center"/>
        <w:rPr>
          <w:b/>
          <w:bCs/>
          <w:sz w:val="32"/>
          <w:szCs w:val="32"/>
          <w:u w:val="single"/>
        </w:rPr>
      </w:pPr>
    </w:p>
    <w:p w14:paraId="269BB29E" w14:textId="77777777" w:rsidR="00D96695" w:rsidRDefault="00D96695" w:rsidP="00066153">
      <w:pPr>
        <w:ind w:firstLine="16"/>
        <w:jc w:val="center"/>
        <w:rPr>
          <w:b/>
          <w:bCs/>
          <w:sz w:val="32"/>
          <w:szCs w:val="32"/>
          <w:u w:val="single"/>
        </w:rPr>
      </w:pPr>
    </w:p>
    <w:p w14:paraId="73B786B5" w14:textId="77777777" w:rsidR="00D96695" w:rsidRDefault="00D96695" w:rsidP="00066153">
      <w:pPr>
        <w:ind w:firstLine="16"/>
        <w:jc w:val="center"/>
        <w:rPr>
          <w:b/>
          <w:bCs/>
          <w:sz w:val="32"/>
          <w:szCs w:val="32"/>
          <w:u w:val="single"/>
        </w:rPr>
      </w:pPr>
    </w:p>
    <w:p w14:paraId="419B73C9" w14:textId="77777777" w:rsidR="00D96695" w:rsidRDefault="00D96695" w:rsidP="00066153">
      <w:pPr>
        <w:ind w:firstLine="16"/>
        <w:jc w:val="center"/>
        <w:rPr>
          <w:b/>
          <w:bCs/>
          <w:sz w:val="32"/>
          <w:szCs w:val="32"/>
          <w:u w:val="single"/>
        </w:rPr>
      </w:pPr>
    </w:p>
    <w:p w14:paraId="6C12E92C" w14:textId="77777777" w:rsidR="00D96695" w:rsidRDefault="00D96695" w:rsidP="00066153">
      <w:pPr>
        <w:ind w:firstLine="16"/>
        <w:jc w:val="center"/>
        <w:rPr>
          <w:b/>
          <w:bCs/>
          <w:sz w:val="32"/>
          <w:szCs w:val="32"/>
          <w:u w:val="single"/>
        </w:rPr>
      </w:pPr>
    </w:p>
    <w:p w14:paraId="00109E17" w14:textId="77777777" w:rsidR="00D96695" w:rsidRDefault="00D96695" w:rsidP="00066153">
      <w:pPr>
        <w:ind w:firstLine="16"/>
        <w:jc w:val="center"/>
        <w:rPr>
          <w:b/>
          <w:bCs/>
          <w:sz w:val="32"/>
          <w:szCs w:val="32"/>
          <w:u w:val="single"/>
        </w:rPr>
      </w:pPr>
    </w:p>
    <w:p w14:paraId="08C4615C" w14:textId="77777777" w:rsidR="00D96695" w:rsidRDefault="00D96695" w:rsidP="00066153">
      <w:pPr>
        <w:ind w:firstLine="16"/>
        <w:jc w:val="center"/>
        <w:rPr>
          <w:b/>
          <w:bCs/>
          <w:sz w:val="32"/>
          <w:szCs w:val="32"/>
          <w:u w:val="single"/>
        </w:rPr>
      </w:pPr>
    </w:p>
    <w:p w14:paraId="1D9166E1" w14:textId="77777777" w:rsidR="00D96695" w:rsidRDefault="00D96695" w:rsidP="00066153">
      <w:pPr>
        <w:ind w:firstLine="16"/>
        <w:jc w:val="center"/>
        <w:rPr>
          <w:b/>
          <w:bCs/>
          <w:sz w:val="32"/>
          <w:szCs w:val="32"/>
          <w:u w:val="single"/>
        </w:rPr>
      </w:pPr>
    </w:p>
    <w:p w14:paraId="38A5E844" w14:textId="68C75B5C" w:rsidR="008953A8" w:rsidRDefault="008953A8" w:rsidP="008953A8">
      <w:pPr>
        <w:rPr>
          <w:b/>
          <w:bCs/>
          <w:sz w:val="32"/>
          <w:szCs w:val="32"/>
          <w:u w:val="single"/>
        </w:rPr>
      </w:pPr>
    </w:p>
    <w:p w14:paraId="44A7CC97" w14:textId="77777777" w:rsidR="008953A8" w:rsidRDefault="008953A8" w:rsidP="008953A8">
      <w:pPr>
        <w:rPr>
          <w:b/>
          <w:bCs/>
          <w:sz w:val="32"/>
          <w:szCs w:val="32"/>
          <w:u w:val="single"/>
        </w:rPr>
      </w:pPr>
    </w:p>
    <w:p w14:paraId="14D25EC6" w14:textId="762B11B6" w:rsidR="007629B4" w:rsidRDefault="007629B4" w:rsidP="00066153">
      <w:pPr>
        <w:ind w:firstLine="16"/>
        <w:jc w:val="center"/>
        <w:rPr>
          <w:b/>
          <w:bCs/>
          <w:sz w:val="32"/>
          <w:szCs w:val="32"/>
          <w:u w:val="single"/>
        </w:rPr>
      </w:pPr>
      <w:r w:rsidRPr="00221E9C">
        <w:rPr>
          <w:b/>
          <w:bCs/>
          <w:sz w:val="32"/>
          <w:szCs w:val="32"/>
          <w:u w:val="single"/>
        </w:rPr>
        <w:lastRenderedPageBreak/>
        <w:t>WEEK-</w:t>
      </w:r>
      <w:r w:rsidR="00191114">
        <w:rPr>
          <w:b/>
          <w:bCs/>
          <w:sz w:val="32"/>
          <w:szCs w:val="32"/>
          <w:u w:val="single"/>
        </w:rPr>
        <w:t>6</w:t>
      </w:r>
    </w:p>
    <w:p w14:paraId="658A83FB" w14:textId="77777777" w:rsidR="007629B4" w:rsidRDefault="007629B4" w:rsidP="007629B4">
      <w:pPr>
        <w:jc w:val="center"/>
        <w:rPr>
          <w:b/>
          <w:bCs/>
          <w:sz w:val="32"/>
          <w:szCs w:val="32"/>
          <w:u w:val="single"/>
        </w:rPr>
      </w:pPr>
    </w:p>
    <w:p w14:paraId="0DF61AEA" w14:textId="77777777" w:rsidR="007629B4" w:rsidRDefault="007629B4" w:rsidP="007629B4">
      <w:pPr>
        <w:pStyle w:val="TableParagraph"/>
        <w:spacing w:line="237" w:lineRule="auto"/>
        <w:ind w:left="16" w:right="764"/>
        <w:rPr>
          <w:b/>
          <w:bCs/>
          <w:sz w:val="24"/>
          <w:szCs w:val="24"/>
        </w:rPr>
      </w:pPr>
      <w:r w:rsidRPr="00820CA9">
        <w:rPr>
          <w:b/>
          <w:bCs/>
          <w:sz w:val="24"/>
          <w:szCs w:val="24"/>
          <w:u w:val="single"/>
        </w:rPr>
        <w:t>Program</w:t>
      </w:r>
      <w:r>
        <w:rPr>
          <w:b/>
          <w:bCs/>
          <w:sz w:val="24"/>
          <w:szCs w:val="24"/>
          <w:u w:val="single"/>
        </w:rPr>
        <w:t>1</w:t>
      </w:r>
      <w:r>
        <w:rPr>
          <w:b/>
          <w:bCs/>
          <w:sz w:val="24"/>
          <w:szCs w:val="24"/>
        </w:rPr>
        <w:t>)</w:t>
      </w:r>
    </w:p>
    <w:p w14:paraId="3573379C" w14:textId="28F50EDD" w:rsidR="007629B4" w:rsidRDefault="007629B4" w:rsidP="007629B4">
      <w:pPr>
        <w:pStyle w:val="TableParagraph"/>
        <w:spacing w:line="237" w:lineRule="auto"/>
        <w:ind w:left="16" w:right="764"/>
        <w:rPr>
          <w:b/>
          <w:bCs/>
          <w:sz w:val="24"/>
          <w:szCs w:val="24"/>
        </w:rPr>
      </w:pPr>
    </w:p>
    <w:p w14:paraId="1BB8153B" w14:textId="77777777" w:rsidR="00066153" w:rsidRDefault="007629B4" w:rsidP="00066153">
      <w:pPr>
        <w:pStyle w:val="TableParagraph"/>
        <w:spacing w:line="237" w:lineRule="auto"/>
        <w:ind w:left="16" w:right="764"/>
        <w:rPr>
          <w:sz w:val="24"/>
          <w:szCs w:val="24"/>
        </w:rPr>
      </w:pPr>
      <w:r w:rsidRPr="00820CA9">
        <w:rPr>
          <w:b/>
          <w:bCs/>
          <w:sz w:val="24"/>
          <w:szCs w:val="24"/>
          <w:u w:val="single"/>
        </w:rPr>
        <w:t>AIM</w:t>
      </w:r>
      <w:r>
        <w:rPr>
          <w:sz w:val="24"/>
          <w:szCs w:val="24"/>
        </w:rPr>
        <w:t>-</w:t>
      </w:r>
      <w:r w:rsidRPr="00221E9C">
        <w:rPr>
          <w:sz w:val="24"/>
          <w:szCs w:val="24"/>
        </w:rPr>
        <w:t xml:space="preserve"> </w:t>
      </w:r>
      <w:r w:rsidR="00066153">
        <w:rPr>
          <w:sz w:val="24"/>
          <w:szCs w:val="24"/>
        </w:rPr>
        <w:t>Write a java program to create a vehicle class with a method displayinfo(). Override this in</w:t>
      </w:r>
    </w:p>
    <w:p w14:paraId="4329006C" w14:textId="77777777" w:rsidR="00066153" w:rsidRDefault="00066153" w:rsidP="00066153">
      <w:pPr>
        <w:pStyle w:val="TableParagraph"/>
        <w:spacing w:line="237" w:lineRule="auto"/>
        <w:ind w:left="16" w:right="764"/>
        <w:rPr>
          <w:sz w:val="24"/>
          <w:szCs w:val="24"/>
        </w:rPr>
      </w:pPr>
      <w:r>
        <w:rPr>
          <w:sz w:val="24"/>
          <w:szCs w:val="24"/>
        </w:rPr>
        <w:t xml:space="preserve">           the Car subclass to provide specific information about a car [ carCompany, carModel,</w:t>
      </w:r>
    </w:p>
    <w:p w14:paraId="65281497" w14:textId="0D21472C" w:rsidR="007629B4" w:rsidRDefault="00066153" w:rsidP="00066153">
      <w:pPr>
        <w:pStyle w:val="TableParagraph"/>
        <w:spacing w:line="237" w:lineRule="auto"/>
        <w:ind w:left="16" w:right="764"/>
        <w:rPr>
          <w:sz w:val="24"/>
          <w:szCs w:val="24"/>
        </w:rPr>
      </w:pPr>
      <w:r>
        <w:rPr>
          <w:sz w:val="24"/>
          <w:szCs w:val="24"/>
        </w:rPr>
        <w:t xml:space="preserve">           carPrize, seatingCapacity,petrol_or_not(Boolean)]</w:t>
      </w:r>
    </w:p>
    <w:p w14:paraId="7D261E4F" w14:textId="221D1D09" w:rsidR="00CB06C7" w:rsidRDefault="00CB06C7" w:rsidP="00066153">
      <w:pPr>
        <w:pStyle w:val="TableParagraph"/>
        <w:spacing w:line="237" w:lineRule="auto"/>
        <w:ind w:left="16" w:right="764"/>
        <w:rPr>
          <w:sz w:val="24"/>
          <w:szCs w:val="24"/>
        </w:rPr>
      </w:pPr>
    </w:p>
    <w:p w14:paraId="6D5D0C75" w14:textId="3E9F6092" w:rsidR="00CB06C7" w:rsidRDefault="00CB06C7" w:rsidP="00066153">
      <w:pPr>
        <w:pStyle w:val="TableParagraph"/>
        <w:spacing w:line="237" w:lineRule="auto"/>
        <w:ind w:left="16" w:right="764"/>
        <w:rPr>
          <w:sz w:val="24"/>
          <w:szCs w:val="24"/>
        </w:rPr>
      </w:pPr>
    </w:p>
    <w:p w14:paraId="65E2EF2D" w14:textId="570B3597" w:rsidR="00005FC9" w:rsidRDefault="000345F5" w:rsidP="00066153">
      <w:pPr>
        <w:pStyle w:val="TableParagraph"/>
        <w:spacing w:line="237" w:lineRule="auto"/>
        <w:ind w:left="16" w:right="764"/>
        <w:rPr>
          <w:sz w:val="24"/>
          <w:szCs w:val="24"/>
        </w:rPr>
      </w:pPr>
      <w:r w:rsidRPr="001C563B">
        <w:rPr>
          <w:noProof/>
          <w:sz w:val="24"/>
          <w:szCs w:val="24"/>
        </w:rPr>
        <w:drawing>
          <wp:inline distT="0" distB="0" distL="0" distR="0" wp14:anchorId="6413BE3D" wp14:editId="6408539C">
            <wp:extent cx="6553200" cy="5443220"/>
            <wp:effectExtent l="0" t="0" r="0" b="5080"/>
            <wp:docPr id="118893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7932" name=""/>
                    <pic:cNvPicPr/>
                  </pic:nvPicPr>
                  <pic:blipFill>
                    <a:blip r:embed="rId54"/>
                    <a:stretch>
                      <a:fillRect/>
                    </a:stretch>
                  </pic:blipFill>
                  <pic:spPr>
                    <a:xfrm>
                      <a:off x="0" y="0"/>
                      <a:ext cx="6553200" cy="5443220"/>
                    </a:xfrm>
                    <a:prstGeom prst="rect">
                      <a:avLst/>
                    </a:prstGeom>
                  </pic:spPr>
                </pic:pic>
              </a:graphicData>
            </a:graphic>
          </wp:inline>
        </w:drawing>
      </w:r>
    </w:p>
    <w:p w14:paraId="3990067E" w14:textId="3EF8A9ED" w:rsidR="00005FC9" w:rsidRDefault="00005FC9" w:rsidP="00066153">
      <w:pPr>
        <w:pStyle w:val="TableParagraph"/>
        <w:spacing w:line="237" w:lineRule="auto"/>
        <w:ind w:left="16" w:right="764"/>
        <w:rPr>
          <w:sz w:val="24"/>
          <w:szCs w:val="24"/>
        </w:rPr>
      </w:pPr>
    </w:p>
    <w:p w14:paraId="1343D317" w14:textId="6EEC4D7C" w:rsidR="00133BDE" w:rsidRDefault="00133BDE" w:rsidP="00133BDE">
      <w:pPr>
        <w:rPr>
          <w:b/>
          <w:bCs/>
          <w:sz w:val="24"/>
          <w:szCs w:val="24"/>
        </w:rPr>
      </w:pPr>
    </w:p>
    <w:p w14:paraId="7C4CA633" w14:textId="77777777" w:rsidR="00CB06C7" w:rsidRDefault="00CB06C7" w:rsidP="00133BDE">
      <w:pPr>
        <w:rPr>
          <w:b/>
          <w:bCs/>
          <w:sz w:val="24"/>
          <w:szCs w:val="24"/>
        </w:rPr>
      </w:pPr>
    </w:p>
    <w:p w14:paraId="085B5D1A" w14:textId="77777777" w:rsidR="00CB06C7" w:rsidRDefault="00CB06C7" w:rsidP="00133BDE">
      <w:pPr>
        <w:rPr>
          <w:b/>
          <w:bCs/>
          <w:sz w:val="24"/>
          <w:szCs w:val="24"/>
        </w:rPr>
      </w:pPr>
    </w:p>
    <w:p w14:paraId="4CD91028" w14:textId="77777777" w:rsidR="00CB06C7" w:rsidRDefault="00CB06C7" w:rsidP="00133BDE">
      <w:pPr>
        <w:rPr>
          <w:b/>
          <w:bCs/>
          <w:sz w:val="24"/>
          <w:szCs w:val="24"/>
        </w:rPr>
      </w:pPr>
    </w:p>
    <w:p w14:paraId="44D96F54" w14:textId="77777777" w:rsidR="00CB06C7" w:rsidRDefault="00CB06C7" w:rsidP="00133BDE">
      <w:pPr>
        <w:rPr>
          <w:b/>
          <w:bCs/>
          <w:sz w:val="24"/>
          <w:szCs w:val="24"/>
        </w:rPr>
      </w:pPr>
    </w:p>
    <w:p w14:paraId="22555834" w14:textId="77777777" w:rsidR="00CB06C7" w:rsidRDefault="00CB06C7" w:rsidP="00133BDE">
      <w:pPr>
        <w:rPr>
          <w:b/>
          <w:bCs/>
          <w:sz w:val="24"/>
          <w:szCs w:val="24"/>
        </w:rPr>
      </w:pPr>
    </w:p>
    <w:p w14:paraId="1FA472FF" w14:textId="77777777" w:rsidR="00CB06C7" w:rsidRDefault="00CB06C7" w:rsidP="00133BDE">
      <w:pPr>
        <w:rPr>
          <w:b/>
          <w:bCs/>
          <w:sz w:val="24"/>
          <w:szCs w:val="24"/>
        </w:rPr>
      </w:pPr>
    </w:p>
    <w:p w14:paraId="5E031B1F" w14:textId="77777777" w:rsidR="00CB06C7" w:rsidRDefault="00CB06C7" w:rsidP="00133BDE">
      <w:pPr>
        <w:rPr>
          <w:b/>
          <w:bCs/>
          <w:sz w:val="24"/>
          <w:szCs w:val="24"/>
        </w:rPr>
      </w:pPr>
    </w:p>
    <w:p w14:paraId="018ED99D" w14:textId="732AEC69" w:rsidR="00CB06C7" w:rsidRDefault="00CB06C7" w:rsidP="00133BDE">
      <w:pPr>
        <w:rPr>
          <w:b/>
          <w:bCs/>
          <w:sz w:val="24"/>
          <w:szCs w:val="24"/>
        </w:rPr>
      </w:pPr>
    </w:p>
    <w:p w14:paraId="6B9C84C8" w14:textId="1A56F0AD" w:rsidR="00CB06C7" w:rsidRPr="00CB06C7" w:rsidRDefault="00CB06C7" w:rsidP="00133BDE">
      <w:pPr>
        <w:rPr>
          <w:b/>
          <w:bCs/>
          <w:sz w:val="32"/>
          <w:szCs w:val="32"/>
          <w:u w:val="single"/>
        </w:rPr>
      </w:pPr>
      <w:r>
        <w:rPr>
          <w:b/>
          <w:bCs/>
          <w:sz w:val="24"/>
          <w:szCs w:val="24"/>
        </w:rPr>
        <w:lastRenderedPageBreak/>
        <w:tab/>
      </w:r>
      <w:r w:rsidRPr="00CB06C7">
        <w:rPr>
          <w:b/>
          <w:bCs/>
          <w:sz w:val="32"/>
          <w:szCs w:val="32"/>
          <w:u w:val="single"/>
        </w:rPr>
        <w:t>Output</w:t>
      </w:r>
    </w:p>
    <w:p w14:paraId="5FDDBDAB" w14:textId="6C60DE11" w:rsidR="00CB06C7" w:rsidRDefault="00CB06C7" w:rsidP="00133BDE">
      <w:pPr>
        <w:rPr>
          <w:b/>
          <w:bCs/>
          <w:sz w:val="24"/>
          <w:szCs w:val="24"/>
        </w:rPr>
      </w:pPr>
    </w:p>
    <w:p w14:paraId="2C117A0A" w14:textId="0649E492" w:rsidR="00CB06C7" w:rsidRDefault="001C563B" w:rsidP="00133BDE">
      <w:pPr>
        <w:rPr>
          <w:b/>
          <w:bCs/>
          <w:sz w:val="24"/>
          <w:szCs w:val="24"/>
        </w:rPr>
      </w:pPr>
      <w:r w:rsidRPr="001C563B">
        <w:rPr>
          <w:b/>
          <w:bCs/>
          <w:noProof/>
          <w:sz w:val="24"/>
          <w:szCs w:val="24"/>
        </w:rPr>
        <w:drawing>
          <wp:anchor distT="0" distB="0" distL="114300" distR="114300" simplePos="0" relativeHeight="251765760" behindDoc="0" locked="0" layoutInCell="1" allowOverlap="1" wp14:anchorId="5F4684B3" wp14:editId="7728BF30">
            <wp:simplePos x="0" y="0"/>
            <wp:positionH relativeFrom="column">
              <wp:posOffset>935990</wp:posOffset>
            </wp:positionH>
            <wp:positionV relativeFrom="paragraph">
              <wp:posOffset>14605</wp:posOffset>
            </wp:positionV>
            <wp:extent cx="2560320" cy="1363980"/>
            <wp:effectExtent l="0" t="0" r="0" b="7620"/>
            <wp:wrapThrough wrapText="bothSides">
              <wp:wrapPolygon edited="0">
                <wp:start x="0" y="0"/>
                <wp:lineTo x="0" y="21419"/>
                <wp:lineTo x="21375" y="21419"/>
                <wp:lineTo x="21375" y="0"/>
                <wp:lineTo x="0" y="0"/>
              </wp:wrapPolygon>
            </wp:wrapThrough>
            <wp:docPr id="46938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89951" name=""/>
                    <pic:cNvPicPr/>
                  </pic:nvPicPr>
                  <pic:blipFill>
                    <a:blip r:embed="rId55">
                      <a:extLst>
                        <a:ext uri="{28A0092B-C50C-407E-A947-70E740481C1C}">
                          <a14:useLocalDpi xmlns:a14="http://schemas.microsoft.com/office/drawing/2010/main" val="0"/>
                        </a:ext>
                      </a:extLst>
                    </a:blip>
                    <a:stretch>
                      <a:fillRect/>
                    </a:stretch>
                  </pic:blipFill>
                  <pic:spPr>
                    <a:xfrm>
                      <a:off x="0" y="0"/>
                      <a:ext cx="2560320" cy="1363980"/>
                    </a:xfrm>
                    <a:prstGeom prst="rect">
                      <a:avLst/>
                    </a:prstGeom>
                  </pic:spPr>
                </pic:pic>
              </a:graphicData>
            </a:graphic>
            <wp14:sizeRelH relativeFrom="margin">
              <wp14:pctWidth>0</wp14:pctWidth>
            </wp14:sizeRelH>
            <wp14:sizeRelV relativeFrom="margin">
              <wp14:pctHeight>0</wp14:pctHeight>
            </wp14:sizeRelV>
          </wp:anchor>
        </w:drawing>
      </w:r>
    </w:p>
    <w:p w14:paraId="149E71EE" w14:textId="03935818" w:rsidR="00CB06C7" w:rsidRDefault="00CB06C7" w:rsidP="00133BDE">
      <w:pPr>
        <w:rPr>
          <w:b/>
          <w:bCs/>
          <w:sz w:val="24"/>
          <w:szCs w:val="24"/>
        </w:rPr>
      </w:pPr>
    </w:p>
    <w:p w14:paraId="224D4BE5" w14:textId="7718CB17" w:rsidR="00CB06C7" w:rsidRDefault="00CB06C7" w:rsidP="00133BDE">
      <w:pPr>
        <w:rPr>
          <w:b/>
          <w:bCs/>
          <w:sz w:val="24"/>
          <w:szCs w:val="24"/>
        </w:rPr>
      </w:pPr>
    </w:p>
    <w:p w14:paraId="6EC150AA" w14:textId="08FE77C7" w:rsidR="00CB06C7" w:rsidRDefault="00CB06C7" w:rsidP="00133BDE">
      <w:pPr>
        <w:rPr>
          <w:b/>
          <w:bCs/>
          <w:sz w:val="24"/>
          <w:szCs w:val="24"/>
        </w:rPr>
      </w:pPr>
    </w:p>
    <w:p w14:paraId="08561E05" w14:textId="77777777" w:rsidR="00CB06C7" w:rsidRDefault="00CB06C7" w:rsidP="00133BDE">
      <w:pPr>
        <w:rPr>
          <w:b/>
          <w:bCs/>
          <w:sz w:val="24"/>
          <w:szCs w:val="24"/>
        </w:rPr>
      </w:pPr>
    </w:p>
    <w:p w14:paraId="7D828BAE" w14:textId="77777777" w:rsidR="00CB06C7" w:rsidRDefault="00CB06C7" w:rsidP="00133BDE">
      <w:pPr>
        <w:rPr>
          <w:b/>
          <w:bCs/>
          <w:sz w:val="24"/>
          <w:szCs w:val="24"/>
        </w:rPr>
      </w:pPr>
    </w:p>
    <w:p w14:paraId="1A8CC990" w14:textId="77777777" w:rsidR="00CB06C7" w:rsidRDefault="00CB06C7" w:rsidP="00133BDE">
      <w:pPr>
        <w:rPr>
          <w:b/>
          <w:bCs/>
          <w:sz w:val="24"/>
          <w:szCs w:val="24"/>
        </w:rPr>
      </w:pPr>
    </w:p>
    <w:p w14:paraId="4E25E6E6" w14:textId="77777777" w:rsidR="00CB06C7" w:rsidRDefault="00CB06C7" w:rsidP="00133BDE">
      <w:pPr>
        <w:rPr>
          <w:b/>
          <w:bCs/>
          <w:sz w:val="24"/>
          <w:szCs w:val="24"/>
        </w:rPr>
      </w:pPr>
    </w:p>
    <w:p w14:paraId="7140FE9A" w14:textId="77777777" w:rsidR="00CB06C7" w:rsidRDefault="00CB06C7" w:rsidP="00133BDE">
      <w:pPr>
        <w:rPr>
          <w:b/>
          <w:bCs/>
          <w:sz w:val="24"/>
          <w:szCs w:val="24"/>
        </w:rPr>
      </w:pPr>
    </w:p>
    <w:tbl>
      <w:tblPr>
        <w:tblStyle w:val="TableGrid"/>
        <w:tblpPr w:leftFromText="180" w:rightFromText="180" w:vertAnchor="page" w:horzAnchor="margin" w:tblpY="4663"/>
        <w:tblW w:w="10313" w:type="dxa"/>
        <w:tblLook w:val="04A0" w:firstRow="1" w:lastRow="0" w:firstColumn="1" w:lastColumn="0" w:noHBand="0" w:noVBand="1"/>
      </w:tblPr>
      <w:tblGrid>
        <w:gridCol w:w="1555"/>
        <w:gridCol w:w="4961"/>
        <w:gridCol w:w="3797"/>
      </w:tblGrid>
      <w:tr w:rsidR="00411BAC" w:rsidRPr="00074481" w14:paraId="6AF88845" w14:textId="77777777" w:rsidTr="00411BAC">
        <w:trPr>
          <w:trHeight w:val="416"/>
        </w:trPr>
        <w:tc>
          <w:tcPr>
            <w:tcW w:w="1555" w:type="dxa"/>
          </w:tcPr>
          <w:p w14:paraId="22AD140A" w14:textId="77777777" w:rsidR="00411BAC" w:rsidRPr="00074481" w:rsidRDefault="00411BAC" w:rsidP="00411BAC">
            <w:pPr>
              <w:jc w:val="center"/>
              <w:rPr>
                <w:b/>
                <w:bCs/>
                <w:sz w:val="24"/>
                <w:szCs w:val="24"/>
              </w:rPr>
            </w:pPr>
            <w:r w:rsidRPr="00074481">
              <w:rPr>
                <w:b/>
                <w:bCs/>
                <w:sz w:val="24"/>
                <w:szCs w:val="24"/>
              </w:rPr>
              <w:t>S.No.</w:t>
            </w:r>
          </w:p>
        </w:tc>
        <w:tc>
          <w:tcPr>
            <w:tcW w:w="4961" w:type="dxa"/>
          </w:tcPr>
          <w:p w14:paraId="64E688A4"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7B14E094"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6FDACE47" w14:textId="77777777" w:rsidTr="00411BAC">
        <w:trPr>
          <w:trHeight w:val="693"/>
        </w:trPr>
        <w:tc>
          <w:tcPr>
            <w:tcW w:w="1555" w:type="dxa"/>
          </w:tcPr>
          <w:p w14:paraId="5B90BEAB" w14:textId="77777777" w:rsidR="00411BAC" w:rsidRPr="00074481" w:rsidRDefault="00411BAC" w:rsidP="00411BAC">
            <w:pPr>
              <w:jc w:val="center"/>
              <w:rPr>
                <w:sz w:val="24"/>
                <w:szCs w:val="24"/>
              </w:rPr>
            </w:pPr>
            <w:r w:rsidRPr="00074481">
              <w:rPr>
                <w:sz w:val="24"/>
                <w:szCs w:val="24"/>
              </w:rPr>
              <w:t>1.</w:t>
            </w:r>
          </w:p>
        </w:tc>
        <w:tc>
          <w:tcPr>
            <w:tcW w:w="4961" w:type="dxa"/>
          </w:tcPr>
          <w:p w14:paraId="5AEF8CD9" w14:textId="77777777" w:rsidR="00411BAC" w:rsidRPr="00BE03AE" w:rsidRDefault="00411BAC" w:rsidP="00411BAC">
            <w:pPr>
              <w:rPr>
                <w:sz w:val="24"/>
                <w:szCs w:val="24"/>
              </w:rPr>
            </w:pPr>
            <w:r w:rsidRPr="00BE03AE">
              <w:rPr>
                <w:sz w:val="24"/>
                <w:szCs w:val="24"/>
              </w:rPr>
              <w:t>error: ';' expected</w:t>
            </w:r>
          </w:p>
          <w:p w14:paraId="32FB3BCC" w14:textId="77777777" w:rsidR="00411BAC" w:rsidRPr="00074481" w:rsidRDefault="00411BAC" w:rsidP="00411BAC">
            <w:pPr>
              <w:rPr>
                <w:sz w:val="24"/>
                <w:szCs w:val="24"/>
              </w:rPr>
            </w:pPr>
            <w:r w:rsidRPr="00BE03AE">
              <w:rPr>
                <w:sz w:val="24"/>
                <w:szCs w:val="24"/>
              </w:rPr>
              <w:t xml:space="preserve">                        </w:t>
            </w:r>
            <w:r>
              <w:rPr>
                <w:sz w:val="24"/>
                <w:szCs w:val="24"/>
              </w:rPr>
              <w:t>m1.display</w:t>
            </w:r>
          </w:p>
        </w:tc>
        <w:tc>
          <w:tcPr>
            <w:tcW w:w="3797" w:type="dxa"/>
          </w:tcPr>
          <w:p w14:paraId="6B31C837" w14:textId="77777777" w:rsidR="00411BAC" w:rsidRPr="00074481" w:rsidRDefault="00411BAC" w:rsidP="00411BAC">
            <w:pPr>
              <w:rPr>
                <w:sz w:val="24"/>
                <w:szCs w:val="24"/>
              </w:rPr>
            </w:pPr>
            <w:r>
              <w:rPr>
                <w:sz w:val="24"/>
                <w:szCs w:val="24"/>
              </w:rPr>
              <w:t>Adding ; at the end</w:t>
            </w:r>
          </w:p>
        </w:tc>
      </w:tr>
      <w:tr w:rsidR="00411BAC" w14:paraId="75E12F40" w14:textId="77777777" w:rsidTr="00411BAC">
        <w:trPr>
          <w:trHeight w:val="693"/>
        </w:trPr>
        <w:tc>
          <w:tcPr>
            <w:tcW w:w="1555" w:type="dxa"/>
          </w:tcPr>
          <w:p w14:paraId="38287400" w14:textId="77777777" w:rsidR="00411BAC" w:rsidRPr="00074481" w:rsidRDefault="00411BAC" w:rsidP="00411BAC">
            <w:pPr>
              <w:jc w:val="center"/>
              <w:rPr>
                <w:sz w:val="24"/>
                <w:szCs w:val="24"/>
              </w:rPr>
            </w:pPr>
            <w:r>
              <w:rPr>
                <w:sz w:val="24"/>
                <w:szCs w:val="24"/>
              </w:rPr>
              <w:t>2.</w:t>
            </w:r>
          </w:p>
        </w:tc>
        <w:tc>
          <w:tcPr>
            <w:tcW w:w="4961" w:type="dxa"/>
          </w:tcPr>
          <w:p w14:paraId="02F707BC" w14:textId="77777777" w:rsidR="00411BAC" w:rsidRPr="00B63D3F" w:rsidRDefault="00411BAC" w:rsidP="00411BAC">
            <w:pPr>
              <w:rPr>
                <w:sz w:val="24"/>
                <w:szCs w:val="24"/>
              </w:rPr>
            </w:pPr>
            <w:r w:rsidRPr="00D8751C">
              <w:rPr>
                <w:sz w:val="24"/>
                <w:szCs w:val="24"/>
              </w:rPr>
              <w:t>Syntax error, insert "}" to complete ClassBody</w:t>
            </w:r>
          </w:p>
        </w:tc>
        <w:tc>
          <w:tcPr>
            <w:tcW w:w="3797" w:type="dxa"/>
          </w:tcPr>
          <w:p w14:paraId="59F061B4" w14:textId="77777777" w:rsidR="00411BAC" w:rsidRDefault="00411BAC" w:rsidP="00411BAC">
            <w:pPr>
              <w:rPr>
                <w:sz w:val="24"/>
                <w:szCs w:val="24"/>
              </w:rPr>
            </w:pPr>
            <w:r>
              <w:rPr>
                <w:sz w:val="24"/>
                <w:szCs w:val="24"/>
              </w:rPr>
              <w:t>Adding } at the end</w:t>
            </w:r>
          </w:p>
        </w:tc>
      </w:tr>
    </w:tbl>
    <w:p w14:paraId="3F88AF5E" w14:textId="77777777" w:rsidR="00CB06C7" w:rsidRDefault="00CB06C7" w:rsidP="00133BDE">
      <w:pPr>
        <w:rPr>
          <w:b/>
          <w:bCs/>
          <w:sz w:val="24"/>
          <w:szCs w:val="24"/>
        </w:rPr>
      </w:pPr>
    </w:p>
    <w:p w14:paraId="4E816686" w14:textId="77777777" w:rsidR="00CB06C7" w:rsidRDefault="00CB06C7" w:rsidP="00133BDE">
      <w:pPr>
        <w:rPr>
          <w:b/>
          <w:bCs/>
          <w:sz w:val="24"/>
          <w:szCs w:val="24"/>
        </w:rPr>
      </w:pPr>
    </w:p>
    <w:p w14:paraId="3C3AEB30" w14:textId="77777777" w:rsidR="00CB06C7" w:rsidRDefault="00CB06C7" w:rsidP="00133BDE">
      <w:pPr>
        <w:rPr>
          <w:b/>
          <w:bCs/>
          <w:sz w:val="24"/>
          <w:szCs w:val="24"/>
        </w:rPr>
      </w:pPr>
    </w:p>
    <w:p w14:paraId="75CCB8B3" w14:textId="77777777" w:rsidR="00DD0AC3" w:rsidRDefault="00DD0AC3" w:rsidP="00133BDE">
      <w:pPr>
        <w:rPr>
          <w:sz w:val="24"/>
          <w:szCs w:val="24"/>
        </w:rPr>
      </w:pPr>
      <w:r w:rsidRPr="00DD0AC3">
        <w:rPr>
          <w:b/>
          <w:bCs/>
          <w:sz w:val="24"/>
          <w:szCs w:val="24"/>
        </w:rPr>
        <w:t>Concepts to be known</w:t>
      </w:r>
      <w:r w:rsidRPr="00DD0AC3">
        <w:rPr>
          <w:sz w:val="24"/>
          <w:szCs w:val="24"/>
        </w:rPr>
        <w:t>:</w:t>
      </w:r>
    </w:p>
    <w:p w14:paraId="15176D01" w14:textId="77777777" w:rsidR="00DD0AC3" w:rsidRPr="00DD0AC3" w:rsidRDefault="00DD0AC3" w:rsidP="00DD0AC3">
      <w:pPr>
        <w:pStyle w:val="ListParagraph"/>
        <w:numPr>
          <w:ilvl w:val="0"/>
          <w:numId w:val="81"/>
        </w:numPr>
        <w:rPr>
          <w:sz w:val="24"/>
          <w:szCs w:val="24"/>
        </w:rPr>
      </w:pPr>
      <w:r w:rsidRPr="00DD0AC3">
        <w:rPr>
          <w:sz w:val="24"/>
          <w:szCs w:val="24"/>
        </w:rPr>
        <w:t xml:space="preserve">class </w:t>
      </w:r>
      <w:r w:rsidRPr="00DD0AC3">
        <w:rPr>
          <w:sz w:val="24"/>
          <w:szCs w:val="24"/>
        </w:rPr>
        <w:t>c</w:t>
      </w:r>
      <w:r w:rsidRPr="00DD0AC3">
        <w:rPr>
          <w:sz w:val="24"/>
          <w:szCs w:val="24"/>
        </w:rPr>
        <w:t xml:space="preserve">ar extends </w:t>
      </w:r>
      <w:r w:rsidRPr="00DD0AC3">
        <w:rPr>
          <w:sz w:val="24"/>
          <w:szCs w:val="24"/>
        </w:rPr>
        <w:t>v</w:t>
      </w:r>
      <w:r w:rsidRPr="00DD0AC3">
        <w:rPr>
          <w:sz w:val="24"/>
          <w:szCs w:val="24"/>
        </w:rPr>
        <w:t xml:space="preserve">ehicle{} – Single-level Inheritance, where </w:t>
      </w:r>
      <w:r w:rsidRPr="00DD0AC3">
        <w:rPr>
          <w:sz w:val="24"/>
          <w:szCs w:val="24"/>
        </w:rPr>
        <w:t>v</w:t>
      </w:r>
      <w:r w:rsidRPr="00DD0AC3">
        <w:rPr>
          <w:sz w:val="24"/>
          <w:szCs w:val="24"/>
        </w:rPr>
        <w:t xml:space="preserve">ehicle is the parent class and </w:t>
      </w:r>
      <w:r w:rsidRPr="00DD0AC3">
        <w:rPr>
          <w:sz w:val="24"/>
          <w:szCs w:val="24"/>
        </w:rPr>
        <w:t>c</w:t>
      </w:r>
      <w:r w:rsidRPr="00DD0AC3">
        <w:rPr>
          <w:sz w:val="24"/>
          <w:szCs w:val="24"/>
        </w:rPr>
        <w:t xml:space="preserve">ar is the subclass or child class. </w:t>
      </w:r>
    </w:p>
    <w:p w14:paraId="09EE1587" w14:textId="4F76A150" w:rsidR="00CB06C7" w:rsidRPr="00DD0AC3" w:rsidRDefault="00DD0AC3" w:rsidP="00DD0AC3">
      <w:pPr>
        <w:pStyle w:val="ListParagraph"/>
        <w:numPr>
          <w:ilvl w:val="0"/>
          <w:numId w:val="81"/>
        </w:numPr>
        <w:rPr>
          <w:sz w:val="24"/>
          <w:szCs w:val="24"/>
        </w:rPr>
      </w:pPr>
      <w:r w:rsidRPr="00DD0AC3">
        <w:rPr>
          <w:sz w:val="24"/>
          <w:szCs w:val="24"/>
        </w:rPr>
        <w:t>Overriding – The method displayInfo() is defined in both the parent class and the subclass. Since we create an object of the subclass, the method in the subclass is given priority over the one in the parent class when called, i.e. The displayInfo() method is overridden in the subclass.</w:t>
      </w:r>
    </w:p>
    <w:p w14:paraId="18057A08" w14:textId="77777777" w:rsidR="00CB06C7" w:rsidRDefault="00CB06C7" w:rsidP="00133BDE">
      <w:pPr>
        <w:rPr>
          <w:b/>
          <w:bCs/>
          <w:sz w:val="24"/>
          <w:szCs w:val="24"/>
        </w:rPr>
      </w:pPr>
    </w:p>
    <w:p w14:paraId="6E236854" w14:textId="77777777" w:rsidR="00CB06C7" w:rsidRDefault="00CB06C7" w:rsidP="00133BDE">
      <w:pPr>
        <w:rPr>
          <w:b/>
          <w:bCs/>
          <w:sz w:val="24"/>
          <w:szCs w:val="24"/>
        </w:rPr>
      </w:pPr>
    </w:p>
    <w:p w14:paraId="09FFE7D0" w14:textId="42E030F4" w:rsidR="00DD0AC3" w:rsidRPr="00DD0AC3" w:rsidRDefault="00DD0AC3" w:rsidP="00133BDE">
      <w:pPr>
        <w:rPr>
          <w:b/>
          <w:bCs/>
          <w:sz w:val="28"/>
          <w:szCs w:val="28"/>
          <w:u w:val="single"/>
        </w:rPr>
      </w:pPr>
      <w:r w:rsidRPr="00DD0AC3">
        <w:rPr>
          <w:b/>
          <w:bCs/>
          <w:sz w:val="28"/>
          <w:szCs w:val="28"/>
          <w:u w:val="single"/>
        </w:rPr>
        <w:t>Class Diagram</w:t>
      </w:r>
    </w:p>
    <w:p w14:paraId="74D0F013" w14:textId="77777777" w:rsidR="00CB06C7" w:rsidRDefault="00CB06C7" w:rsidP="00133BDE">
      <w:pPr>
        <w:rPr>
          <w:b/>
          <w:bCs/>
          <w:sz w:val="24"/>
          <w:szCs w:val="24"/>
        </w:rPr>
      </w:pPr>
    </w:p>
    <w:tbl>
      <w:tblPr>
        <w:tblStyle w:val="TableGrid"/>
        <w:tblpPr w:leftFromText="180" w:rightFromText="180" w:vertAnchor="text" w:horzAnchor="page" w:tblpX="4106" w:tblpY="114"/>
        <w:tblW w:w="0" w:type="auto"/>
        <w:tblLook w:val="04A0" w:firstRow="1" w:lastRow="0" w:firstColumn="1" w:lastColumn="0" w:noHBand="0" w:noVBand="1"/>
      </w:tblPr>
      <w:tblGrid>
        <w:gridCol w:w="2972"/>
      </w:tblGrid>
      <w:tr w:rsidR="00DD0AC3" w14:paraId="371A18D6" w14:textId="77777777" w:rsidTr="00E76121">
        <w:tc>
          <w:tcPr>
            <w:tcW w:w="2972" w:type="dxa"/>
          </w:tcPr>
          <w:p w14:paraId="1AC5F379" w14:textId="77777777" w:rsidR="00DD0AC3" w:rsidRDefault="00DD0AC3" w:rsidP="00E76121">
            <w:pPr>
              <w:jc w:val="center"/>
              <w:rPr>
                <w:b/>
                <w:bCs/>
                <w:sz w:val="24"/>
                <w:szCs w:val="24"/>
              </w:rPr>
            </w:pPr>
            <w:r>
              <w:rPr>
                <w:b/>
                <w:bCs/>
                <w:sz w:val="24"/>
                <w:szCs w:val="24"/>
              </w:rPr>
              <w:t>vehicle</w:t>
            </w:r>
          </w:p>
        </w:tc>
      </w:tr>
      <w:tr w:rsidR="00DD0AC3" w14:paraId="14EFF847" w14:textId="77777777" w:rsidTr="00E76121">
        <w:tc>
          <w:tcPr>
            <w:tcW w:w="2972" w:type="dxa"/>
          </w:tcPr>
          <w:p w14:paraId="7F37A633" w14:textId="33EEDB6C" w:rsidR="00DD0AC3" w:rsidRPr="00DD0AC3" w:rsidRDefault="00E76121" w:rsidP="00E76121">
            <w:pPr>
              <w:rPr>
                <w:sz w:val="24"/>
                <w:szCs w:val="24"/>
              </w:rPr>
            </w:pPr>
            <w:r>
              <w:rPr>
                <w:noProof/>
                <w:sz w:val="24"/>
                <w:szCs w:val="24"/>
              </w:rPr>
              <mc:AlternateContent>
                <mc:Choice Requires="wps">
                  <w:drawing>
                    <wp:anchor distT="0" distB="0" distL="114300" distR="114300" simplePos="0" relativeHeight="251777024" behindDoc="0" locked="0" layoutInCell="1" allowOverlap="1" wp14:anchorId="6D649AC5" wp14:editId="383ADA00">
                      <wp:simplePos x="0" y="0"/>
                      <wp:positionH relativeFrom="column">
                        <wp:posOffset>809207</wp:posOffset>
                      </wp:positionH>
                      <wp:positionV relativeFrom="paragraph">
                        <wp:posOffset>157286</wp:posOffset>
                      </wp:positionV>
                      <wp:extent cx="0" cy="469098"/>
                      <wp:effectExtent l="76200" t="0" r="57150" b="64770"/>
                      <wp:wrapNone/>
                      <wp:docPr id="819583296" name="Straight Arrow Connector 10"/>
                      <wp:cNvGraphicFramePr/>
                      <a:graphic xmlns:a="http://schemas.openxmlformats.org/drawingml/2006/main">
                        <a:graphicData uri="http://schemas.microsoft.com/office/word/2010/wordprocessingShape">
                          <wps:wsp>
                            <wps:cNvCnPr/>
                            <wps:spPr>
                              <a:xfrm>
                                <a:off x="0" y="0"/>
                                <a:ext cx="0" cy="4690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0C4277" id="Straight Arrow Connector 10" o:spid="_x0000_s1026" type="#_x0000_t32" style="position:absolute;margin-left:63.7pt;margin-top:12.4pt;width:0;height:36.9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" strokecolor="black [3040]">
                      <v:stroke endarrow="block"/>
                    </v:shape>
                  </w:pict>
                </mc:Fallback>
              </mc:AlternateContent>
            </w:r>
            <w:r w:rsidR="00DD0AC3" w:rsidRPr="00DD0AC3">
              <w:rPr>
                <w:sz w:val="24"/>
                <w:szCs w:val="24"/>
              </w:rPr>
              <w:t>+ displayInfo(): void</w:t>
            </w:r>
          </w:p>
        </w:tc>
      </w:tr>
    </w:tbl>
    <w:p w14:paraId="51035CA0" w14:textId="77777777" w:rsidR="00CB06C7" w:rsidRPr="00DD0AC3" w:rsidRDefault="00CB06C7" w:rsidP="00133BDE">
      <w:pPr>
        <w:rPr>
          <w:sz w:val="24"/>
          <w:szCs w:val="24"/>
        </w:rPr>
      </w:pPr>
    </w:p>
    <w:p w14:paraId="29205C28" w14:textId="77777777" w:rsidR="00CB06C7" w:rsidRDefault="00CB06C7" w:rsidP="00133BDE">
      <w:pPr>
        <w:rPr>
          <w:b/>
          <w:bCs/>
          <w:sz w:val="24"/>
          <w:szCs w:val="24"/>
        </w:rPr>
      </w:pPr>
    </w:p>
    <w:p w14:paraId="0A305D8C" w14:textId="77777777" w:rsidR="00CB06C7" w:rsidRDefault="00CB06C7" w:rsidP="00133BDE">
      <w:pPr>
        <w:rPr>
          <w:b/>
          <w:bCs/>
          <w:sz w:val="24"/>
          <w:szCs w:val="24"/>
        </w:rPr>
      </w:pPr>
    </w:p>
    <w:p w14:paraId="0F7DFC64" w14:textId="77777777" w:rsidR="00CB06C7" w:rsidRDefault="00CB06C7" w:rsidP="00133BDE">
      <w:pPr>
        <w:rPr>
          <w:b/>
          <w:bCs/>
          <w:sz w:val="24"/>
          <w:szCs w:val="24"/>
        </w:rPr>
      </w:pPr>
    </w:p>
    <w:p w14:paraId="3FD7EEC5" w14:textId="77777777" w:rsidR="00CB06C7" w:rsidRDefault="00CB06C7" w:rsidP="00133BDE">
      <w:pPr>
        <w:rPr>
          <w:b/>
          <w:bCs/>
          <w:sz w:val="24"/>
          <w:szCs w:val="24"/>
        </w:rPr>
      </w:pPr>
    </w:p>
    <w:tbl>
      <w:tblPr>
        <w:tblStyle w:val="TableGrid"/>
        <w:tblpPr w:leftFromText="180" w:rightFromText="180" w:vertAnchor="text" w:horzAnchor="page" w:tblpX="2100" w:tblpY="29"/>
        <w:tblW w:w="0" w:type="auto"/>
        <w:tblLook w:val="04A0" w:firstRow="1" w:lastRow="0" w:firstColumn="1" w:lastColumn="0" w:noHBand="0" w:noVBand="1"/>
      </w:tblPr>
      <w:tblGrid>
        <w:gridCol w:w="6941"/>
      </w:tblGrid>
      <w:tr w:rsidR="00E76121" w14:paraId="5FC3AA8B" w14:textId="77777777" w:rsidTr="00E76121">
        <w:tc>
          <w:tcPr>
            <w:tcW w:w="6941" w:type="dxa"/>
          </w:tcPr>
          <w:p w14:paraId="5EF7B410" w14:textId="77777777" w:rsidR="00E76121" w:rsidRDefault="00E76121" w:rsidP="00E76121">
            <w:pPr>
              <w:jc w:val="center"/>
              <w:rPr>
                <w:b/>
                <w:bCs/>
                <w:sz w:val="24"/>
                <w:szCs w:val="24"/>
              </w:rPr>
            </w:pPr>
            <w:r>
              <w:rPr>
                <w:b/>
                <w:bCs/>
                <w:sz w:val="24"/>
                <w:szCs w:val="24"/>
              </w:rPr>
              <w:t>car</w:t>
            </w:r>
          </w:p>
        </w:tc>
      </w:tr>
      <w:tr w:rsidR="00E76121" w14:paraId="41B35BBB" w14:textId="77777777" w:rsidTr="00E76121">
        <w:tc>
          <w:tcPr>
            <w:tcW w:w="6941" w:type="dxa"/>
          </w:tcPr>
          <w:p w14:paraId="70728370" w14:textId="77777777" w:rsidR="00E76121" w:rsidRDefault="00E76121" w:rsidP="00E76121">
            <w:pPr>
              <w:rPr>
                <w:sz w:val="24"/>
                <w:szCs w:val="24"/>
              </w:rPr>
            </w:pPr>
            <w:r w:rsidRPr="00E76121">
              <w:rPr>
                <w:sz w:val="24"/>
                <w:szCs w:val="24"/>
              </w:rPr>
              <w:t>car</w:t>
            </w:r>
            <w:r>
              <w:rPr>
                <w:sz w:val="24"/>
                <w:szCs w:val="24"/>
              </w:rPr>
              <w:t>C</w:t>
            </w:r>
            <w:r w:rsidRPr="00E76121">
              <w:rPr>
                <w:sz w:val="24"/>
                <w:szCs w:val="24"/>
              </w:rPr>
              <w:t xml:space="preserve">ompany: String </w:t>
            </w:r>
          </w:p>
          <w:p w14:paraId="742963EF" w14:textId="77777777" w:rsidR="00E76121" w:rsidRDefault="00E76121" w:rsidP="00E76121">
            <w:pPr>
              <w:rPr>
                <w:sz w:val="24"/>
                <w:szCs w:val="24"/>
              </w:rPr>
            </w:pPr>
            <w:r w:rsidRPr="00E76121">
              <w:rPr>
                <w:sz w:val="24"/>
                <w:szCs w:val="24"/>
              </w:rPr>
              <w:t>car</w:t>
            </w:r>
            <w:r>
              <w:rPr>
                <w:sz w:val="24"/>
                <w:szCs w:val="24"/>
              </w:rPr>
              <w:t>M</w:t>
            </w:r>
            <w:r w:rsidRPr="00E76121">
              <w:rPr>
                <w:sz w:val="24"/>
                <w:szCs w:val="24"/>
              </w:rPr>
              <w:t xml:space="preserve">odel: String </w:t>
            </w:r>
          </w:p>
          <w:p w14:paraId="72EBB897" w14:textId="77777777" w:rsidR="00E76121" w:rsidRDefault="00E76121" w:rsidP="00E76121">
            <w:pPr>
              <w:rPr>
                <w:sz w:val="24"/>
                <w:szCs w:val="24"/>
              </w:rPr>
            </w:pPr>
            <w:r w:rsidRPr="00E76121">
              <w:rPr>
                <w:sz w:val="24"/>
                <w:szCs w:val="24"/>
              </w:rPr>
              <w:t>car</w:t>
            </w:r>
            <w:r>
              <w:rPr>
                <w:sz w:val="24"/>
                <w:szCs w:val="24"/>
              </w:rPr>
              <w:t>P</w:t>
            </w:r>
            <w:r w:rsidRPr="00E76121">
              <w:rPr>
                <w:sz w:val="24"/>
                <w:szCs w:val="24"/>
              </w:rPr>
              <w:t xml:space="preserve">rize: double </w:t>
            </w:r>
          </w:p>
          <w:p w14:paraId="581560EE" w14:textId="0816A92C" w:rsidR="00E76121" w:rsidRDefault="00E76121" w:rsidP="00E76121">
            <w:pPr>
              <w:rPr>
                <w:sz w:val="24"/>
                <w:szCs w:val="24"/>
              </w:rPr>
            </w:pPr>
            <w:r w:rsidRPr="00E76121">
              <w:rPr>
                <w:sz w:val="24"/>
                <w:szCs w:val="24"/>
              </w:rPr>
              <w:t>seating</w:t>
            </w:r>
            <w:r w:rsidR="00E574A6">
              <w:rPr>
                <w:sz w:val="24"/>
                <w:szCs w:val="24"/>
              </w:rPr>
              <w:t>C</w:t>
            </w:r>
            <w:r w:rsidRPr="00E76121">
              <w:rPr>
                <w:sz w:val="24"/>
                <w:szCs w:val="24"/>
              </w:rPr>
              <w:t xml:space="preserve">apacity: int </w:t>
            </w:r>
          </w:p>
          <w:p w14:paraId="47346FD7" w14:textId="2B4598CB" w:rsidR="00E76121" w:rsidRPr="00E76121" w:rsidRDefault="00E76121" w:rsidP="00E76121">
            <w:pPr>
              <w:rPr>
                <w:sz w:val="24"/>
                <w:szCs w:val="24"/>
              </w:rPr>
            </w:pPr>
            <w:r>
              <w:rPr>
                <w:sz w:val="24"/>
                <w:szCs w:val="24"/>
              </w:rPr>
              <w:t>Petrol_Or_</w:t>
            </w:r>
            <w:r w:rsidR="003B3E65">
              <w:rPr>
                <w:sz w:val="24"/>
                <w:szCs w:val="24"/>
              </w:rPr>
              <w:t>N</w:t>
            </w:r>
            <w:r>
              <w:rPr>
                <w:sz w:val="24"/>
                <w:szCs w:val="24"/>
              </w:rPr>
              <w:t>ot</w:t>
            </w:r>
            <w:r w:rsidRPr="00E76121">
              <w:rPr>
                <w:sz w:val="24"/>
                <w:szCs w:val="24"/>
              </w:rPr>
              <w:t>: Boolean</w:t>
            </w:r>
          </w:p>
        </w:tc>
      </w:tr>
      <w:tr w:rsidR="00E76121" w14:paraId="3B56BB63" w14:textId="77777777" w:rsidTr="00E76121">
        <w:tc>
          <w:tcPr>
            <w:tcW w:w="6941" w:type="dxa"/>
          </w:tcPr>
          <w:p w14:paraId="18D2D97F" w14:textId="77777777" w:rsidR="00E76121" w:rsidRDefault="00E76121" w:rsidP="00E76121">
            <w:pPr>
              <w:rPr>
                <w:sz w:val="24"/>
                <w:szCs w:val="24"/>
              </w:rPr>
            </w:pPr>
            <w:r w:rsidRPr="00E76121">
              <w:rPr>
                <w:sz w:val="24"/>
                <w:szCs w:val="24"/>
              </w:rPr>
              <w:t xml:space="preserve">+ Car(String car_company,String car_model,double car_prize,int seating_capacity,boolean diesel) :void </w:t>
            </w:r>
          </w:p>
          <w:p w14:paraId="6BEE9854" w14:textId="77777777" w:rsidR="00E76121" w:rsidRPr="00E76121" w:rsidRDefault="00E76121" w:rsidP="00E76121">
            <w:pPr>
              <w:rPr>
                <w:sz w:val="24"/>
                <w:szCs w:val="24"/>
              </w:rPr>
            </w:pPr>
            <w:r w:rsidRPr="00E76121">
              <w:rPr>
                <w:sz w:val="24"/>
                <w:szCs w:val="24"/>
              </w:rPr>
              <w:t>+ displayInfo() : void</w:t>
            </w:r>
          </w:p>
        </w:tc>
      </w:tr>
    </w:tbl>
    <w:p w14:paraId="5EEC5EB2" w14:textId="77777777" w:rsidR="00CB06C7" w:rsidRDefault="00CB06C7" w:rsidP="00133BDE">
      <w:pPr>
        <w:rPr>
          <w:b/>
          <w:bCs/>
          <w:sz w:val="24"/>
          <w:szCs w:val="24"/>
        </w:rPr>
      </w:pPr>
    </w:p>
    <w:p w14:paraId="0407C3C2" w14:textId="77777777" w:rsidR="00CB06C7" w:rsidRDefault="00CB06C7" w:rsidP="00133BDE">
      <w:pPr>
        <w:rPr>
          <w:b/>
          <w:bCs/>
          <w:sz w:val="24"/>
          <w:szCs w:val="24"/>
        </w:rPr>
      </w:pPr>
    </w:p>
    <w:p w14:paraId="1117F262" w14:textId="77777777" w:rsidR="00CB06C7" w:rsidRDefault="00CB06C7" w:rsidP="00133BDE">
      <w:pPr>
        <w:rPr>
          <w:b/>
          <w:bCs/>
          <w:sz w:val="24"/>
          <w:szCs w:val="24"/>
        </w:rPr>
      </w:pPr>
    </w:p>
    <w:p w14:paraId="2AEF982A" w14:textId="77777777" w:rsidR="00CB06C7" w:rsidRDefault="00CB06C7" w:rsidP="00133BDE">
      <w:pPr>
        <w:rPr>
          <w:b/>
          <w:bCs/>
          <w:sz w:val="24"/>
          <w:szCs w:val="24"/>
        </w:rPr>
      </w:pPr>
    </w:p>
    <w:p w14:paraId="48B9E6B0" w14:textId="77777777" w:rsidR="00CB06C7" w:rsidRDefault="00CB06C7" w:rsidP="00133BDE">
      <w:pPr>
        <w:rPr>
          <w:b/>
          <w:bCs/>
          <w:sz w:val="24"/>
          <w:szCs w:val="24"/>
        </w:rPr>
      </w:pPr>
    </w:p>
    <w:p w14:paraId="3C1740D0" w14:textId="77777777" w:rsidR="00CB06C7" w:rsidRDefault="00CB06C7" w:rsidP="00133BDE">
      <w:pPr>
        <w:rPr>
          <w:b/>
          <w:bCs/>
          <w:sz w:val="24"/>
          <w:szCs w:val="24"/>
        </w:rPr>
      </w:pPr>
    </w:p>
    <w:p w14:paraId="1A455E82" w14:textId="77777777" w:rsidR="00CB06C7" w:rsidRDefault="00CB06C7" w:rsidP="00133BDE">
      <w:pPr>
        <w:rPr>
          <w:b/>
          <w:bCs/>
          <w:sz w:val="24"/>
          <w:szCs w:val="24"/>
        </w:rPr>
      </w:pPr>
    </w:p>
    <w:p w14:paraId="3743FB26" w14:textId="77777777" w:rsidR="00CB06C7" w:rsidRDefault="00CB06C7" w:rsidP="00133BDE">
      <w:pPr>
        <w:rPr>
          <w:b/>
          <w:bCs/>
          <w:sz w:val="24"/>
          <w:szCs w:val="24"/>
        </w:rPr>
      </w:pPr>
    </w:p>
    <w:p w14:paraId="0802C258" w14:textId="77777777" w:rsidR="00CB06C7" w:rsidRDefault="00CB06C7" w:rsidP="00133BDE">
      <w:pPr>
        <w:rPr>
          <w:b/>
          <w:bCs/>
          <w:sz w:val="24"/>
          <w:szCs w:val="24"/>
        </w:rPr>
      </w:pPr>
    </w:p>
    <w:p w14:paraId="5F75CF3C" w14:textId="77777777" w:rsidR="00CB06C7" w:rsidRDefault="00CB06C7" w:rsidP="00133BDE">
      <w:pPr>
        <w:rPr>
          <w:b/>
          <w:bCs/>
          <w:sz w:val="24"/>
          <w:szCs w:val="24"/>
        </w:rPr>
      </w:pPr>
    </w:p>
    <w:p w14:paraId="0268E7DF" w14:textId="77777777" w:rsidR="00DD0AC3" w:rsidRDefault="00DD0AC3" w:rsidP="00133BDE">
      <w:pPr>
        <w:rPr>
          <w:b/>
          <w:bCs/>
          <w:sz w:val="24"/>
          <w:szCs w:val="24"/>
        </w:rPr>
      </w:pPr>
    </w:p>
    <w:p w14:paraId="3BC59AD6" w14:textId="77777777" w:rsidR="00E76121" w:rsidRDefault="00E76121" w:rsidP="00133BDE">
      <w:pPr>
        <w:rPr>
          <w:b/>
          <w:bCs/>
          <w:sz w:val="24"/>
          <w:szCs w:val="24"/>
        </w:rPr>
      </w:pPr>
    </w:p>
    <w:p w14:paraId="28DC914E" w14:textId="77777777" w:rsidR="00411BAC" w:rsidRDefault="00411BAC" w:rsidP="00133BDE">
      <w:pPr>
        <w:rPr>
          <w:b/>
          <w:bCs/>
          <w:sz w:val="24"/>
          <w:szCs w:val="24"/>
        </w:rPr>
      </w:pPr>
    </w:p>
    <w:p w14:paraId="32612EC5" w14:textId="77777777" w:rsidR="00411BAC" w:rsidRDefault="00411BAC" w:rsidP="00133BDE">
      <w:pPr>
        <w:rPr>
          <w:b/>
          <w:bCs/>
          <w:sz w:val="24"/>
          <w:szCs w:val="24"/>
        </w:rPr>
      </w:pPr>
    </w:p>
    <w:p w14:paraId="294A32A4" w14:textId="083D047C" w:rsidR="00CB06C7" w:rsidRDefault="00CB06C7" w:rsidP="00CB06C7">
      <w:pPr>
        <w:pStyle w:val="TableParagraph"/>
        <w:spacing w:line="237" w:lineRule="auto"/>
        <w:ind w:left="16" w:right="764"/>
        <w:rPr>
          <w:b/>
          <w:bCs/>
          <w:sz w:val="24"/>
          <w:szCs w:val="24"/>
        </w:rPr>
      </w:pPr>
      <w:r w:rsidRPr="00820CA9">
        <w:rPr>
          <w:b/>
          <w:bCs/>
          <w:sz w:val="24"/>
          <w:szCs w:val="24"/>
          <w:u w:val="single"/>
        </w:rPr>
        <w:lastRenderedPageBreak/>
        <w:t>Program</w:t>
      </w:r>
      <w:r w:rsidR="00BC46B5">
        <w:rPr>
          <w:b/>
          <w:bCs/>
          <w:sz w:val="24"/>
          <w:szCs w:val="24"/>
          <w:u w:val="single"/>
        </w:rPr>
        <w:t>2</w:t>
      </w:r>
      <w:r>
        <w:rPr>
          <w:b/>
          <w:bCs/>
          <w:sz w:val="24"/>
          <w:szCs w:val="24"/>
        </w:rPr>
        <w:t>)</w:t>
      </w:r>
    </w:p>
    <w:p w14:paraId="1E85916D" w14:textId="7A57D639" w:rsidR="00CB06C7" w:rsidRDefault="00CB06C7" w:rsidP="00CB06C7">
      <w:pPr>
        <w:pStyle w:val="TableParagraph"/>
        <w:spacing w:line="237" w:lineRule="auto"/>
        <w:ind w:left="16" w:right="764"/>
        <w:rPr>
          <w:b/>
          <w:bCs/>
          <w:sz w:val="24"/>
          <w:szCs w:val="24"/>
        </w:rPr>
      </w:pPr>
    </w:p>
    <w:p w14:paraId="34C674A0" w14:textId="77777777" w:rsidR="00CB06C7" w:rsidRDefault="00CB06C7" w:rsidP="00CB06C7">
      <w:pPr>
        <w:pStyle w:val="TableParagraph"/>
        <w:framePr w:hSpace="180" w:wrap="around" w:vAnchor="text" w:hAnchor="margin" w:y="-96"/>
        <w:spacing w:line="249" w:lineRule="exact"/>
        <w:rPr>
          <w:sz w:val="24"/>
          <w:szCs w:val="24"/>
        </w:rPr>
      </w:pPr>
      <w:r w:rsidRPr="00820CA9">
        <w:rPr>
          <w:b/>
          <w:bCs/>
          <w:sz w:val="24"/>
          <w:szCs w:val="24"/>
          <w:u w:val="single"/>
        </w:rPr>
        <w:t>AIM</w:t>
      </w:r>
      <w:r>
        <w:rPr>
          <w:sz w:val="24"/>
          <w:szCs w:val="24"/>
        </w:rPr>
        <w:t>-</w:t>
      </w:r>
      <w:r w:rsidRPr="00221E9C">
        <w:rPr>
          <w:sz w:val="24"/>
          <w:szCs w:val="24"/>
        </w:rPr>
        <w:t xml:space="preserve"> </w:t>
      </w:r>
      <w:r>
        <w:rPr>
          <w:sz w:val="24"/>
          <w:szCs w:val="24"/>
        </w:rPr>
        <w:t>A college is developing an automated admission system that veifies students eligibility for</w:t>
      </w:r>
    </w:p>
    <w:p w14:paraId="78876321" w14:textId="77777777" w:rsidR="00CB06C7" w:rsidRDefault="00CB06C7" w:rsidP="00CB06C7">
      <w:pPr>
        <w:pStyle w:val="TableParagraph"/>
        <w:framePr w:hSpace="180" w:wrap="around" w:vAnchor="text" w:hAnchor="margin" w:y="-96"/>
        <w:spacing w:line="249" w:lineRule="exact"/>
        <w:rPr>
          <w:sz w:val="24"/>
          <w:szCs w:val="24"/>
        </w:rPr>
      </w:pPr>
      <w:r>
        <w:rPr>
          <w:sz w:val="24"/>
          <w:szCs w:val="24"/>
        </w:rPr>
        <w:t xml:space="preserve">          undergraduate(UG) and post-graduate(PG) programs. Each program has different eligibility criteria</w:t>
      </w:r>
    </w:p>
    <w:p w14:paraId="78399455" w14:textId="2ED7B402" w:rsidR="00CB06C7" w:rsidRDefault="00CB06C7" w:rsidP="00CB06C7">
      <w:pPr>
        <w:pStyle w:val="TableParagraph"/>
        <w:framePr w:hSpace="180" w:wrap="around" w:vAnchor="text" w:hAnchor="margin" w:y="-96"/>
        <w:spacing w:line="249" w:lineRule="exact"/>
        <w:rPr>
          <w:sz w:val="24"/>
          <w:szCs w:val="24"/>
        </w:rPr>
      </w:pPr>
      <w:r>
        <w:rPr>
          <w:sz w:val="24"/>
          <w:szCs w:val="24"/>
        </w:rPr>
        <w:t xml:space="preserve">          based on the students percentage in their previous qualification.</w:t>
      </w:r>
    </w:p>
    <w:p w14:paraId="50FB30C9" w14:textId="77777777" w:rsidR="00CB06C7" w:rsidRDefault="00CB06C7" w:rsidP="00CB06C7">
      <w:pPr>
        <w:pStyle w:val="TableParagraph"/>
        <w:framePr w:hSpace="180" w:wrap="around" w:vAnchor="text" w:hAnchor="margin" w:y="-96"/>
        <w:numPr>
          <w:ilvl w:val="0"/>
          <w:numId w:val="72"/>
        </w:numPr>
        <w:spacing w:line="249" w:lineRule="exact"/>
        <w:rPr>
          <w:sz w:val="24"/>
          <w:szCs w:val="24"/>
        </w:rPr>
      </w:pPr>
      <w:r>
        <w:rPr>
          <w:sz w:val="24"/>
          <w:szCs w:val="24"/>
        </w:rPr>
        <w:t>UG qualification require : min 60%</w:t>
      </w:r>
    </w:p>
    <w:p w14:paraId="72224F54" w14:textId="7C688675" w:rsidR="00CB06C7" w:rsidRPr="00CB06C7" w:rsidRDefault="00CB06C7" w:rsidP="00CB06C7">
      <w:pPr>
        <w:pStyle w:val="TableParagraph"/>
        <w:framePr w:hSpace="180" w:wrap="around" w:vAnchor="text" w:hAnchor="margin" w:y="-96"/>
        <w:numPr>
          <w:ilvl w:val="0"/>
          <w:numId w:val="72"/>
        </w:numPr>
        <w:spacing w:line="249" w:lineRule="exact"/>
        <w:rPr>
          <w:sz w:val="24"/>
          <w:szCs w:val="24"/>
        </w:rPr>
      </w:pPr>
      <w:r w:rsidRPr="00CB06C7">
        <w:rPr>
          <w:sz w:val="24"/>
          <w:szCs w:val="24"/>
        </w:rPr>
        <w:t>PG qualification require : min 70%</w:t>
      </w:r>
    </w:p>
    <w:p w14:paraId="549F07BF" w14:textId="1DCD5F6B" w:rsidR="00CB06C7" w:rsidRDefault="00CB06C7" w:rsidP="00133BDE">
      <w:pPr>
        <w:rPr>
          <w:b/>
          <w:bCs/>
          <w:sz w:val="24"/>
          <w:szCs w:val="24"/>
        </w:rPr>
      </w:pPr>
      <w:r w:rsidRPr="00CB06C7">
        <w:rPr>
          <w:b/>
          <w:bCs/>
          <w:noProof/>
          <w:sz w:val="24"/>
          <w:szCs w:val="24"/>
        </w:rPr>
        <w:drawing>
          <wp:anchor distT="0" distB="0" distL="114300" distR="114300" simplePos="0" relativeHeight="251758592" behindDoc="0" locked="0" layoutInCell="1" allowOverlap="1" wp14:anchorId="6B7EEB00" wp14:editId="7C21FCBC">
            <wp:simplePos x="0" y="0"/>
            <wp:positionH relativeFrom="margin">
              <wp:posOffset>340360</wp:posOffset>
            </wp:positionH>
            <wp:positionV relativeFrom="paragraph">
              <wp:posOffset>102870</wp:posOffset>
            </wp:positionV>
            <wp:extent cx="4872990" cy="4913630"/>
            <wp:effectExtent l="0" t="0" r="3810" b="1270"/>
            <wp:wrapThrough wrapText="bothSides">
              <wp:wrapPolygon edited="0">
                <wp:start x="0" y="0"/>
                <wp:lineTo x="0" y="21522"/>
                <wp:lineTo x="21532" y="21522"/>
                <wp:lineTo x="21532" y="0"/>
                <wp:lineTo x="0" y="0"/>
              </wp:wrapPolygon>
            </wp:wrapThrough>
            <wp:docPr id="28436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6934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72990" cy="4913630"/>
                    </a:xfrm>
                    <a:prstGeom prst="rect">
                      <a:avLst/>
                    </a:prstGeom>
                  </pic:spPr>
                </pic:pic>
              </a:graphicData>
            </a:graphic>
            <wp14:sizeRelH relativeFrom="margin">
              <wp14:pctWidth>0</wp14:pctWidth>
            </wp14:sizeRelH>
            <wp14:sizeRelV relativeFrom="margin">
              <wp14:pctHeight>0</wp14:pctHeight>
            </wp14:sizeRelV>
          </wp:anchor>
        </w:drawing>
      </w:r>
    </w:p>
    <w:p w14:paraId="756970AC" w14:textId="7DB4D7F2" w:rsidR="00CB06C7" w:rsidRDefault="00CB06C7" w:rsidP="00133BDE">
      <w:pPr>
        <w:rPr>
          <w:b/>
          <w:bCs/>
          <w:sz w:val="24"/>
          <w:szCs w:val="24"/>
        </w:rPr>
      </w:pPr>
    </w:p>
    <w:p w14:paraId="4E8D8CF7" w14:textId="77777777" w:rsidR="00CB06C7" w:rsidRDefault="00CB06C7" w:rsidP="00133BDE">
      <w:pPr>
        <w:rPr>
          <w:b/>
          <w:bCs/>
          <w:sz w:val="24"/>
          <w:szCs w:val="24"/>
        </w:rPr>
      </w:pPr>
    </w:p>
    <w:p w14:paraId="06B1EF03" w14:textId="77777777" w:rsidR="00CB06C7" w:rsidRDefault="00CB06C7" w:rsidP="00133BDE">
      <w:pPr>
        <w:rPr>
          <w:b/>
          <w:bCs/>
          <w:sz w:val="24"/>
          <w:szCs w:val="24"/>
        </w:rPr>
      </w:pPr>
    </w:p>
    <w:p w14:paraId="5569C22E" w14:textId="77777777" w:rsidR="00CB06C7" w:rsidRDefault="00CB06C7" w:rsidP="00133BDE">
      <w:pPr>
        <w:rPr>
          <w:b/>
          <w:bCs/>
          <w:sz w:val="24"/>
          <w:szCs w:val="24"/>
        </w:rPr>
      </w:pPr>
    </w:p>
    <w:p w14:paraId="425AC42B" w14:textId="77777777" w:rsidR="00CB06C7" w:rsidRDefault="00CB06C7" w:rsidP="00133BDE">
      <w:pPr>
        <w:rPr>
          <w:b/>
          <w:bCs/>
          <w:sz w:val="24"/>
          <w:szCs w:val="24"/>
        </w:rPr>
      </w:pPr>
    </w:p>
    <w:p w14:paraId="288AC8E6" w14:textId="0BDE7BC3" w:rsidR="00CB06C7" w:rsidRDefault="00CB06C7" w:rsidP="00133BDE">
      <w:pPr>
        <w:rPr>
          <w:b/>
          <w:bCs/>
          <w:sz w:val="24"/>
          <w:szCs w:val="24"/>
        </w:rPr>
      </w:pPr>
    </w:p>
    <w:p w14:paraId="032272AE" w14:textId="77777777" w:rsidR="00CB06C7" w:rsidRDefault="00CB06C7" w:rsidP="00133BDE">
      <w:pPr>
        <w:rPr>
          <w:b/>
          <w:bCs/>
          <w:sz w:val="24"/>
          <w:szCs w:val="24"/>
        </w:rPr>
      </w:pPr>
    </w:p>
    <w:p w14:paraId="2A4433B8" w14:textId="77777777" w:rsidR="00CB06C7" w:rsidRDefault="00CB06C7" w:rsidP="00133BDE">
      <w:pPr>
        <w:rPr>
          <w:b/>
          <w:bCs/>
          <w:sz w:val="24"/>
          <w:szCs w:val="24"/>
        </w:rPr>
      </w:pPr>
    </w:p>
    <w:p w14:paraId="0CEC4AF3" w14:textId="77777777" w:rsidR="00CB06C7" w:rsidRDefault="00CB06C7" w:rsidP="00133BDE">
      <w:pPr>
        <w:rPr>
          <w:b/>
          <w:bCs/>
          <w:sz w:val="24"/>
          <w:szCs w:val="24"/>
        </w:rPr>
      </w:pPr>
    </w:p>
    <w:p w14:paraId="175FDF4B" w14:textId="77777777" w:rsidR="00CB06C7" w:rsidRDefault="00CB06C7" w:rsidP="00133BDE">
      <w:pPr>
        <w:rPr>
          <w:b/>
          <w:bCs/>
          <w:sz w:val="24"/>
          <w:szCs w:val="24"/>
        </w:rPr>
      </w:pPr>
    </w:p>
    <w:p w14:paraId="045826E4" w14:textId="77777777" w:rsidR="00CB06C7" w:rsidRDefault="00CB06C7" w:rsidP="00133BDE">
      <w:pPr>
        <w:rPr>
          <w:b/>
          <w:bCs/>
          <w:sz w:val="24"/>
          <w:szCs w:val="24"/>
        </w:rPr>
      </w:pPr>
    </w:p>
    <w:p w14:paraId="46852773" w14:textId="77777777" w:rsidR="00CB06C7" w:rsidRDefault="00CB06C7" w:rsidP="00133BDE">
      <w:pPr>
        <w:rPr>
          <w:b/>
          <w:bCs/>
          <w:sz w:val="24"/>
          <w:szCs w:val="24"/>
        </w:rPr>
      </w:pPr>
    </w:p>
    <w:p w14:paraId="308CAA53" w14:textId="7BE92D3E" w:rsidR="00CB06C7" w:rsidRDefault="00CB06C7" w:rsidP="00133BDE">
      <w:pPr>
        <w:rPr>
          <w:b/>
          <w:bCs/>
          <w:sz w:val="24"/>
          <w:szCs w:val="24"/>
        </w:rPr>
      </w:pPr>
    </w:p>
    <w:p w14:paraId="7E5A8CEA" w14:textId="71B21E8C" w:rsidR="00CB06C7" w:rsidRDefault="00CB06C7" w:rsidP="00133BDE">
      <w:pPr>
        <w:rPr>
          <w:b/>
          <w:bCs/>
          <w:sz w:val="24"/>
          <w:szCs w:val="24"/>
        </w:rPr>
      </w:pPr>
    </w:p>
    <w:p w14:paraId="1DB662B3" w14:textId="79C13A07" w:rsidR="00CB06C7" w:rsidRDefault="00CB06C7" w:rsidP="00133BDE">
      <w:pPr>
        <w:rPr>
          <w:b/>
          <w:bCs/>
          <w:sz w:val="24"/>
          <w:szCs w:val="24"/>
        </w:rPr>
      </w:pPr>
    </w:p>
    <w:p w14:paraId="6F1504B9" w14:textId="182A42F9" w:rsidR="00CB06C7" w:rsidRDefault="00CB06C7" w:rsidP="00133BDE">
      <w:pPr>
        <w:rPr>
          <w:b/>
          <w:bCs/>
          <w:sz w:val="24"/>
          <w:szCs w:val="24"/>
        </w:rPr>
      </w:pPr>
    </w:p>
    <w:p w14:paraId="38DB0909" w14:textId="77777777" w:rsidR="00CB06C7" w:rsidRDefault="00CB06C7" w:rsidP="00133BDE">
      <w:pPr>
        <w:rPr>
          <w:b/>
          <w:bCs/>
          <w:sz w:val="24"/>
          <w:szCs w:val="24"/>
        </w:rPr>
      </w:pPr>
    </w:p>
    <w:p w14:paraId="18B5DB04" w14:textId="0DF697EE" w:rsidR="00CB06C7" w:rsidRDefault="00CB06C7" w:rsidP="00133BDE">
      <w:pPr>
        <w:rPr>
          <w:b/>
          <w:bCs/>
          <w:sz w:val="24"/>
          <w:szCs w:val="24"/>
        </w:rPr>
      </w:pPr>
    </w:p>
    <w:p w14:paraId="760FF347" w14:textId="4985646F" w:rsidR="00CB06C7" w:rsidRDefault="00CB06C7" w:rsidP="00133BDE">
      <w:pPr>
        <w:rPr>
          <w:b/>
          <w:bCs/>
          <w:sz w:val="24"/>
          <w:szCs w:val="24"/>
        </w:rPr>
      </w:pPr>
    </w:p>
    <w:p w14:paraId="3980BAA0" w14:textId="369C7200" w:rsidR="00CB06C7" w:rsidRDefault="00CB06C7" w:rsidP="00133BDE">
      <w:pPr>
        <w:rPr>
          <w:b/>
          <w:bCs/>
          <w:sz w:val="24"/>
          <w:szCs w:val="24"/>
        </w:rPr>
      </w:pPr>
    </w:p>
    <w:p w14:paraId="6303B504" w14:textId="3B94A783" w:rsidR="00CB06C7" w:rsidRDefault="00CB06C7" w:rsidP="00133BDE">
      <w:pPr>
        <w:rPr>
          <w:b/>
          <w:bCs/>
          <w:sz w:val="24"/>
          <w:szCs w:val="24"/>
        </w:rPr>
      </w:pPr>
    </w:p>
    <w:p w14:paraId="7451CA82" w14:textId="73448AD7" w:rsidR="00CB06C7" w:rsidRDefault="00CB06C7" w:rsidP="00133BDE">
      <w:pPr>
        <w:rPr>
          <w:b/>
          <w:bCs/>
          <w:sz w:val="24"/>
          <w:szCs w:val="24"/>
        </w:rPr>
      </w:pPr>
    </w:p>
    <w:p w14:paraId="348E3665" w14:textId="61C7CE92" w:rsidR="00CB06C7" w:rsidRDefault="00CB06C7" w:rsidP="00133BDE">
      <w:pPr>
        <w:rPr>
          <w:b/>
          <w:bCs/>
          <w:sz w:val="24"/>
          <w:szCs w:val="24"/>
        </w:rPr>
      </w:pPr>
    </w:p>
    <w:p w14:paraId="27654EA4" w14:textId="26C6D2EE" w:rsidR="00CB06C7" w:rsidRDefault="00CB06C7" w:rsidP="00133BDE">
      <w:pPr>
        <w:rPr>
          <w:b/>
          <w:bCs/>
          <w:sz w:val="24"/>
          <w:szCs w:val="24"/>
        </w:rPr>
      </w:pPr>
    </w:p>
    <w:p w14:paraId="6FA22173" w14:textId="7DE71031" w:rsidR="00CB06C7" w:rsidRDefault="00CB06C7" w:rsidP="00133BDE">
      <w:pPr>
        <w:rPr>
          <w:b/>
          <w:bCs/>
          <w:sz w:val="24"/>
          <w:szCs w:val="24"/>
        </w:rPr>
      </w:pPr>
    </w:p>
    <w:p w14:paraId="1C8A88C1" w14:textId="480C962E" w:rsidR="00CB06C7" w:rsidRDefault="00CB06C7" w:rsidP="00133BDE">
      <w:pPr>
        <w:rPr>
          <w:b/>
          <w:bCs/>
          <w:sz w:val="24"/>
          <w:szCs w:val="24"/>
        </w:rPr>
      </w:pPr>
    </w:p>
    <w:p w14:paraId="312A748C" w14:textId="5D70EADA" w:rsidR="00CB06C7" w:rsidRDefault="00CB06C7" w:rsidP="00133BDE">
      <w:pPr>
        <w:rPr>
          <w:b/>
          <w:bCs/>
          <w:sz w:val="24"/>
          <w:szCs w:val="24"/>
        </w:rPr>
      </w:pPr>
    </w:p>
    <w:p w14:paraId="79C03E3F" w14:textId="3DEA2F53" w:rsidR="00CB06C7" w:rsidRDefault="00CB06C7" w:rsidP="00133BDE">
      <w:pPr>
        <w:rPr>
          <w:b/>
          <w:bCs/>
          <w:sz w:val="24"/>
          <w:szCs w:val="24"/>
        </w:rPr>
      </w:pPr>
      <w:r w:rsidRPr="00CB06C7">
        <w:rPr>
          <w:b/>
          <w:bCs/>
          <w:noProof/>
          <w:sz w:val="24"/>
          <w:szCs w:val="24"/>
        </w:rPr>
        <w:drawing>
          <wp:anchor distT="0" distB="0" distL="114300" distR="114300" simplePos="0" relativeHeight="251761664" behindDoc="0" locked="0" layoutInCell="1" allowOverlap="1" wp14:anchorId="00A2B65F" wp14:editId="67F34EC6">
            <wp:simplePos x="0" y="0"/>
            <wp:positionH relativeFrom="column">
              <wp:posOffset>311785</wp:posOffset>
            </wp:positionH>
            <wp:positionV relativeFrom="paragraph">
              <wp:posOffset>101600</wp:posOffset>
            </wp:positionV>
            <wp:extent cx="4930140" cy="1844675"/>
            <wp:effectExtent l="0" t="0" r="3810" b="3175"/>
            <wp:wrapThrough wrapText="bothSides">
              <wp:wrapPolygon edited="0">
                <wp:start x="0" y="0"/>
                <wp:lineTo x="0" y="21414"/>
                <wp:lineTo x="21533" y="21414"/>
                <wp:lineTo x="21533" y="0"/>
                <wp:lineTo x="0" y="0"/>
              </wp:wrapPolygon>
            </wp:wrapThrough>
            <wp:docPr id="3955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59265" name=""/>
                    <pic:cNvPicPr/>
                  </pic:nvPicPr>
                  <pic:blipFill rotWithShape="1">
                    <a:blip r:embed="rId57" cstate="print">
                      <a:extLst>
                        <a:ext uri="{28A0092B-C50C-407E-A947-70E740481C1C}">
                          <a14:useLocalDpi xmlns:a14="http://schemas.microsoft.com/office/drawing/2010/main" val="0"/>
                        </a:ext>
                      </a:extLst>
                    </a:blip>
                    <a:srcRect b="63659"/>
                    <a:stretch/>
                  </pic:blipFill>
                  <pic:spPr bwMode="auto">
                    <a:xfrm>
                      <a:off x="0" y="0"/>
                      <a:ext cx="4930140" cy="1844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4C2CBE" w14:textId="2A669EE3" w:rsidR="00CB06C7" w:rsidRDefault="00CB06C7" w:rsidP="00133BDE">
      <w:pPr>
        <w:rPr>
          <w:b/>
          <w:bCs/>
          <w:sz w:val="24"/>
          <w:szCs w:val="24"/>
        </w:rPr>
      </w:pPr>
    </w:p>
    <w:p w14:paraId="716BEDBB" w14:textId="77777777" w:rsidR="00CB06C7" w:rsidRDefault="00CB06C7" w:rsidP="00133BDE">
      <w:pPr>
        <w:rPr>
          <w:b/>
          <w:bCs/>
          <w:sz w:val="24"/>
          <w:szCs w:val="24"/>
        </w:rPr>
      </w:pPr>
    </w:p>
    <w:p w14:paraId="1C518D89" w14:textId="697E9AF7" w:rsidR="00CB06C7" w:rsidRDefault="00CB06C7" w:rsidP="00133BDE">
      <w:pPr>
        <w:rPr>
          <w:b/>
          <w:bCs/>
          <w:sz w:val="24"/>
          <w:szCs w:val="24"/>
        </w:rPr>
      </w:pPr>
    </w:p>
    <w:p w14:paraId="6503FBB2" w14:textId="37B8867F" w:rsidR="00CB06C7" w:rsidRDefault="00CB06C7" w:rsidP="00133BDE">
      <w:pPr>
        <w:rPr>
          <w:b/>
          <w:bCs/>
          <w:sz w:val="24"/>
          <w:szCs w:val="24"/>
        </w:rPr>
      </w:pPr>
    </w:p>
    <w:p w14:paraId="5BCC07AA" w14:textId="77777777" w:rsidR="00CB06C7" w:rsidRDefault="00CB06C7" w:rsidP="00133BDE">
      <w:pPr>
        <w:rPr>
          <w:b/>
          <w:bCs/>
          <w:sz w:val="24"/>
          <w:szCs w:val="24"/>
        </w:rPr>
      </w:pPr>
    </w:p>
    <w:p w14:paraId="164B3EEB" w14:textId="4B286F44" w:rsidR="00CB06C7" w:rsidRDefault="00CB06C7" w:rsidP="00133BDE">
      <w:pPr>
        <w:rPr>
          <w:b/>
          <w:bCs/>
          <w:sz w:val="24"/>
          <w:szCs w:val="24"/>
        </w:rPr>
      </w:pPr>
    </w:p>
    <w:p w14:paraId="6C557686" w14:textId="4981CCCF" w:rsidR="00CB06C7" w:rsidRDefault="00CB06C7" w:rsidP="00133BDE">
      <w:pPr>
        <w:rPr>
          <w:b/>
          <w:bCs/>
          <w:sz w:val="24"/>
          <w:szCs w:val="24"/>
        </w:rPr>
      </w:pPr>
    </w:p>
    <w:p w14:paraId="0B693311" w14:textId="77777777" w:rsidR="00CB06C7" w:rsidRDefault="00CB06C7" w:rsidP="00133BDE">
      <w:pPr>
        <w:rPr>
          <w:b/>
          <w:bCs/>
          <w:sz w:val="24"/>
          <w:szCs w:val="24"/>
        </w:rPr>
      </w:pPr>
    </w:p>
    <w:p w14:paraId="6399C030" w14:textId="77777777" w:rsidR="00CB06C7" w:rsidRDefault="00CB06C7" w:rsidP="00133BDE">
      <w:pPr>
        <w:rPr>
          <w:b/>
          <w:bCs/>
          <w:sz w:val="24"/>
          <w:szCs w:val="24"/>
        </w:rPr>
      </w:pPr>
    </w:p>
    <w:p w14:paraId="633100AD" w14:textId="77777777" w:rsidR="00CB06C7" w:rsidRDefault="00CB06C7" w:rsidP="00133BDE">
      <w:pPr>
        <w:rPr>
          <w:b/>
          <w:bCs/>
          <w:sz w:val="24"/>
          <w:szCs w:val="24"/>
        </w:rPr>
      </w:pPr>
    </w:p>
    <w:p w14:paraId="4B479B02" w14:textId="77777777" w:rsidR="00CB06C7" w:rsidRDefault="00CB06C7" w:rsidP="00133BDE">
      <w:pPr>
        <w:rPr>
          <w:b/>
          <w:bCs/>
          <w:sz w:val="24"/>
          <w:szCs w:val="24"/>
        </w:rPr>
      </w:pPr>
    </w:p>
    <w:p w14:paraId="0396466D" w14:textId="77777777" w:rsidR="00CB06C7" w:rsidRDefault="00CB06C7" w:rsidP="00133BDE">
      <w:pPr>
        <w:rPr>
          <w:b/>
          <w:bCs/>
          <w:sz w:val="24"/>
          <w:szCs w:val="24"/>
        </w:rPr>
      </w:pPr>
    </w:p>
    <w:p w14:paraId="3EA01C77" w14:textId="77777777" w:rsidR="00CB06C7" w:rsidRDefault="00CB06C7" w:rsidP="00133BDE">
      <w:pPr>
        <w:rPr>
          <w:b/>
          <w:bCs/>
          <w:sz w:val="24"/>
          <w:szCs w:val="24"/>
        </w:rPr>
      </w:pPr>
    </w:p>
    <w:p w14:paraId="4793F315" w14:textId="77777777" w:rsidR="00CB06C7" w:rsidRDefault="00CB06C7" w:rsidP="00133BDE">
      <w:pPr>
        <w:rPr>
          <w:b/>
          <w:bCs/>
          <w:sz w:val="24"/>
          <w:szCs w:val="24"/>
        </w:rPr>
      </w:pPr>
    </w:p>
    <w:p w14:paraId="09A9E328" w14:textId="77777777" w:rsidR="00CB06C7" w:rsidRDefault="00CB06C7" w:rsidP="00133BDE">
      <w:pPr>
        <w:rPr>
          <w:b/>
          <w:bCs/>
          <w:sz w:val="24"/>
          <w:szCs w:val="24"/>
        </w:rPr>
      </w:pPr>
    </w:p>
    <w:p w14:paraId="1A5A3F94" w14:textId="349E1376" w:rsidR="00CB06C7" w:rsidRDefault="00CB06C7" w:rsidP="00133BDE">
      <w:pPr>
        <w:rPr>
          <w:b/>
          <w:bCs/>
          <w:sz w:val="24"/>
          <w:szCs w:val="24"/>
        </w:rPr>
      </w:pPr>
      <w:r w:rsidRPr="00CB06C7">
        <w:rPr>
          <w:b/>
          <w:bCs/>
          <w:noProof/>
          <w:sz w:val="24"/>
          <w:szCs w:val="24"/>
        </w:rPr>
        <w:lastRenderedPageBreak/>
        <w:drawing>
          <wp:anchor distT="0" distB="0" distL="114300" distR="114300" simplePos="0" relativeHeight="251759616" behindDoc="0" locked="0" layoutInCell="1" allowOverlap="1" wp14:anchorId="08EDC011" wp14:editId="3780EC3A">
            <wp:simplePos x="0" y="0"/>
            <wp:positionH relativeFrom="column">
              <wp:posOffset>372110</wp:posOffset>
            </wp:positionH>
            <wp:positionV relativeFrom="paragraph">
              <wp:posOffset>59690</wp:posOffset>
            </wp:positionV>
            <wp:extent cx="4930140" cy="3263900"/>
            <wp:effectExtent l="0" t="0" r="3810" b="0"/>
            <wp:wrapThrough wrapText="bothSides">
              <wp:wrapPolygon edited="0">
                <wp:start x="0" y="0"/>
                <wp:lineTo x="0" y="21432"/>
                <wp:lineTo x="21533" y="21432"/>
                <wp:lineTo x="21533" y="0"/>
                <wp:lineTo x="0" y="0"/>
              </wp:wrapPolygon>
            </wp:wrapThrough>
            <wp:docPr id="147465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59265" name=""/>
                    <pic:cNvPicPr/>
                  </pic:nvPicPr>
                  <pic:blipFill rotWithShape="1">
                    <a:blip r:embed="rId57" cstate="print">
                      <a:extLst>
                        <a:ext uri="{28A0092B-C50C-407E-A947-70E740481C1C}">
                          <a14:useLocalDpi xmlns:a14="http://schemas.microsoft.com/office/drawing/2010/main" val="0"/>
                        </a:ext>
                      </a:extLst>
                    </a:blip>
                    <a:srcRect t="35709"/>
                    <a:stretch/>
                  </pic:blipFill>
                  <pic:spPr bwMode="auto">
                    <a:xfrm>
                      <a:off x="0" y="0"/>
                      <a:ext cx="4930140" cy="326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DC60CD" w14:textId="2825A30A" w:rsidR="00CB06C7" w:rsidRDefault="00CB06C7" w:rsidP="00133BDE">
      <w:pPr>
        <w:rPr>
          <w:b/>
          <w:bCs/>
          <w:sz w:val="24"/>
          <w:szCs w:val="24"/>
        </w:rPr>
      </w:pPr>
    </w:p>
    <w:p w14:paraId="676DC8F0" w14:textId="684B879A" w:rsidR="00CB06C7" w:rsidRDefault="00CB06C7" w:rsidP="00133BDE">
      <w:pPr>
        <w:rPr>
          <w:b/>
          <w:bCs/>
          <w:sz w:val="24"/>
          <w:szCs w:val="24"/>
        </w:rPr>
      </w:pPr>
    </w:p>
    <w:p w14:paraId="38BD4445" w14:textId="776E90AF" w:rsidR="00CB06C7" w:rsidRDefault="00CB06C7" w:rsidP="00133BDE">
      <w:pPr>
        <w:rPr>
          <w:b/>
          <w:bCs/>
          <w:sz w:val="24"/>
          <w:szCs w:val="24"/>
        </w:rPr>
      </w:pPr>
    </w:p>
    <w:p w14:paraId="6784AA36" w14:textId="3CBE475D" w:rsidR="00CB06C7" w:rsidRDefault="00CB06C7" w:rsidP="00133BDE">
      <w:pPr>
        <w:rPr>
          <w:b/>
          <w:bCs/>
          <w:sz w:val="24"/>
          <w:szCs w:val="24"/>
        </w:rPr>
      </w:pPr>
    </w:p>
    <w:p w14:paraId="1D5653BA" w14:textId="64F59A85" w:rsidR="00CB06C7" w:rsidRDefault="00CB06C7" w:rsidP="00133BDE">
      <w:pPr>
        <w:rPr>
          <w:b/>
          <w:bCs/>
          <w:sz w:val="24"/>
          <w:szCs w:val="24"/>
        </w:rPr>
      </w:pPr>
    </w:p>
    <w:p w14:paraId="345DB9F9" w14:textId="77777777" w:rsidR="00CB06C7" w:rsidRDefault="00CB06C7" w:rsidP="00133BDE">
      <w:pPr>
        <w:rPr>
          <w:b/>
          <w:bCs/>
          <w:sz w:val="24"/>
          <w:szCs w:val="24"/>
        </w:rPr>
      </w:pPr>
    </w:p>
    <w:p w14:paraId="45373297" w14:textId="77777777" w:rsidR="00CB06C7" w:rsidRDefault="00CB06C7" w:rsidP="00133BDE">
      <w:pPr>
        <w:rPr>
          <w:b/>
          <w:bCs/>
          <w:sz w:val="24"/>
          <w:szCs w:val="24"/>
        </w:rPr>
      </w:pPr>
    </w:p>
    <w:p w14:paraId="22E84102" w14:textId="77777777" w:rsidR="00CB06C7" w:rsidRDefault="00CB06C7" w:rsidP="00133BDE">
      <w:pPr>
        <w:rPr>
          <w:b/>
          <w:bCs/>
          <w:sz w:val="24"/>
          <w:szCs w:val="24"/>
        </w:rPr>
      </w:pPr>
    </w:p>
    <w:p w14:paraId="2E513838" w14:textId="63512788" w:rsidR="00CB06C7" w:rsidRDefault="00CB06C7" w:rsidP="00133BDE">
      <w:pPr>
        <w:rPr>
          <w:b/>
          <w:bCs/>
          <w:sz w:val="24"/>
          <w:szCs w:val="24"/>
        </w:rPr>
      </w:pPr>
    </w:p>
    <w:p w14:paraId="6B0F2D1B" w14:textId="6EAF45E6" w:rsidR="00CB06C7" w:rsidRDefault="00CB06C7" w:rsidP="00133BDE">
      <w:pPr>
        <w:rPr>
          <w:b/>
          <w:bCs/>
          <w:sz w:val="24"/>
          <w:szCs w:val="24"/>
        </w:rPr>
      </w:pPr>
    </w:p>
    <w:p w14:paraId="4C470B90" w14:textId="77777777" w:rsidR="00CB06C7" w:rsidRDefault="00CB06C7" w:rsidP="00133BDE">
      <w:pPr>
        <w:rPr>
          <w:b/>
          <w:bCs/>
          <w:sz w:val="24"/>
          <w:szCs w:val="24"/>
        </w:rPr>
      </w:pPr>
    </w:p>
    <w:p w14:paraId="200E547D" w14:textId="77777777" w:rsidR="00CB06C7" w:rsidRDefault="00CB06C7" w:rsidP="00133BDE">
      <w:pPr>
        <w:rPr>
          <w:b/>
          <w:bCs/>
          <w:sz w:val="24"/>
          <w:szCs w:val="24"/>
        </w:rPr>
      </w:pPr>
    </w:p>
    <w:p w14:paraId="0B909BDF" w14:textId="77777777" w:rsidR="00CB06C7" w:rsidRDefault="00CB06C7" w:rsidP="00133BDE">
      <w:pPr>
        <w:rPr>
          <w:b/>
          <w:bCs/>
          <w:sz w:val="24"/>
          <w:szCs w:val="24"/>
        </w:rPr>
      </w:pPr>
    </w:p>
    <w:p w14:paraId="51D9A8B9" w14:textId="77777777" w:rsidR="00CB06C7" w:rsidRDefault="00CB06C7" w:rsidP="00133BDE">
      <w:pPr>
        <w:rPr>
          <w:b/>
          <w:bCs/>
          <w:sz w:val="24"/>
          <w:szCs w:val="24"/>
        </w:rPr>
      </w:pPr>
    </w:p>
    <w:p w14:paraId="4F032512" w14:textId="77777777" w:rsidR="00CB06C7" w:rsidRDefault="00CB06C7" w:rsidP="00133BDE">
      <w:pPr>
        <w:rPr>
          <w:b/>
          <w:bCs/>
          <w:sz w:val="24"/>
          <w:szCs w:val="24"/>
        </w:rPr>
      </w:pPr>
    </w:p>
    <w:p w14:paraId="3424717E" w14:textId="77777777" w:rsidR="00CB06C7" w:rsidRDefault="00CB06C7" w:rsidP="00133BDE">
      <w:pPr>
        <w:rPr>
          <w:b/>
          <w:bCs/>
          <w:sz w:val="24"/>
          <w:szCs w:val="24"/>
        </w:rPr>
      </w:pPr>
    </w:p>
    <w:p w14:paraId="4E411134" w14:textId="77777777" w:rsidR="00CB06C7" w:rsidRDefault="00CB06C7" w:rsidP="00133BDE">
      <w:pPr>
        <w:rPr>
          <w:b/>
          <w:bCs/>
          <w:sz w:val="24"/>
          <w:szCs w:val="24"/>
        </w:rPr>
      </w:pPr>
    </w:p>
    <w:p w14:paraId="2D363280" w14:textId="77777777" w:rsidR="00CB06C7" w:rsidRDefault="00CB06C7" w:rsidP="00133BDE">
      <w:pPr>
        <w:rPr>
          <w:b/>
          <w:bCs/>
          <w:sz w:val="24"/>
          <w:szCs w:val="24"/>
        </w:rPr>
      </w:pPr>
    </w:p>
    <w:p w14:paraId="071948A5" w14:textId="77777777" w:rsidR="00CB06C7" w:rsidRDefault="00CB06C7" w:rsidP="00133BDE">
      <w:pPr>
        <w:rPr>
          <w:b/>
          <w:bCs/>
          <w:sz w:val="24"/>
          <w:szCs w:val="24"/>
        </w:rPr>
      </w:pPr>
    </w:p>
    <w:p w14:paraId="79A30A06" w14:textId="77777777" w:rsidR="00CB06C7" w:rsidRDefault="00CB06C7" w:rsidP="00133BDE">
      <w:pPr>
        <w:rPr>
          <w:b/>
          <w:bCs/>
          <w:sz w:val="24"/>
          <w:szCs w:val="24"/>
        </w:rPr>
      </w:pPr>
    </w:p>
    <w:p w14:paraId="54D367CC" w14:textId="77777777" w:rsidR="00CB06C7" w:rsidRDefault="00CB06C7" w:rsidP="00133BDE">
      <w:pPr>
        <w:rPr>
          <w:b/>
          <w:bCs/>
          <w:sz w:val="24"/>
          <w:szCs w:val="24"/>
        </w:rPr>
      </w:pPr>
    </w:p>
    <w:p w14:paraId="67074FEB" w14:textId="0749D0D6" w:rsidR="00CB06C7" w:rsidRPr="00D55404" w:rsidRDefault="00D55404" w:rsidP="00133BDE">
      <w:pPr>
        <w:rPr>
          <w:b/>
          <w:bCs/>
          <w:sz w:val="24"/>
          <w:szCs w:val="24"/>
          <w:u w:val="single"/>
        </w:rPr>
      </w:pPr>
      <w:r>
        <w:rPr>
          <w:b/>
          <w:bCs/>
          <w:sz w:val="24"/>
          <w:szCs w:val="24"/>
        </w:rPr>
        <w:tab/>
      </w:r>
      <w:r w:rsidRPr="00D55404">
        <w:rPr>
          <w:b/>
          <w:bCs/>
          <w:sz w:val="32"/>
          <w:szCs w:val="32"/>
          <w:u w:val="single"/>
        </w:rPr>
        <w:t>Output</w:t>
      </w:r>
    </w:p>
    <w:p w14:paraId="5BAAC00F" w14:textId="7FB61558" w:rsidR="00CB06C7" w:rsidRDefault="00CB06C7" w:rsidP="00133BDE">
      <w:pPr>
        <w:rPr>
          <w:b/>
          <w:bCs/>
          <w:sz w:val="24"/>
          <w:szCs w:val="24"/>
        </w:rPr>
      </w:pPr>
    </w:p>
    <w:p w14:paraId="7A310E7A" w14:textId="2525AFE3" w:rsidR="00CB06C7" w:rsidRDefault="002166CE" w:rsidP="00133BDE">
      <w:pPr>
        <w:rPr>
          <w:b/>
          <w:bCs/>
          <w:sz w:val="24"/>
          <w:szCs w:val="24"/>
        </w:rPr>
      </w:pPr>
      <w:r w:rsidRPr="00CB06C7">
        <w:rPr>
          <w:b/>
          <w:bCs/>
          <w:noProof/>
          <w:sz w:val="24"/>
          <w:szCs w:val="24"/>
        </w:rPr>
        <w:drawing>
          <wp:anchor distT="0" distB="0" distL="114300" distR="114300" simplePos="0" relativeHeight="251755520" behindDoc="0" locked="0" layoutInCell="1" allowOverlap="1" wp14:anchorId="011CEC2C" wp14:editId="237E9ADA">
            <wp:simplePos x="0" y="0"/>
            <wp:positionH relativeFrom="margin">
              <wp:posOffset>735330</wp:posOffset>
            </wp:positionH>
            <wp:positionV relativeFrom="paragraph">
              <wp:posOffset>98425</wp:posOffset>
            </wp:positionV>
            <wp:extent cx="2905760" cy="1516380"/>
            <wp:effectExtent l="0" t="0" r="8890" b="7620"/>
            <wp:wrapThrough wrapText="bothSides">
              <wp:wrapPolygon edited="0">
                <wp:start x="0" y="0"/>
                <wp:lineTo x="0" y="21437"/>
                <wp:lineTo x="21524" y="21437"/>
                <wp:lineTo x="21524" y="0"/>
                <wp:lineTo x="0" y="0"/>
              </wp:wrapPolygon>
            </wp:wrapThrough>
            <wp:docPr id="127769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96315" name=""/>
                    <pic:cNvPicPr/>
                  </pic:nvPicPr>
                  <pic:blipFill>
                    <a:blip r:embed="rId58">
                      <a:extLst>
                        <a:ext uri="{28A0092B-C50C-407E-A947-70E740481C1C}">
                          <a14:useLocalDpi xmlns:a14="http://schemas.microsoft.com/office/drawing/2010/main" val="0"/>
                        </a:ext>
                      </a:extLst>
                    </a:blip>
                    <a:stretch>
                      <a:fillRect/>
                    </a:stretch>
                  </pic:blipFill>
                  <pic:spPr>
                    <a:xfrm>
                      <a:off x="0" y="0"/>
                      <a:ext cx="2905760" cy="1516380"/>
                    </a:xfrm>
                    <a:prstGeom prst="rect">
                      <a:avLst/>
                    </a:prstGeom>
                  </pic:spPr>
                </pic:pic>
              </a:graphicData>
            </a:graphic>
            <wp14:sizeRelH relativeFrom="margin">
              <wp14:pctWidth>0</wp14:pctWidth>
            </wp14:sizeRelH>
            <wp14:sizeRelV relativeFrom="margin">
              <wp14:pctHeight>0</wp14:pctHeight>
            </wp14:sizeRelV>
          </wp:anchor>
        </w:drawing>
      </w:r>
    </w:p>
    <w:p w14:paraId="27D121B4" w14:textId="2BC0F938" w:rsidR="00CB06C7" w:rsidRDefault="00CB06C7" w:rsidP="00133BDE">
      <w:pPr>
        <w:rPr>
          <w:b/>
          <w:bCs/>
          <w:sz w:val="24"/>
          <w:szCs w:val="24"/>
        </w:rPr>
      </w:pPr>
    </w:p>
    <w:p w14:paraId="35EBE189" w14:textId="77777777" w:rsidR="00D55404" w:rsidRPr="00D55404" w:rsidRDefault="00D55404" w:rsidP="00D55404">
      <w:pPr>
        <w:rPr>
          <w:sz w:val="24"/>
          <w:szCs w:val="24"/>
        </w:rPr>
      </w:pPr>
    </w:p>
    <w:p w14:paraId="40CDC874" w14:textId="77777777" w:rsidR="00D55404" w:rsidRPr="00D55404" w:rsidRDefault="00D55404" w:rsidP="00D55404">
      <w:pPr>
        <w:rPr>
          <w:sz w:val="24"/>
          <w:szCs w:val="24"/>
        </w:rPr>
      </w:pPr>
    </w:p>
    <w:p w14:paraId="77DF2937" w14:textId="77777777" w:rsidR="00D55404" w:rsidRPr="00D55404" w:rsidRDefault="00D55404" w:rsidP="00D55404">
      <w:pPr>
        <w:rPr>
          <w:sz w:val="24"/>
          <w:szCs w:val="24"/>
        </w:rPr>
      </w:pPr>
    </w:p>
    <w:p w14:paraId="0E39A24F" w14:textId="77777777" w:rsidR="00D55404" w:rsidRPr="00D55404" w:rsidRDefault="00D55404" w:rsidP="00D55404">
      <w:pPr>
        <w:rPr>
          <w:sz w:val="24"/>
          <w:szCs w:val="24"/>
        </w:rPr>
      </w:pPr>
    </w:p>
    <w:p w14:paraId="2E7BF6B3" w14:textId="77777777" w:rsidR="00D55404" w:rsidRDefault="00D55404" w:rsidP="00D55404">
      <w:pPr>
        <w:rPr>
          <w:b/>
          <w:bCs/>
          <w:sz w:val="24"/>
          <w:szCs w:val="24"/>
        </w:rPr>
      </w:pPr>
    </w:p>
    <w:p w14:paraId="69A19D5D" w14:textId="77777777" w:rsidR="00D55404" w:rsidRDefault="00D55404" w:rsidP="00D55404">
      <w:pPr>
        <w:rPr>
          <w:sz w:val="24"/>
          <w:szCs w:val="24"/>
        </w:rPr>
      </w:pPr>
    </w:p>
    <w:p w14:paraId="5288AA07" w14:textId="77777777" w:rsidR="00D55404" w:rsidRDefault="00D55404" w:rsidP="00D55404">
      <w:pPr>
        <w:rPr>
          <w:sz w:val="24"/>
          <w:szCs w:val="24"/>
        </w:rPr>
      </w:pPr>
    </w:p>
    <w:p w14:paraId="0957BB0D" w14:textId="77777777" w:rsidR="00D55404" w:rsidRDefault="00D55404" w:rsidP="00D55404">
      <w:pPr>
        <w:rPr>
          <w:sz w:val="24"/>
          <w:szCs w:val="24"/>
        </w:rPr>
      </w:pPr>
    </w:p>
    <w:p w14:paraId="3CF88BD2" w14:textId="77777777" w:rsidR="00D55404" w:rsidRDefault="00D55404" w:rsidP="00D55404">
      <w:pPr>
        <w:rPr>
          <w:sz w:val="24"/>
          <w:szCs w:val="24"/>
        </w:rPr>
      </w:pPr>
    </w:p>
    <w:tbl>
      <w:tblPr>
        <w:tblStyle w:val="TableGrid"/>
        <w:tblpPr w:leftFromText="180" w:rightFromText="180" w:vertAnchor="page" w:horzAnchor="margin" w:tblpY="11256"/>
        <w:tblW w:w="10313" w:type="dxa"/>
        <w:tblLook w:val="04A0" w:firstRow="1" w:lastRow="0" w:firstColumn="1" w:lastColumn="0" w:noHBand="0" w:noVBand="1"/>
      </w:tblPr>
      <w:tblGrid>
        <w:gridCol w:w="1555"/>
        <w:gridCol w:w="4961"/>
        <w:gridCol w:w="3797"/>
      </w:tblGrid>
      <w:tr w:rsidR="00411BAC" w:rsidRPr="00074481" w14:paraId="67CC174C" w14:textId="77777777" w:rsidTr="00411BAC">
        <w:trPr>
          <w:trHeight w:val="416"/>
        </w:trPr>
        <w:tc>
          <w:tcPr>
            <w:tcW w:w="1555" w:type="dxa"/>
          </w:tcPr>
          <w:p w14:paraId="33C05FAB" w14:textId="77777777" w:rsidR="00411BAC" w:rsidRPr="00074481" w:rsidRDefault="00411BAC" w:rsidP="00411BAC">
            <w:pPr>
              <w:jc w:val="center"/>
              <w:rPr>
                <w:b/>
                <w:bCs/>
                <w:sz w:val="24"/>
                <w:szCs w:val="24"/>
              </w:rPr>
            </w:pPr>
            <w:r w:rsidRPr="00074481">
              <w:rPr>
                <w:b/>
                <w:bCs/>
                <w:sz w:val="24"/>
                <w:szCs w:val="24"/>
              </w:rPr>
              <w:t>S.No.</w:t>
            </w:r>
          </w:p>
        </w:tc>
        <w:tc>
          <w:tcPr>
            <w:tcW w:w="4961" w:type="dxa"/>
          </w:tcPr>
          <w:p w14:paraId="7622FD8E"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37663A01"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2128C4C9" w14:textId="77777777" w:rsidTr="00411BAC">
        <w:trPr>
          <w:trHeight w:val="693"/>
        </w:trPr>
        <w:tc>
          <w:tcPr>
            <w:tcW w:w="1555" w:type="dxa"/>
          </w:tcPr>
          <w:p w14:paraId="1BA69DC5" w14:textId="77777777" w:rsidR="00411BAC" w:rsidRPr="00074481" w:rsidRDefault="00411BAC" w:rsidP="00411BAC">
            <w:pPr>
              <w:jc w:val="center"/>
              <w:rPr>
                <w:sz w:val="24"/>
                <w:szCs w:val="24"/>
              </w:rPr>
            </w:pPr>
            <w:r w:rsidRPr="00074481">
              <w:rPr>
                <w:sz w:val="24"/>
                <w:szCs w:val="24"/>
              </w:rPr>
              <w:t>1.</w:t>
            </w:r>
          </w:p>
        </w:tc>
        <w:tc>
          <w:tcPr>
            <w:tcW w:w="4961" w:type="dxa"/>
          </w:tcPr>
          <w:p w14:paraId="61FF5C44" w14:textId="77777777" w:rsidR="00411BAC" w:rsidRPr="00BE03AE" w:rsidRDefault="00411BAC" w:rsidP="00411BAC">
            <w:pPr>
              <w:rPr>
                <w:sz w:val="24"/>
                <w:szCs w:val="24"/>
              </w:rPr>
            </w:pPr>
            <w:r w:rsidRPr="00BE03AE">
              <w:rPr>
                <w:sz w:val="24"/>
                <w:szCs w:val="24"/>
              </w:rPr>
              <w:t>error: ';' expected</w:t>
            </w:r>
          </w:p>
          <w:p w14:paraId="1C838468" w14:textId="547A948B" w:rsidR="00411BAC" w:rsidRPr="00074481" w:rsidRDefault="00411BAC" w:rsidP="00411BAC">
            <w:pPr>
              <w:rPr>
                <w:sz w:val="24"/>
                <w:szCs w:val="24"/>
              </w:rPr>
            </w:pPr>
            <w:r w:rsidRPr="00BE03AE">
              <w:rPr>
                <w:sz w:val="24"/>
                <w:szCs w:val="24"/>
              </w:rPr>
              <w:t xml:space="preserve">                       </w:t>
            </w:r>
            <w:r>
              <w:rPr>
                <w:sz w:val="24"/>
                <w:szCs w:val="24"/>
              </w:rPr>
              <w:t>String name:</w:t>
            </w:r>
            <w:r w:rsidRPr="00BE03AE">
              <w:rPr>
                <w:sz w:val="24"/>
                <w:szCs w:val="24"/>
              </w:rPr>
              <w:t xml:space="preserve"> </w:t>
            </w:r>
            <w:r>
              <w:rPr>
                <w:sz w:val="24"/>
                <w:szCs w:val="24"/>
              </w:rPr>
              <w:t>input.next();</w:t>
            </w:r>
          </w:p>
        </w:tc>
        <w:tc>
          <w:tcPr>
            <w:tcW w:w="3797" w:type="dxa"/>
          </w:tcPr>
          <w:p w14:paraId="1184550E" w14:textId="77777777" w:rsidR="00411BAC" w:rsidRDefault="00411BAC" w:rsidP="00411BAC">
            <w:pPr>
              <w:rPr>
                <w:sz w:val="24"/>
                <w:szCs w:val="24"/>
              </w:rPr>
            </w:pPr>
            <w:r>
              <w:rPr>
                <w:sz w:val="24"/>
                <w:szCs w:val="24"/>
              </w:rPr>
              <w:t xml:space="preserve">Adding </w:t>
            </w:r>
          </w:p>
          <w:p w14:paraId="7C7B4C3D" w14:textId="29190AEC" w:rsidR="00411BAC" w:rsidRPr="00074481" w:rsidRDefault="00411BAC" w:rsidP="00411BAC">
            <w:pPr>
              <w:rPr>
                <w:sz w:val="24"/>
                <w:szCs w:val="24"/>
              </w:rPr>
            </w:pPr>
            <w:r>
              <w:rPr>
                <w:sz w:val="24"/>
                <w:szCs w:val="24"/>
              </w:rPr>
              <w:t>String name:</w:t>
            </w:r>
            <w:r w:rsidRPr="00BE03AE">
              <w:rPr>
                <w:sz w:val="24"/>
                <w:szCs w:val="24"/>
              </w:rPr>
              <w:t xml:space="preserve"> </w:t>
            </w:r>
            <w:r>
              <w:rPr>
                <w:sz w:val="24"/>
                <w:szCs w:val="24"/>
              </w:rPr>
              <w:t>input.next</w:t>
            </w:r>
            <w:r>
              <w:rPr>
                <w:sz w:val="24"/>
                <w:szCs w:val="24"/>
              </w:rPr>
              <w:t>Line</w:t>
            </w:r>
            <w:r>
              <w:rPr>
                <w:sz w:val="24"/>
                <w:szCs w:val="24"/>
              </w:rPr>
              <w:t>();</w:t>
            </w:r>
          </w:p>
        </w:tc>
      </w:tr>
      <w:tr w:rsidR="00411BAC" w14:paraId="17C908CD" w14:textId="77777777" w:rsidTr="00411BAC">
        <w:trPr>
          <w:trHeight w:val="693"/>
        </w:trPr>
        <w:tc>
          <w:tcPr>
            <w:tcW w:w="1555" w:type="dxa"/>
          </w:tcPr>
          <w:p w14:paraId="341219FA" w14:textId="77777777" w:rsidR="00411BAC" w:rsidRPr="00074481" w:rsidRDefault="00411BAC" w:rsidP="00411BAC">
            <w:pPr>
              <w:jc w:val="center"/>
              <w:rPr>
                <w:sz w:val="24"/>
                <w:szCs w:val="24"/>
              </w:rPr>
            </w:pPr>
            <w:r>
              <w:rPr>
                <w:sz w:val="24"/>
                <w:szCs w:val="24"/>
              </w:rPr>
              <w:t>2.</w:t>
            </w:r>
          </w:p>
        </w:tc>
        <w:tc>
          <w:tcPr>
            <w:tcW w:w="4961" w:type="dxa"/>
          </w:tcPr>
          <w:p w14:paraId="357B662F" w14:textId="77777777" w:rsidR="00411BAC" w:rsidRPr="00B63D3F" w:rsidRDefault="00411BAC" w:rsidP="00411BAC">
            <w:pPr>
              <w:rPr>
                <w:sz w:val="24"/>
                <w:szCs w:val="24"/>
              </w:rPr>
            </w:pPr>
            <w:r w:rsidRPr="00D8751C">
              <w:rPr>
                <w:sz w:val="24"/>
                <w:szCs w:val="24"/>
              </w:rPr>
              <w:t>Syntax error, insert "}" to complete ClassBody</w:t>
            </w:r>
          </w:p>
        </w:tc>
        <w:tc>
          <w:tcPr>
            <w:tcW w:w="3797" w:type="dxa"/>
          </w:tcPr>
          <w:p w14:paraId="5A0BF529" w14:textId="77777777" w:rsidR="00411BAC" w:rsidRDefault="00411BAC" w:rsidP="00411BAC">
            <w:pPr>
              <w:rPr>
                <w:sz w:val="24"/>
                <w:szCs w:val="24"/>
              </w:rPr>
            </w:pPr>
            <w:r>
              <w:rPr>
                <w:sz w:val="24"/>
                <w:szCs w:val="24"/>
              </w:rPr>
              <w:t>Adding } at the end</w:t>
            </w:r>
          </w:p>
        </w:tc>
      </w:tr>
    </w:tbl>
    <w:p w14:paraId="12A8658E" w14:textId="77777777" w:rsidR="002166CE" w:rsidRDefault="002166CE" w:rsidP="00D55404">
      <w:pPr>
        <w:rPr>
          <w:sz w:val="24"/>
          <w:szCs w:val="24"/>
        </w:rPr>
      </w:pPr>
    </w:p>
    <w:p w14:paraId="556BF3BE" w14:textId="77777777" w:rsidR="002166CE" w:rsidRDefault="002166CE" w:rsidP="00D55404">
      <w:pPr>
        <w:rPr>
          <w:sz w:val="24"/>
          <w:szCs w:val="24"/>
        </w:rPr>
      </w:pPr>
    </w:p>
    <w:p w14:paraId="38F6BBAA" w14:textId="77777777" w:rsidR="002166CE" w:rsidRDefault="002166CE" w:rsidP="00D55404">
      <w:pPr>
        <w:rPr>
          <w:sz w:val="24"/>
          <w:szCs w:val="24"/>
        </w:rPr>
      </w:pPr>
      <w:r w:rsidRPr="002166CE">
        <w:rPr>
          <w:b/>
          <w:bCs/>
          <w:sz w:val="24"/>
          <w:szCs w:val="24"/>
        </w:rPr>
        <w:t>Concepts to be known</w:t>
      </w:r>
      <w:r w:rsidRPr="002166CE">
        <w:rPr>
          <w:sz w:val="24"/>
          <w:szCs w:val="24"/>
        </w:rPr>
        <w:t xml:space="preserve">: </w:t>
      </w:r>
    </w:p>
    <w:p w14:paraId="61CA67B5" w14:textId="6C8A3363" w:rsidR="00D55404" w:rsidRPr="002166CE" w:rsidRDefault="002166CE" w:rsidP="002166CE">
      <w:pPr>
        <w:pStyle w:val="ListParagraph"/>
        <w:numPr>
          <w:ilvl w:val="0"/>
          <w:numId w:val="82"/>
        </w:numPr>
        <w:rPr>
          <w:sz w:val="24"/>
          <w:szCs w:val="24"/>
        </w:rPr>
      </w:pPr>
      <w:r w:rsidRPr="002166CE">
        <w:rPr>
          <w:sz w:val="24"/>
          <w:szCs w:val="24"/>
        </w:rPr>
        <w:t>Overriding – The method getEligibilty() is defined in both the parent class and the subclass. Since we create an object of the subclass, the method in the subclass is given priority over the one in the parent class when called, i.e. The getEligibilty() method is overridden in the subclass.</w:t>
      </w:r>
    </w:p>
    <w:p w14:paraId="76F6A87E" w14:textId="77777777" w:rsidR="00D55404" w:rsidRDefault="00D55404" w:rsidP="00D55404">
      <w:pPr>
        <w:rPr>
          <w:sz w:val="24"/>
          <w:szCs w:val="24"/>
        </w:rPr>
      </w:pPr>
    </w:p>
    <w:p w14:paraId="070D998B" w14:textId="77777777" w:rsidR="00D55404" w:rsidRDefault="00D55404" w:rsidP="00D55404">
      <w:pPr>
        <w:rPr>
          <w:sz w:val="24"/>
          <w:szCs w:val="24"/>
        </w:rPr>
      </w:pPr>
    </w:p>
    <w:p w14:paraId="294BE24E" w14:textId="6195A6B5" w:rsidR="00D55404" w:rsidRPr="002166CE" w:rsidRDefault="002166CE" w:rsidP="00D55404">
      <w:pPr>
        <w:rPr>
          <w:b/>
          <w:bCs/>
          <w:sz w:val="28"/>
          <w:szCs w:val="28"/>
          <w:u w:val="single"/>
        </w:rPr>
      </w:pPr>
      <w:r w:rsidRPr="002166CE">
        <w:rPr>
          <w:b/>
          <w:bCs/>
          <w:sz w:val="28"/>
          <w:szCs w:val="28"/>
          <w:u w:val="single"/>
        </w:rPr>
        <w:lastRenderedPageBreak/>
        <w:t>Class Diagram</w:t>
      </w:r>
    </w:p>
    <w:p w14:paraId="267274D5" w14:textId="77777777" w:rsidR="00D55404" w:rsidRDefault="00D55404" w:rsidP="00D55404">
      <w:pPr>
        <w:rPr>
          <w:sz w:val="24"/>
          <w:szCs w:val="24"/>
        </w:rPr>
      </w:pPr>
    </w:p>
    <w:tbl>
      <w:tblPr>
        <w:tblStyle w:val="TableGrid"/>
        <w:tblpPr w:leftFromText="180" w:rightFromText="180" w:vertAnchor="text" w:horzAnchor="page" w:tblpX="2543" w:tblpY="241"/>
        <w:tblW w:w="0" w:type="auto"/>
        <w:tblLook w:val="04A0" w:firstRow="1" w:lastRow="0" w:firstColumn="1" w:lastColumn="0" w:noHBand="0" w:noVBand="1"/>
      </w:tblPr>
      <w:tblGrid>
        <w:gridCol w:w="6374"/>
      </w:tblGrid>
      <w:tr w:rsidR="002166CE" w14:paraId="136903B3" w14:textId="77777777" w:rsidTr="002166CE">
        <w:tc>
          <w:tcPr>
            <w:tcW w:w="6374" w:type="dxa"/>
          </w:tcPr>
          <w:p w14:paraId="4A17F042" w14:textId="77777777" w:rsidR="002166CE" w:rsidRPr="002166CE" w:rsidRDefault="002166CE" w:rsidP="002166CE">
            <w:pPr>
              <w:jc w:val="center"/>
              <w:rPr>
                <w:b/>
                <w:bCs/>
                <w:sz w:val="24"/>
                <w:szCs w:val="24"/>
              </w:rPr>
            </w:pPr>
            <w:r>
              <w:rPr>
                <w:b/>
                <w:bCs/>
                <w:sz w:val="24"/>
                <w:szCs w:val="24"/>
              </w:rPr>
              <w:t>Student</w:t>
            </w:r>
          </w:p>
        </w:tc>
      </w:tr>
      <w:tr w:rsidR="002166CE" w14:paraId="4353A3E4" w14:textId="77777777" w:rsidTr="002166CE">
        <w:tc>
          <w:tcPr>
            <w:tcW w:w="6374" w:type="dxa"/>
          </w:tcPr>
          <w:p w14:paraId="3EBF96D6" w14:textId="77777777" w:rsidR="002166CE" w:rsidRDefault="002166CE" w:rsidP="002166CE">
            <w:pPr>
              <w:rPr>
                <w:sz w:val="24"/>
                <w:szCs w:val="24"/>
              </w:rPr>
            </w:pPr>
            <w:r w:rsidRPr="002166CE">
              <w:rPr>
                <w:sz w:val="24"/>
                <w:szCs w:val="24"/>
              </w:rPr>
              <w:t xml:space="preserve">name:String </w:t>
            </w:r>
          </w:p>
          <w:p w14:paraId="570A5B0B" w14:textId="77777777" w:rsidR="002166CE" w:rsidRDefault="002166CE" w:rsidP="002166CE">
            <w:pPr>
              <w:rPr>
                <w:sz w:val="24"/>
                <w:szCs w:val="24"/>
              </w:rPr>
            </w:pPr>
            <w:r w:rsidRPr="002166CE">
              <w:rPr>
                <w:sz w:val="24"/>
                <w:szCs w:val="24"/>
              </w:rPr>
              <w:t>percentage: double</w:t>
            </w:r>
          </w:p>
        </w:tc>
      </w:tr>
      <w:tr w:rsidR="002166CE" w14:paraId="4F8C3EE8" w14:textId="77777777" w:rsidTr="002166CE">
        <w:tc>
          <w:tcPr>
            <w:tcW w:w="6374" w:type="dxa"/>
          </w:tcPr>
          <w:p w14:paraId="7AC33512" w14:textId="77777777" w:rsidR="002166CE" w:rsidRDefault="002166CE" w:rsidP="002166CE">
            <w:pPr>
              <w:rPr>
                <w:sz w:val="24"/>
                <w:szCs w:val="24"/>
              </w:rPr>
            </w:pPr>
            <w:r w:rsidRPr="002166CE">
              <w:rPr>
                <w:sz w:val="24"/>
                <w:szCs w:val="24"/>
              </w:rPr>
              <w:t xml:space="preserve">+ Student(String name,String email, double percentage): void </w:t>
            </w:r>
          </w:p>
          <w:p w14:paraId="2DD7EC2D" w14:textId="47920495" w:rsidR="002166CE" w:rsidRDefault="00CB46C4" w:rsidP="002166CE">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47C6AC02" wp14:editId="3C36805A">
                      <wp:simplePos x="0" y="0"/>
                      <wp:positionH relativeFrom="column">
                        <wp:posOffset>2036261</wp:posOffset>
                      </wp:positionH>
                      <wp:positionV relativeFrom="paragraph">
                        <wp:posOffset>159253</wp:posOffset>
                      </wp:positionV>
                      <wp:extent cx="6798" cy="431705"/>
                      <wp:effectExtent l="0" t="0" r="31750" b="26035"/>
                      <wp:wrapNone/>
                      <wp:docPr id="1545272219" name="Straight Connector 11"/>
                      <wp:cNvGraphicFramePr/>
                      <a:graphic xmlns:a="http://schemas.openxmlformats.org/drawingml/2006/main">
                        <a:graphicData uri="http://schemas.microsoft.com/office/word/2010/wordprocessingShape">
                          <wps:wsp>
                            <wps:cNvCnPr/>
                            <wps:spPr>
                              <a:xfrm>
                                <a:off x="0" y="0"/>
                                <a:ext cx="6798" cy="431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1049C3" id="Straight Connector 11"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60.35pt,12.55pt" to="160.9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" strokecolor="black [3040]"/>
                  </w:pict>
                </mc:Fallback>
              </mc:AlternateContent>
            </w:r>
            <w:r w:rsidR="002166CE" w:rsidRPr="002166CE">
              <w:rPr>
                <w:sz w:val="24"/>
                <w:szCs w:val="24"/>
              </w:rPr>
              <w:t>+ getEligibilty(): void</w:t>
            </w:r>
          </w:p>
        </w:tc>
      </w:tr>
    </w:tbl>
    <w:p w14:paraId="5AD2DE1E" w14:textId="77777777" w:rsidR="00D55404" w:rsidRDefault="00D55404" w:rsidP="00D55404">
      <w:pPr>
        <w:rPr>
          <w:sz w:val="24"/>
          <w:szCs w:val="24"/>
        </w:rPr>
      </w:pPr>
    </w:p>
    <w:p w14:paraId="263E04D4" w14:textId="77777777" w:rsidR="00D55404" w:rsidRDefault="00D55404" w:rsidP="00D55404">
      <w:pPr>
        <w:rPr>
          <w:sz w:val="24"/>
          <w:szCs w:val="24"/>
        </w:rPr>
      </w:pPr>
    </w:p>
    <w:p w14:paraId="648AB818" w14:textId="77777777" w:rsidR="00D55404" w:rsidRDefault="00D55404" w:rsidP="00D55404">
      <w:pPr>
        <w:rPr>
          <w:sz w:val="24"/>
          <w:szCs w:val="24"/>
        </w:rPr>
      </w:pPr>
    </w:p>
    <w:p w14:paraId="03DB60D9" w14:textId="77777777" w:rsidR="00D55404" w:rsidRDefault="00D55404" w:rsidP="00D55404">
      <w:pPr>
        <w:rPr>
          <w:sz w:val="24"/>
          <w:szCs w:val="24"/>
        </w:rPr>
      </w:pPr>
    </w:p>
    <w:p w14:paraId="4FEE499C" w14:textId="77777777" w:rsidR="00D55404" w:rsidRDefault="00D55404" w:rsidP="00D55404">
      <w:pPr>
        <w:rPr>
          <w:sz w:val="24"/>
          <w:szCs w:val="24"/>
        </w:rPr>
      </w:pPr>
    </w:p>
    <w:p w14:paraId="7D5A90D4" w14:textId="77777777" w:rsidR="00D55404" w:rsidRDefault="00D55404" w:rsidP="00D55404">
      <w:pPr>
        <w:rPr>
          <w:sz w:val="24"/>
          <w:szCs w:val="24"/>
        </w:rPr>
      </w:pPr>
    </w:p>
    <w:p w14:paraId="54FF79C0" w14:textId="77777777" w:rsidR="00D55404" w:rsidRDefault="00D55404" w:rsidP="00D55404">
      <w:pPr>
        <w:rPr>
          <w:sz w:val="24"/>
          <w:szCs w:val="24"/>
        </w:rPr>
      </w:pPr>
    </w:p>
    <w:p w14:paraId="468AD93E" w14:textId="77777777" w:rsidR="00D55404" w:rsidRDefault="00D55404" w:rsidP="00D55404">
      <w:pPr>
        <w:rPr>
          <w:sz w:val="24"/>
          <w:szCs w:val="24"/>
        </w:rPr>
      </w:pPr>
    </w:p>
    <w:p w14:paraId="091E864C" w14:textId="6A578F02" w:rsidR="00D55404" w:rsidRDefault="00CB46C4" w:rsidP="00D55404">
      <w:pPr>
        <w:rPr>
          <w:sz w:val="24"/>
          <w:szCs w:val="24"/>
        </w:rPr>
      </w:pPr>
      <w:r>
        <w:rPr>
          <w:noProof/>
          <w:sz w:val="24"/>
          <w:szCs w:val="24"/>
        </w:rPr>
        <mc:AlternateContent>
          <mc:Choice Requires="wps">
            <w:drawing>
              <wp:anchor distT="0" distB="0" distL="114300" distR="114300" simplePos="0" relativeHeight="251781120" behindDoc="0" locked="0" layoutInCell="1" allowOverlap="1" wp14:anchorId="3C1624CE" wp14:editId="5E014DEA">
                <wp:simplePos x="0" y="0"/>
                <wp:positionH relativeFrom="column">
                  <wp:posOffset>4632054</wp:posOffset>
                </wp:positionH>
                <wp:positionV relativeFrom="paragraph">
                  <wp:posOffset>51806</wp:posOffset>
                </wp:positionV>
                <wp:extent cx="3399" cy="605067"/>
                <wp:effectExtent l="76200" t="0" r="73025" b="62230"/>
                <wp:wrapNone/>
                <wp:docPr id="361907695" name="Straight Arrow Connector 14"/>
                <wp:cNvGraphicFramePr/>
                <a:graphic xmlns:a="http://schemas.openxmlformats.org/drawingml/2006/main">
                  <a:graphicData uri="http://schemas.microsoft.com/office/word/2010/wordprocessingShape">
                    <wps:wsp>
                      <wps:cNvCnPr/>
                      <wps:spPr>
                        <a:xfrm flipH="1">
                          <a:off x="0" y="0"/>
                          <a:ext cx="3399" cy="605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8BC366" id="Straight Arrow Connector 14" o:spid="_x0000_s1026" type="#_x0000_t32" style="position:absolute;margin-left:364.75pt;margin-top:4.1pt;width:.25pt;height:47.6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" strokecolor="black [3040]">
                <v:stroke endarrow="block"/>
              </v:shape>
            </w:pict>
          </mc:Fallback>
        </mc:AlternateContent>
      </w:r>
      <w:r>
        <w:rPr>
          <w:noProof/>
          <w:sz w:val="24"/>
          <w:szCs w:val="24"/>
        </w:rPr>
        <mc:AlternateContent>
          <mc:Choice Requires="wps">
            <w:drawing>
              <wp:anchor distT="0" distB="0" distL="114300" distR="114300" simplePos="0" relativeHeight="251780096" behindDoc="0" locked="0" layoutInCell="1" allowOverlap="1" wp14:anchorId="51897DCD" wp14:editId="7065658A">
                <wp:simplePos x="0" y="0"/>
                <wp:positionH relativeFrom="column">
                  <wp:posOffset>1684898</wp:posOffset>
                </wp:positionH>
                <wp:positionV relativeFrom="paragraph">
                  <wp:posOffset>55205</wp:posOffset>
                </wp:positionV>
                <wp:extent cx="3399" cy="588071"/>
                <wp:effectExtent l="76200" t="0" r="73025" b="59690"/>
                <wp:wrapNone/>
                <wp:docPr id="957938077" name="Straight Arrow Connector 13"/>
                <wp:cNvGraphicFramePr/>
                <a:graphic xmlns:a="http://schemas.openxmlformats.org/drawingml/2006/main">
                  <a:graphicData uri="http://schemas.microsoft.com/office/word/2010/wordprocessingShape">
                    <wps:wsp>
                      <wps:cNvCnPr/>
                      <wps:spPr>
                        <a:xfrm>
                          <a:off x="0" y="0"/>
                          <a:ext cx="3399" cy="5880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1F9C13" id="Straight Arrow Connector 13" o:spid="_x0000_s1026" type="#_x0000_t32" style="position:absolute;margin-left:132.65pt;margin-top:4.35pt;width:.25pt;height:46.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" strokecolor="black [3040]">
                <v:stroke endarrow="block"/>
              </v:shape>
            </w:pict>
          </mc:Fallback>
        </mc:AlternateContent>
      </w:r>
      <w:r>
        <w:rPr>
          <w:noProof/>
          <w:sz w:val="24"/>
          <w:szCs w:val="24"/>
        </w:rPr>
        <mc:AlternateContent>
          <mc:Choice Requires="wps">
            <w:drawing>
              <wp:anchor distT="0" distB="0" distL="114300" distR="114300" simplePos="0" relativeHeight="251779072" behindDoc="0" locked="0" layoutInCell="1" allowOverlap="1" wp14:anchorId="434E67C0" wp14:editId="658B51CC">
                <wp:simplePos x="0" y="0"/>
                <wp:positionH relativeFrom="column">
                  <wp:posOffset>1674700</wp:posOffset>
                </wp:positionH>
                <wp:positionV relativeFrom="paragraph">
                  <wp:posOffset>55205</wp:posOffset>
                </wp:positionV>
                <wp:extent cx="2984548" cy="6258"/>
                <wp:effectExtent l="0" t="0" r="25400" b="32385"/>
                <wp:wrapNone/>
                <wp:docPr id="1041257552" name="Straight Connector 12"/>
                <wp:cNvGraphicFramePr/>
                <a:graphic xmlns:a="http://schemas.openxmlformats.org/drawingml/2006/main">
                  <a:graphicData uri="http://schemas.microsoft.com/office/word/2010/wordprocessingShape">
                    <wps:wsp>
                      <wps:cNvCnPr/>
                      <wps:spPr>
                        <a:xfrm>
                          <a:off x="0" y="0"/>
                          <a:ext cx="2984548" cy="6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8469B" id="Straight Connector 1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31.85pt,4.35pt" to="366.8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" strokecolor="black [3040]"/>
            </w:pict>
          </mc:Fallback>
        </mc:AlternateContent>
      </w:r>
    </w:p>
    <w:p w14:paraId="2F98EBC4" w14:textId="77777777" w:rsidR="00D55404" w:rsidRDefault="00D55404" w:rsidP="00D55404">
      <w:pPr>
        <w:rPr>
          <w:sz w:val="24"/>
          <w:szCs w:val="24"/>
        </w:rPr>
      </w:pPr>
    </w:p>
    <w:p w14:paraId="5296A747" w14:textId="77777777" w:rsidR="00D55404" w:rsidRDefault="00D55404" w:rsidP="00D55404">
      <w:pPr>
        <w:rPr>
          <w:sz w:val="24"/>
          <w:szCs w:val="24"/>
        </w:rPr>
      </w:pPr>
    </w:p>
    <w:tbl>
      <w:tblPr>
        <w:tblStyle w:val="TableGrid"/>
        <w:tblpPr w:leftFromText="180" w:rightFromText="180" w:vertAnchor="text" w:horzAnchor="margin" w:tblpY="180"/>
        <w:tblW w:w="0" w:type="auto"/>
        <w:tblLook w:val="04A0" w:firstRow="1" w:lastRow="0" w:firstColumn="1" w:lastColumn="0" w:noHBand="0" w:noVBand="1"/>
      </w:tblPr>
      <w:tblGrid>
        <w:gridCol w:w="4531"/>
      </w:tblGrid>
      <w:tr w:rsidR="00CB46C4" w14:paraId="007EBB55" w14:textId="77777777" w:rsidTr="00CB46C4">
        <w:tc>
          <w:tcPr>
            <w:tcW w:w="4531" w:type="dxa"/>
          </w:tcPr>
          <w:p w14:paraId="3D690201" w14:textId="77777777" w:rsidR="00CB46C4" w:rsidRPr="00CB46C4" w:rsidRDefault="00CB46C4" w:rsidP="00CB46C4">
            <w:pPr>
              <w:jc w:val="center"/>
              <w:rPr>
                <w:b/>
                <w:bCs/>
                <w:sz w:val="24"/>
                <w:szCs w:val="24"/>
              </w:rPr>
            </w:pPr>
            <w:r w:rsidRPr="00CB46C4">
              <w:rPr>
                <w:b/>
                <w:bCs/>
                <w:sz w:val="24"/>
                <w:szCs w:val="24"/>
              </w:rPr>
              <w:t>UG</w:t>
            </w:r>
          </w:p>
        </w:tc>
      </w:tr>
      <w:tr w:rsidR="00CB46C4" w14:paraId="74743D28" w14:textId="77777777" w:rsidTr="00CB46C4">
        <w:tc>
          <w:tcPr>
            <w:tcW w:w="4531" w:type="dxa"/>
          </w:tcPr>
          <w:p w14:paraId="18E54CA0" w14:textId="1768B7E4" w:rsidR="00CB46C4" w:rsidRDefault="00CB46C4" w:rsidP="00CB46C4">
            <w:pPr>
              <w:rPr>
                <w:sz w:val="24"/>
                <w:szCs w:val="24"/>
              </w:rPr>
            </w:pPr>
            <w:r w:rsidRPr="00CB46C4">
              <w:rPr>
                <w:sz w:val="24"/>
                <w:szCs w:val="24"/>
              </w:rPr>
              <w:t xml:space="preserve">+ UG(String name, double percentage):void </w:t>
            </w:r>
          </w:p>
          <w:p w14:paraId="2FB95810" w14:textId="77777777" w:rsidR="00CB46C4" w:rsidRDefault="00CB46C4" w:rsidP="00CB46C4">
            <w:pPr>
              <w:rPr>
                <w:sz w:val="24"/>
                <w:szCs w:val="24"/>
              </w:rPr>
            </w:pPr>
            <w:r w:rsidRPr="00CB46C4">
              <w:rPr>
                <w:sz w:val="24"/>
                <w:szCs w:val="24"/>
              </w:rPr>
              <w:t>+ getEligibilty():void</w:t>
            </w:r>
          </w:p>
        </w:tc>
      </w:tr>
    </w:tbl>
    <w:tbl>
      <w:tblPr>
        <w:tblStyle w:val="TableGrid"/>
        <w:tblpPr w:leftFromText="180" w:rightFromText="180" w:vertAnchor="page" w:horzAnchor="margin" w:tblpXSpec="right" w:tblpY="5191"/>
        <w:tblW w:w="4531" w:type="dxa"/>
        <w:tblLook w:val="04A0" w:firstRow="1" w:lastRow="0" w:firstColumn="1" w:lastColumn="0" w:noHBand="0" w:noVBand="1"/>
      </w:tblPr>
      <w:tblGrid>
        <w:gridCol w:w="4531"/>
      </w:tblGrid>
      <w:tr w:rsidR="00411BAC" w14:paraId="78A808B9" w14:textId="77777777" w:rsidTr="00411BAC">
        <w:tc>
          <w:tcPr>
            <w:tcW w:w="4531" w:type="dxa"/>
          </w:tcPr>
          <w:p w14:paraId="001D21D8" w14:textId="77777777" w:rsidR="00411BAC" w:rsidRDefault="00411BAC" w:rsidP="00411BAC">
            <w:pPr>
              <w:jc w:val="center"/>
              <w:rPr>
                <w:sz w:val="24"/>
                <w:szCs w:val="24"/>
              </w:rPr>
            </w:pPr>
            <w:r>
              <w:rPr>
                <w:b/>
                <w:bCs/>
                <w:sz w:val="24"/>
                <w:szCs w:val="24"/>
              </w:rPr>
              <w:t>P</w:t>
            </w:r>
            <w:r w:rsidRPr="00CB46C4">
              <w:rPr>
                <w:b/>
                <w:bCs/>
                <w:sz w:val="24"/>
                <w:szCs w:val="24"/>
              </w:rPr>
              <w:t>G</w:t>
            </w:r>
          </w:p>
        </w:tc>
      </w:tr>
      <w:tr w:rsidR="00411BAC" w14:paraId="17055C8A" w14:textId="77777777" w:rsidTr="00411BAC">
        <w:tc>
          <w:tcPr>
            <w:tcW w:w="4531" w:type="dxa"/>
          </w:tcPr>
          <w:p w14:paraId="61639652" w14:textId="77777777" w:rsidR="00411BAC" w:rsidRDefault="00411BAC" w:rsidP="00411BAC">
            <w:pPr>
              <w:rPr>
                <w:sz w:val="24"/>
                <w:szCs w:val="24"/>
              </w:rPr>
            </w:pPr>
            <w:r w:rsidRPr="00CB46C4">
              <w:rPr>
                <w:sz w:val="24"/>
                <w:szCs w:val="24"/>
              </w:rPr>
              <w:t xml:space="preserve">+ </w:t>
            </w:r>
            <w:r>
              <w:rPr>
                <w:sz w:val="24"/>
                <w:szCs w:val="24"/>
              </w:rPr>
              <w:t>P</w:t>
            </w:r>
            <w:r w:rsidRPr="00CB46C4">
              <w:rPr>
                <w:sz w:val="24"/>
                <w:szCs w:val="24"/>
              </w:rPr>
              <w:t xml:space="preserve">G(String name, double percentage):void </w:t>
            </w:r>
          </w:p>
          <w:p w14:paraId="448AAC6B" w14:textId="77777777" w:rsidR="00411BAC" w:rsidRDefault="00411BAC" w:rsidP="00411BAC">
            <w:pPr>
              <w:rPr>
                <w:sz w:val="24"/>
                <w:szCs w:val="24"/>
              </w:rPr>
            </w:pPr>
            <w:r w:rsidRPr="00CB46C4">
              <w:rPr>
                <w:sz w:val="24"/>
                <w:szCs w:val="24"/>
              </w:rPr>
              <w:t>+ getEligibilty():void</w:t>
            </w:r>
          </w:p>
        </w:tc>
      </w:tr>
    </w:tbl>
    <w:p w14:paraId="1AD814A1" w14:textId="77777777" w:rsidR="00D55404" w:rsidRDefault="00D55404" w:rsidP="00D55404">
      <w:pPr>
        <w:rPr>
          <w:sz w:val="24"/>
          <w:szCs w:val="24"/>
        </w:rPr>
      </w:pPr>
    </w:p>
    <w:p w14:paraId="75F12928" w14:textId="77777777" w:rsidR="00D55404" w:rsidRDefault="00D55404" w:rsidP="00D55404">
      <w:pPr>
        <w:rPr>
          <w:sz w:val="24"/>
          <w:szCs w:val="24"/>
        </w:rPr>
      </w:pPr>
    </w:p>
    <w:p w14:paraId="7F3EF698" w14:textId="77777777" w:rsidR="00D55404" w:rsidRDefault="00D55404" w:rsidP="00D55404">
      <w:pPr>
        <w:rPr>
          <w:sz w:val="24"/>
          <w:szCs w:val="24"/>
        </w:rPr>
      </w:pPr>
    </w:p>
    <w:p w14:paraId="319735E1" w14:textId="77777777" w:rsidR="00D55404" w:rsidRDefault="00D55404" w:rsidP="00D55404">
      <w:pPr>
        <w:rPr>
          <w:sz w:val="24"/>
          <w:szCs w:val="24"/>
        </w:rPr>
      </w:pPr>
    </w:p>
    <w:p w14:paraId="020B6254" w14:textId="77777777" w:rsidR="00D55404" w:rsidRDefault="00D55404" w:rsidP="00D55404">
      <w:pPr>
        <w:rPr>
          <w:sz w:val="24"/>
          <w:szCs w:val="24"/>
        </w:rPr>
      </w:pPr>
    </w:p>
    <w:p w14:paraId="54F833A5" w14:textId="77777777" w:rsidR="00D55404" w:rsidRDefault="00D55404" w:rsidP="00D55404">
      <w:pPr>
        <w:rPr>
          <w:sz w:val="24"/>
          <w:szCs w:val="24"/>
        </w:rPr>
      </w:pPr>
    </w:p>
    <w:p w14:paraId="0E38142A" w14:textId="77777777" w:rsidR="00D55404" w:rsidRDefault="00D55404" w:rsidP="00D55404">
      <w:pPr>
        <w:rPr>
          <w:sz w:val="24"/>
          <w:szCs w:val="24"/>
        </w:rPr>
      </w:pPr>
    </w:p>
    <w:p w14:paraId="3E9D82D5" w14:textId="77777777" w:rsidR="00D55404" w:rsidRDefault="00D55404" w:rsidP="00D55404">
      <w:pPr>
        <w:rPr>
          <w:sz w:val="24"/>
          <w:szCs w:val="24"/>
        </w:rPr>
      </w:pPr>
    </w:p>
    <w:p w14:paraId="104D183E" w14:textId="77777777" w:rsidR="00D55404" w:rsidRDefault="00D55404" w:rsidP="00D55404">
      <w:pPr>
        <w:rPr>
          <w:sz w:val="24"/>
          <w:szCs w:val="24"/>
        </w:rPr>
      </w:pPr>
    </w:p>
    <w:p w14:paraId="56F7D8E9" w14:textId="77777777" w:rsidR="00D55404" w:rsidRDefault="00D55404" w:rsidP="00D55404">
      <w:pPr>
        <w:rPr>
          <w:sz w:val="24"/>
          <w:szCs w:val="24"/>
        </w:rPr>
      </w:pPr>
    </w:p>
    <w:p w14:paraId="7E20AD06" w14:textId="77777777" w:rsidR="00D55404" w:rsidRDefault="00D55404" w:rsidP="00D55404">
      <w:pPr>
        <w:rPr>
          <w:sz w:val="24"/>
          <w:szCs w:val="24"/>
        </w:rPr>
      </w:pPr>
    </w:p>
    <w:p w14:paraId="3B33D2C3" w14:textId="77777777" w:rsidR="00D55404" w:rsidRDefault="00D55404" w:rsidP="00D55404">
      <w:pPr>
        <w:rPr>
          <w:sz w:val="24"/>
          <w:szCs w:val="24"/>
        </w:rPr>
      </w:pPr>
    </w:p>
    <w:p w14:paraId="214E8DFC" w14:textId="77777777" w:rsidR="00D55404" w:rsidRDefault="00D55404" w:rsidP="00D55404">
      <w:pPr>
        <w:rPr>
          <w:sz w:val="24"/>
          <w:szCs w:val="24"/>
        </w:rPr>
      </w:pPr>
    </w:p>
    <w:p w14:paraId="52BB7D60" w14:textId="77777777" w:rsidR="00D55404" w:rsidRDefault="00D55404" w:rsidP="00D55404">
      <w:pPr>
        <w:rPr>
          <w:sz w:val="24"/>
          <w:szCs w:val="24"/>
        </w:rPr>
      </w:pPr>
    </w:p>
    <w:p w14:paraId="2419BC25" w14:textId="77777777" w:rsidR="00D55404" w:rsidRDefault="00D55404" w:rsidP="00D55404">
      <w:pPr>
        <w:rPr>
          <w:sz w:val="24"/>
          <w:szCs w:val="24"/>
        </w:rPr>
      </w:pPr>
    </w:p>
    <w:p w14:paraId="432A5DDA" w14:textId="77777777" w:rsidR="00D55404" w:rsidRDefault="00D55404" w:rsidP="00D55404">
      <w:pPr>
        <w:rPr>
          <w:sz w:val="24"/>
          <w:szCs w:val="24"/>
        </w:rPr>
      </w:pPr>
    </w:p>
    <w:p w14:paraId="226F7EE0" w14:textId="77777777" w:rsidR="00D55404" w:rsidRDefault="00D55404" w:rsidP="00D55404">
      <w:pPr>
        <w:rPr>
          <w:sz w:val="24"/>
          <w:szCs w:val="24"/>
        </w:rPr>
      </w:pPr>
    </w:p>
    <w:p w14:paraId="3630CD05" w14:textId="77777777" w:rsidR="00D55404" w:rsidRDefault="00D55404" w:rsidP="00D55404">
      <w:pPr>
        <w:rPr>
          <w:sz w:val="24"/>
          <w:szCs w:val="24"/>
        </w:rPr>
      </w:pPr>
    </w:p>
    <w:p w14:paraId="7B67FDD6" w14:textId="77777777" w:rsidR="00D55404" w:rsidRDefault="00D55404" w:rsidP="00D55404">
      <w:pPr>
        <w:rPr>
          <w:sz w:val="24"/>
          <w:szCs w:val="24"/>
        </w:rPr>
      </w:pPr>
    </w:p>
    <w:p w14:paraId="185129FE" w14:textId="77777777" w:rsidR="00D55404" w:rsidRDefault="00D55404" w:rsidP="00D55404">
      <w:pPr>
        <w:rPr>
          <w:sz w:val="24"/>
          <w:szCs w:val="24"/>
        </w:rPr>
      </w:pPr>
    </w:p>
    <w:p w14:paraId="2022F892" w14:textId="77777777" w:rsidR="00D55404" w:rsidRDefault="00D55404" w:rsidP="00D55404">
      <w:pPr>
        <w:rPr>
          <w:sz w:val="24"/>
          <w:szCs w:val="24"/>
        </w:rPr>
      </w:pPr>
    </w:p>
    <w:p w14:paraId="2EEA01F8" w14:textId="77777777" w:rsidR="00D55404" w:rsidRDefault="00D55404" w:rsidP="00D55404">
      <w:pPr>
        <w:rPr>
          <w:sz w:val="24"/>
          <w:szCs w:val="24"/>
        </w:rPr>
      </w:pPr>
    </w:p>
    <w:p w14:paraId="3E5718BE" w14:textId="77777777" w:rsidR="00D55404" w:rsidRDefault="00D55404" w:rsidP="00D55404">
      <w:pPr>
        <w:rPr>
          <w:sz w:val="24"/>
          <w:szCs w:val="24"/>
        </w:rPr>
      </w:pPr>
    </w:p>
    <w:p w14:paraId="3F62F565" w14:textId="77777777" w:rsidR="00D55404" w:rsidRDefault="00D55404" w:rsidP="00D55404">
      <w:pPr>
        <w:rPr>
          <w:sz w:val="24"/>
          <w:szCs w:val="24"/>
        </w:rPr>
      </w:pPr>
    </w:p>
    <w:p w14:paraId="36F4425C" w14:textId="77777777" w:rsidR="00D55404" w:rsidRDefault="00D55404" w:rsidP="00D55404">
      <w:pPr>
        <w:rPr>
          <w:sz w:val="24"/>
          <w:szCs w:val="24"/>
        </w:rPr>
      </w:pPr>
    </w:p>
    <w:p w14:paraId="2B223635" w14:textId="77777777" w:rsidR="00D55404" w:rsidRDefault="00D55404" w:rsidP="00D55404">
      <w:pPr>
        <w:rPr>
          <w:sz w:val="24"/>
          <w:szCs w:val="24"/>
        </w:rPr>
      </w:pPr>
    </w:p>
    <w:p w14:paraId="4448C73F" w14:textId="77777777" w:rsidR="00CD5915" w:rsidRDefault="00CD5915" w:rsidP="00D55404">
      <w:pPr>
        <w:rPr>
          <w:sz w:val="24"/>
          <w:szCs w:val="24"/>
        </w:rPr>
      </w:pPr>
    </w:p>
    <w:p w14:paraId="11A619BF" w14:textId="77777777" w:rsidR="00CD5915" w:rsidRDefault="00CD5915" w:rsidP="00D55404">
      <w:pPr>
        <w:rPr>
          <w:sz w:val="24"/>
          <w:szCs w:val="24"/>
        </w:rPr>
      </w:pPr>
    </w:p>
    <w:p w14:paraId="466E7898" w14:textId="77777777" w:rsidR="00EC6DAF" w:rsidRDefault="00EC6DAF" w:rsidP="00D55404">
      <w:pPr>
        <w:rPr>
          <w:sz w:val="24"/>
          <w:szCs w:val="24"/>
        </w:rPr>
      </w:pPr>
    </w:p>
    <w:p w14:paraId="22C7F6CE" w14:textId="77777777" w:rsidR="00EC6DAF" w:rsidRDefault="00EC6DAF" w:rsidP="00D55404">
      <w:pPr>
        <w:rPr>
          <w:sz w:val="24"/>
          <w:szCs w:val="24"/>
        </w:rPr>
      </w:pPr>
    </w:p>
    <w:p w14:paraId="7013A6BC" w14:textId="77777777" w:rsidR="00EC6DAF" w:rsidRDefault="00EC6DAF" w:rsidP="00D55404">
      <w:pPr>
        <w:rPr>
          <w:sz w:val="24"/>
          <w:szCs w:val="24"/>
        </w:rPr>
      </w:pPr>
    </w:p>
    <w:p w14:paraId="6D95F4E7" w14:textId="77777777" w:rsidR="00EC6DAF" w:rsidRDefault="00EC6DAF" w:rsidP="00D55404">
      <w:pPr>
        <w:rPr>
          <w:sz w:val="24"/>
          <w:szCs w:val="24"/>
        </w:rPr>
      </w:pPr>
    </w:p>
    <w:p w14:paraId="587613CC" w14:textId="77777777" w:rsidR="00EC6DAF" w:rsidRDefault="00EC6DAF" w:rsidP="00D55404">
      <w:pPr>
        <w:rPr>
          <w:sz w:val="24"/>
          <w:szCs w:val="24"/>
        </w:rPr>
      </w:pPr>
    </w:p>
    <w:p w14:paraId="043F28D1" w14:textId="77777777" w:rsidR="00EC6DAF" w:rsidRDefault="00EC6DAF" w:rsidP="00D55404">
      <w:pPr>
        <w:rPr>
          <w:sz w:val="24"/>
          <w:szCs w:val="24"/>
        </w:rPr>
      </w:pPr>
    </w:p>
    <w:p w14:paraId="6DEECD5D" w14:textId="77777777" w:rsidR="00CB46C4" w:rsidRDefault="00CB46C4" w:rsidP="00D55404">
      <w:pPr>
        <w:rPr>
          <w:sz w:val="24"/>
          <w:szCs w:val="24"/>
        </w:rPr>
      </w:pPr>
    </w:p>
    <w:p w14:paraId="4FEDB07A" w14:textId="77777777" w:rsidR="00CB46C4" w:rsidRDefault="00CB46C4" w:rsidP="00D55404">
      <w:pPr>
        <w:rPr>
          <w:sz w:val="24"/>
          <w:szCs w:val="24"/>
        </w:rPr>
      </w:pPr>
    </w:p>
    <w:p w14:paraId="23A3E20C" w14:textId="77777777" w:rsidR="00CB46C4" w:rsidRDefault="00CB46C4" w:rsidP="00D55404">
      <w:pPr>
        <w:rPr>
          <w:sz w:val="24"/>
          <w:szCs w:val="24"/>
        </w:rPr>
      </w:pPr>
    </w:p>
    <w:p w14:paraId="31804DFF" w14:textId="77777777" w:rsidR="00CB46C4" w:rsidRDefault="00CB46C4" w:rsidP="00D55404">
      <w:pPr>
        <w:rPr>
          <w:sz w:val="24"/>
          <w:szCs w:val="24"/>
        </w:rPr>
      </w:pPr>
    </w:p>
    <w:p w14:paraId="51B75135" w14:textId="0A3085F0" w:rsidR="008A2356" w:rsidRDefault="00D55404" w:rsidP="008A2356">
      <w:pPr>
        <w:pStyle w:val="TableParagraph"/>
        <w:spacing w:line="237" w:lineRule="auto"/>
        <w:ind w:left="16" w:right="764"/>
        <w:rPr>
          <w:b/>
          <w:bCs/>
          <w:sz w:val="24"/>
          <w:szCs w:val="24"/>
        </w:rPr>
      </w:pPr>
      <w:r w:rsidRPr="00820CA9">
        <w:rPr>
          <w:b/>
          <w:bCs/>
          <w:sz w:val="24"/>
          <w:szCs w:val="24"/>
          <w:u w:val="single"/>
        </w:rPr>
        <w:lastRenderedPageBreak/>
        <w:t>Program</w:t>
      </w:r>
      <w:r w:rsidR="008A2356">
        <w:rPr>
          <w:b/>
          <w:bCs/>
          <w:sz w:val="24"/>
          <w:szCs w:val="24"/>
          <w:u w:val="single"/>
        </w:rPr>
        <w:t>3</w:t>
      </w:r>
      <w:r>
        <w:rPr>
          <w:b/>
          <w:bCs/>
          <w:sz w:val="24"/>
          <w:szCs w:val="24"/>
        </w:rPr>
        <w:t>)</w:t>
      </w:r>
    </w:p>
    <w:p w14:paraId="00B3462F" w14:textId="77777777" w:rsidR="008A2356" w:rsidRDefault="008A2356" w:rsidP="008A2356">
      <w:pPr>
        <w:pStyle w:val="TableParagraph"/>
        <w:spacing w:line="237" w:lineRule="auto"/>
        <w:ind w:left="16" w:right="764"/>
        <w:rPr>
          <w:b/>
          <w:bCs/>
          <w:sz w:val="24"/>
          <w:szCs w:val="24"/>
        </w:rPr>
      </w:pPr>
    </w:p>
    <w:p w14:paraId="35DE09B7" w14:textId="77777777" w:rsidR="008A2356" w:rsidRDefault="008A2356" w:rsidP="008A2356">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Pr>
          <w:sz w:val="24"/>
          <w:szCs w:val="24"/>
        </w:rPr>
        <w:t>Create a calculator class with overloaded methods to perform addition:</w:t>
      </w:r>
    </w:p>
    <w:p w14:paraId="22277358" w14:textId="77777777" w:rsidR="008A2356" w:rsidRDefault="008A2356" w:rsidP="008A2356">
      <w:pPr>
        <w:pStyle w:val="TableParagraph"/>
        <w:numPr>
          <w:ilvl w:val="0"/>
          <w:numId w:val="75"/>
        </w:numPr>
        <w:spacing w:line="249" w:lineRule="exact"/>
        <w:rPr>
          <w:sz w:val="24"/>
          <w:szCs w:val="24"/>
        </w:rPr>
      </w:pPr>
      <w:r>
        <w:rPr>
          <w:sz w:val="24"/>
          <w:szCs w:val="24"/>
        </w:rPr>
        <w:t>Add 2 int</w:t>
      </w:r>
    </w:p>
    <w:p w14:paraId="5E80C3D8" w14:textId="77777777" w:rsidR="008A2356" w:rsidRDefault="008A2356" w:rsidP="008A2356">
      <w:pPr>
        <w:pStyle w:val="TableParagraph"/>
        <w:numPr>
          <w:ilvl w:val="0"/>
          <w:numId w:val="75"/>
        </w:numPr>
        <w:spacing w:line="249" w:lineRule="exact"/>
        <w:rPr>
          <w:sz w:val="24"/>
          <w:szCs w:val="24"/>
        </w:rPr>
      </w:pPr>
      <w:r>
        <w:rPr>
          <w:sz w:val="24"/>
          <w:szCs w:val="24"/>
        </w:rPr>
        <w:t>Add 3 int</w:t>
      </w:r>
    </w:p>
    <w:p w14:paraId="0CE61D3F" w14:textId="77777777" w:rsidR="008A2356" w:rsidRPr="00D55404" w:rsidRDefault="008A2356" w:rsidP="008A2356">
      <w:pPr>
        <w:pStyle w:val="TableParagraph"/>
        <w:numPr>
          <w:ilvl w:val="0"/>
          <w:numId w:val="75"/>
        </w:numPr>
        <w:spacing w:line="249" w:lineRule="exact"/>
        <w:rPr>
          <w:sz w:val="24"/>
          <w:szCs w:val="24"/>
        </w:rPr>
      </w:pPr>
      <w:r w:rsidRPr="00D55404">
        <w:rPr>
          <w:sz w:val="24"/>
          <w:szCs w:val="24"/>
        </w:rPr>
        <w:t>Add 2 doubles</w:t>
      </w:r>
    </w:p>
    <w:p w14:paraId="7D12779D" w14:textId="77777777" w:rsidR="008A2356" w:rsidRDefault="008A2356" w:rsidP="008A2356">
      <w:pPr>
        <w:pStyle w:val="TableParagraph"/>
        <w:spacing w:line="237" w:lineRule="auto"/>
        <w:ind w:left="16" w:right="764"/>
        <w:rPr>
          <w:sz w:val="24"/>
          <w:szCs w:val="24"/>
        </w:rPr>
      </w:pPr>
    </w:p>
    <w:p w14:paraId="4883CE30" w14:textId="77777777" w:rsidR="008A2356" w:rsidRDefault="008A2356" w:rsidP="008A2356">
      <w:pPr>
        <w:pStyle w:val="TableParagraph"/>
        <w:spacing w:line="237" w:lineRule="auto"/>
        <w:ind w:left="16" w:right="764"/>
        <w:rPr>
          <w:sz w:val="24"/>
          <w:szCs w:val="24"/>
        </w:rPr>
      </w:pPr>
      <w:r w:rsidRPr="00CB06C7">
        <w:rPr>
          <w:noProof/>
          <w:sz w:val="24"/>
          <w:szCs w:val="24"/>
        </w:rPr>
        <w:drawing>
          <wp:anchor distT="0" distB="0" distL="114300" distR="114300" simplePos="0" relativeHeight="251763712" behindDoc="0" locked="0" layoutInCell="1" allowOverlap="1" wp14:anchorId="0257212D" wp14:editId="5ED1F3C0">
            <wp:simplePos x="0" y="0"/>
            <wp:positionH relativeFrom="column">
              <wp:posOffset>312420</wp:posOffset>
            </wp:positionH>
            <wp:positionV relativeFrom="paragraph">
              <wp:posOffset>29210</wp:posOffset>
            </wp:positionV>
            <wp:extent cx="4245610" cy="4507865"/>
            <wp:effectExtent l="0" t="0" r="2540" b="6985"/>
            <wp:wrapThrough wrapText="bothSides">
              <wp:wrapPolygon edited="0">
                <wp:start x="0" y="0"/>
                <wp:lineTo x="0" y="21542"/>
                <wp:lineTo x="21516" y="21542"/>
                <wp:lineTo x="21516" y="0"/>
                <wp:lineTo x="0" y="0"/>
              </wp:wrapPolygon>
            </wp:wrapThrough>
            <wp:docPr id="43446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8503"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45610" cy="4507865"/>
                    </a:xfrm>
                    <a:prstGeom prst="rect">
                      <a:avLst/>
                    </a:prstGeom>
                  </pic:spPr>
                </pic:pic>
              </a:graphicData>
            </a:graphic>
            <wp14:sizeRelH relativeFrom="margin">
              <wp14:pctWidth>0</wp14:pctWidth>
            </wp14:sizeRelH>
            <wp14:sizeRelV relativeFrom="margin">
              <wp14:pctHeight>0</wp14:pctHeight>
            </wp14:sizeRelV>
          </wp:anchor>
        </w:drawing>
      </w:r>
    </w:p>
    <w:p w14:paraId="0389EB52" w14:textId="77777777" w:rsidR="008A2356" w:rsidRDefault="008A2356" w:rsidP="008A2356">
      <w:pPr>
        <w:pStyle w:val="TableParagraph"/>
        <w:spacing w:line="237" w:lineRule="auto"/>
        <w:ind w:left="16" w:right="764"/>
        <w:rPr>
          <w:sz w:val="24"/>
          <w:szCs w:val="24"/>
        </w:rPr>
      </w:pPr>
    </w:p>
    <w:p w14:paraId="5D156122" w14:textId="77777777" w:rsidR="008A2356" w:rsidRDefault="008A2356" w:rsidP="008A2356">
      <w:pPr>
        <w:pStyle w:val="TableParagraph"/>
        <w:spacing w:line="237" w:lineRule="auto"/>
        <w:ind w:left="16" w:right="764"/>
        <w:rPr>
          <w:sz w:val="24"/>
          <w:szCs w:val="24"/>
        </w:rPr>
      </w:pPr>
    </w:p>
    <w:p w14:paraId="183C45F9" w14:textId="77777777" w:rsidR="008A2356" w:rsidRDefault="008A2356" w:rsidP="008A2356">
      <w:pPr>
        <w:rPr>
          <w:b/>
          <w:bCs/>
          <w:sz w:val="24"/>
          <w:szCs w:val="24"/>
        </w:rPr>
      </w:pPr>
    </w:p>
    <w:p w14:paraId="5B551528" w14:textId="77777777" w:rsidR="008A2356" w:rsidRDefault="008A2356" w:rsidP="008A2356">
      <w:pPr>
        <w:rPr>
          <w:b/>
          <w:bCs/>
          <w:sz w:val="24"/>
          <w:szCs w:val="24"/>
        </w:rPr>
      </w:pPr>
    </w:p>
    <w:p w14:paraId="6A19861B" w14:textId="77777777" w:rsidR="008A2356" w:rsidRDefault="008A2356" w:rsidP="008A2356">
      <w:pPr>
        <w:rPr>
          <w:b/>
          <w:bCs/>
          <w:sz w:val="24"/>
          <w:szCs w:val="24"/>
        </w:rPr>
      </w:pPr>
    </w:p>
    <w:p w14:paraId="703AAD32" w14:textId="77777777" w:rsidR="008A2356" w:rsidRDefault="008A2356" w:rsidP="008A2356">
      <w:pPr>
        <w:rPr>
          <w:b/>
          <w:bCs/>
          <w:sz w:val="24"/>
          <w:szCs w:val="24"/>
        </w:rPr>
      </w:pPr>
    </w:p>
    <w:p w14:paraId="16134CE1" w14:textId="77777777" w:rsidR="008A2356" w:rsidRDefault="008A2356" w:rsidP="008A2356">
      <w:pPr>
        <w:rPr>
          <w:b/>
          <w:bCs/>
          <w:sz w:val="24"/>
          <w:szCs w:val="24"/>
        </w:rPr>
      </w:pPr>
    </w:p>
    <w:p w14:paraId="7D7914FF" w14:textId="77777777" w:rsidR="008A2356" w:rsidRDefault="008A2356" w:rsidP="008A2356">
      <w:pPr>
        <w:rPr>
          <w:b/>
          <w:bCs/>
          <w:sz w:val="24"/>
          <w:szCs w:val="24"/>
        </w:rPr>
      </w:pPr>
    </w:p>
    <w:p w14:paraId="292782DC" w14:textId="77777777" w:rsidR="008A2356" w:rsidRDefault="008A2356" w:rsidP="008A2356">
      <w:pPr>
        <w:rPr>
          <w:b/>
          <w:bCs/>
          <w:sz w:val="24"/>
          <w:szCs w:val="24"/>
        </w:rPr>
      </w:pPr>
    </w:p>
    <w:p w14:paraId="6BD3EE16" w14:textId="77777777" w:rsidR="008A2356" w:rsidRDefault="008A2356" w:rsidP="008A2356">
      <w:pPr>
        <w:rPr>
          <w:b/>
          <w:bCs/>
          <w:sz w:val="24"/>
          <w:szCs w:val="24"/>
        </w:rPr>
      </w:pPr>
    </w:p>
    <w:p w14:paraId="3C61BCBA" w14:textId="77777777" w:rsidR="008A2356" w:rsidRDefault="008A2356" w:rsidP="008A2356">
      <w:pPr>
        <w:rPr>
          <w:b/>
          <w:bCs/>
          <w:sz w:val="24"/>
          <w:szCs w:val="24"/>
        </w:rPr>
      </w:pPr>
    </w:p>
    <w:p w14:paraId="0C91F36E" w14:textId="77777777" w:rsidR="008A2356" w:rsidRDefault="008A2356" w:rsidP="008A2356">
      <w:pPr>
        <w:rPr>
          <w:b/>
          <w:bCs/>
          <w:sz w:val="24"/>
          <w:szCs w:val="24"/>
        </w:rPr>
      </w:pPr>
    </w:p>
    <w:p w14:paraId="56347DDB" w14:textId="77777777" w:rsidR="008A2356" w:rsidRDefault="008A2356" w:rsidP="008A2356">
      <w:pPr>
        <w:rPr>
          <w:b/>
          <w:bCs/>
          <w:sz w:val="24"/>
          <w:szCs w:val="24"/>
        </w:rPr>
      </w:pPr>
    </w:p>
    <w:p w14:paraId="36CD0B8F" w14:textId="77777777" w:rsidR="008A2356" w:rsidRDefault="008A2356" w:rsidP="008A2356">
      <w:pPr>
        <w:rPr>
          <w:b/>
          <w:bCs/>
          <w:sz w:val="24"/>
          <w:szCs w:val="24"/>
        </w:rPr>
      </w:pPr>
    </w:p>
    <w:p w14:paraId="73412DFC" w14:textId="77777777" w:rsidR="008A2356" w:rsidRDefault="008A2356" w:rsidP="008A2356">
      <w:pPr>
        <w:rPr>
          <w:b/>
          <w:bCs/>
          <w:sz w:val="24"/>
          <w:szCs w:val="24"/>
        </w:rPr>
      </w:pPr>
    </w:p>
    <w:p w14:paraId="268E0FDD" w14:textId="77777777" w:rsidR="008A2356" w:rsidRDefault="008A2356" w:rsidP="008A2356">
      <w:pPr>
        <w:rPr>
          <w:b/>
          <w:bCs/>
          <w:sz w:val="24"/>
          <w:szCs w:val="24"/>
        </w:rPr>
      </w:pPr>
    </w:p>
    <w:p w14:paraId="330359BE" w14:textId="77777777" w:rsidR="008A2356" w:rsidRDefault="008A2356" w:rsidP="008A2356">
      <w:pPr>
        <w:rPr>
          <w:b/>
          <w:bCs/>
          <w:sz w:val="24"/>
          <w:szCs w:val="24"/>
        </w:rPr>
      </w:pPr>
    </w:p>
    <w:p w14:paraId="22969A4D" w14:textId="77777777" w:rsidR="008A2356" w:rsidRDefault="008A2356" w:rsidP="008A2356">
      <w:pPr>
        <w:rPr>
          <w:b/>
          <w:bCs/>
          <w:sz w:val="24"/>
          <w:szCs w:val="24"/>
        </w:rPr>
      </w:pPr>
    </w:p>
    <w:p w14:paraId="06AA525E" w14:textId="77777777" w:rsidR="008A2356" w:rsidRDefault="008A2356" w:rsidP="008A2356">
      <w:pPr>
        <w:rPr>
          <w:b/>
          <w:bCs/>
          <w:sz w:val="24"/>
          <w:szCs w:val="24"/>
        </w:rPr>
      </w:pPr>
    </w:p>
    <w:p w14:paraId="4F26A42F" w14:textId="77777777" w:rsidR="008A2356" w:rsidRDefault="008A2356" w:rsidP="008A2356">
      <w:pPr>
        <w:rPr>
          <w:b/>
          <w:bCs/>
          <w:sz w:val="24"/>
          <w:szCs w:val="24"/>
        </w:rPr>
      </w:pPr>
    </w:p>
    <w:p w14:paraId="18757638" w14:textId="77777777" w:rsidR="008A2356" w:rsidRDefault="008A2356" w:rsidP="008A2356">
      <w:pPr>
        <w:rPr>
          <w:b/>
          <w:bCs/>
          <w:sz w:val="24"/>
          <w:szCs w:val="24"/>
        </w:rPr>
      </w:pPr>
    </w:p>
    <w:p w14:paraId="6D44FF55" w14:textId="77777777" w:rsidR="008A2356" w:rsidRDefault="008A2356" w:rsidP="008A2356">
      <w:pPr>
        <w:rPr>
          <w:b/>
          <w:bCs/>
          <w:sz w:val="24"/>
          <w:szCs w:val="24"/>
        </w:rPr>
      </w:pPr>
    </w:p>
    <w:p w14:paraId="0B045A8A" w14:textId="77777777" w:rsidR="008A2356" w:rsidRDefault="008A2356" w:rsidP="008A2356">
      <w:pPr>
        <w:rPr>
          <w:b/>
          <w:bCs/>
          <w:sz w:val="24"/>
          <w:szCs w:val="24"/>
        </w:rPr>
      </w:pPr>
    </w:p>
    <w:p w14:paraId="411220F2" w14:textId="77777777" w:rsidR="008A2356" w:rsidRDefault="008A2356" w:rsidP="008A2356">
      <w:pPr>
        <w:rPr>
          <w:b/>
          <w:bCs/>
          <w:sz w:val="24"/>
          <w:szCs w:val="24"/>
        </w:rPr>
      </w:pPr>
    </w:p>
    <w:p w14:paraId="6F86C252" w14:textId="77777777" w:rsidR="008A2356" w:rsidRDefault="008A2356" w:rsidP="008A2356">
      <w:pPr>
        <w:rPr>
          <w:b/>
          <w:bCs/>
          <w:sz w:val="24"/>
          <w:szCs w:val="24"/>
        </w:rPr>
      </w:pPr>
    </w:p>
    <w:p w14:paraId="1FD9BEE6" w14:textId="77777777" w:rsidR="008A2356" w:rsidRDefault="008A2356" w:rsidP="008A2356">
      <w:pPr>
        <w:rPr>
          <w:b/>
          <w:bCs/>
          <w:sz w:val="24"/>
          <w:szCs w:val="24"/>
        </w:rPr>
      </w:pPr>
    </w:p>
    <w:p w14:paraId="7F7D41D0" w14:textId="77777777" w:rsidR="008A2356" w:rsidRDefault="008A2356" w:rsidP="008A2356">
      <w:pPr>
        <w:rPr>
          <w:b/>
          <w:bCs/>
          <w:sz w:val="24"/>
          <w:szCs w:val="24"/>
        </w:rPr>
      </w:pPr>
    </w:p>
    <w:p w14:paraId="0352B49D" w14:textId="77777777" w:rsidR="008A2356" w:rsidRDefault="008A2356" w:rsidP="008A2356">
      <w:pPr>
        <w:rPr>
          <w:b/>
          <w:bCs/>
          <w:sz w:val="24"/>
          <w:szCs w:val="24"/>
        </w:rPr>
      </w:pPr>
    </w:p>
    <w:p w14:paraId="16E79BD1" w14:textId="77777777" w:rsidR="008A2356" w:rsidRDefault="008A2356" w:rsidP="008A2356">
      <w:pPr>
        <w:rPr>
          <w:b/>
          <w:bCs/>
          <w:sz w:val="24"/>
          <w:szCs w:val="24"/>
        </w:rPr>
      </w:pPr>
    </w:p>
    <w:p w14:paraId="4E515DEB" w14:textId="77777777" w:rsidR="008A2356" w:rsidRPr="00CB06C7" w:rsidRDefault="008A2356" w:rsidP="008A2356">
      <w:pPr>
        <w:rPr>
          <w:b/>
          <w:bCs/>
          <w:sz w:val="32"/>
          <w:szCs w:val="32"/>
          <w:u w:val="single"/>
        </w:rPr>
      </w:pPr>
      <w:r>
        <w:rPr>
          <w:b/>
          <w:bCs/>
          <w:sz w:val="24"/>
          <w:szCs w:val="24"/>
        </w:rPr>
        <w:tab/>
      </w:r>
      <w:r w:rsidRPr="00CB06C7">
        <w:rPr>
          <w:b/>
          <w:bCs/>
          <w:sz w:val="32"/>
          <w:szCs w:val="32"/>
          <w:u w:val="single"/>
        </w:rPr>
        <w:t>Output</w:t>
      </w:r>
    </w:p>
    <w:p w14:paraId="228CEBAC" w14:textId="77777777" w:rsidR="008A2356" w:rsidRDefault="008A2356" w:rsidP="008A2356">
      <w:pPr>
        <w:rPr>
          <w:b/>
          <w:bCs/>
          <w:sz w:val="24"/>
          <w:szCs w:val="24"/>
        </w:rPr>
      </w:pPr>
    </w:p>
    <w:p w14:paraId="1339DD29" w14:textId="77777777" w:rsidR="008A2356" w:rsidRDefault="008A2356" w:rsidP="008A2356">
      <w:pPr>
        <w:rPr>
          <w:b/>
          <w:bCs/>
          <w:sz w:val="24"/>
          <w:szCs w:val="24"/>
        </w:rPr>
      </w:pPr>
    </w:p>
    <w:p w14:paraId="2DE61FCC" w14:textId="77777777" w:rsidR="008A2356" w:rsidRDefault="008A2356" w:rsidP="008A2356">
      <w:pPr>
        <w:rPr>
          <w:b/>
          <w:bCs/>
          <w:sz w:val="24"/>
          <w:szCs w:val="24"/>
        </w:rPr>
      </w:pPr>
      <w:r w:rsidRPr="00CB06C7">
        <w:rPr>
          <w:b/>
          <w:bCs/>
          <w:noProof/>
          <w:sz w:val="24"/>
          <w:szCs w:val="24"/>
        </w:rPr>
        <w:drawing>
          <wp:anchor distT="0" distB="0" distL="114300" distR="114300" simplePos="0" relativeHeight="251764736" behindDoc="0" locked="0" layoutInCell="1" allowOverlap="1" wp14:anchorId="19F6E6CA" wp14:editId="30009BFD">
            <wp:simplePos x="0" y="0"/>
            <wp:positionH relativeFrom="margin">
              <wp:posOffset>431165</wp:posOffset>
            </wp:positionH>
            <wp:positionV relativeFrom="paragraph">
              <wp:posOffset>33020</wp:posOffset>
            </wp:positionV>
            <wp:extent cx="2091055" cy="862330"/>
            <wp:effectExtent l="0" t="0" r="4445" b="0"/>
            <wp:wrapThrough wrapText="bothSides">
              <wp:wrapPolygon edited="0">
                <wp:start x="0" y="0"/>
                <wp:lineTo x="0" y="20996"/>
                <wp:lineTo x="21449" y="20996"/>
                <wp:lineTo x="21449" y="0"/>
                <wp:lineTo x="0" y="0"/>
              </wp:wrapPolygon>
            </wp:wrapThrough>
            <wp:docPr id="140592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15247" name=""/>
                    <pic:cNvPicPr/>
                  </pic:nvPicPr>
                  <pic:blipFill>
                    <a:blip r:embed="rId60">
                      <a:extLst>
                        <a:ext uri="{28A0092B-C50C-407E-A947-70E740481C1C}">
                          <a14:useLocalDpi xmlns:a14="http://schemas.microsoft.com/office/drawing/2010/main" val="0"/>
                        </a:ext>
                      </a:extLst>
                    </a:blip>
                    <a:stretch>
                      <a:fillRect/>
                    </a:stretch>
                  </pic:blipFill>
                  <pic:spPr>
                    <a:xfrm>
                      <a:off x="0" y="0"/>
                      <a:ext cx="2091055" cy="862330"/>
                    </a:xfrm>
                    <a:prstGeom prst="rect">
                      <a:avLst/>
                    </a:prstGeom>
                  </pic:spPr>
                </pic:pic>
              </a:graphicData>
            </a:graphic>
            <wp14:sizeRelH relativeFrom="margin">
              <wp14:pctWidth>0</wp14:pctWidth>
            </wp14:sizeRelH>
            <wp14:sizeRelV relativeFrom="margin">
              <wp14:pctHeight>0</wp14:pctHeight>
            </wp14:sizeRelV>
          </wp:anchor>
        </w:drawing>
      </w:r>
    </w:p>
    <w:p w14:paraId="705EADE6" w14:textId="77777777" w:rsidR="008A2356" w:rsidRDefault="008A2356" w:rsidP="008A2356">
      <w:pPr>
        <w:rPr>
          <w:b/>
          <w:bCs/>
          <w:sz w:val="24"/>
          <w:szCs w:val="24"/>
        </w:rPr>
      </w:pPr>
    </w:p>
    <w:p w14:paraId="7B4233C2" w14:textId="77777777" w:rsidR="008A2356" w:rsidRDefault="008A2356" w:rsidP="008A2356">
      <w:pPr>
        <w:rPr>
          <w:b/>
          <w:bCs/>
          <w:sz w:val="24"/>
          <w:szCs w:val="24"/>
        </w:rPr>
      </w:pPr>
    </w:p>
    <w:p w14:paraId="35C88633" w14:textId="77777777" w:rsidR="008A2356" w:rsidRDefault="008A2356" w:rsidP="008A2356">
      <w:pPr>
        <w:rPr>
          <w:b/>
          <w:bCs/>
          <w:sz w:val="24"/>
          <w:szCs w:val="24"/>
        </w:rPr>
      </w:pPr>
    </w:p>
    <w:p w14:paraId="68D11B95" w14:textId="77777777" w:rsidR="008A2356" w:rsidRDefault="008A2356" w:rsidP="008A2356">
      <w:pPr>
        <w:rPr>
          <w:b/>
          <w:bCs/>
          <w:sz w:val="24"/>
          <w:szCs w:val="24"/>
        </w:rPr>
      </w:pPr>
    </w:p>
    <w:p w14:paraId="391C00CA" w14:textId="77777777" w:rsidR="008A2356" w:rsidRDefault="008A2356" w:rsidP="008A2356">
      <w:pPr>
        <w:rPr>
          <w:b/>
          <w:bCs/>
          <w:sz w:val="24"/>
          <w:szCs w:val="24"/>
        </w:rPr>
      </w:pPr>
    </w:p>
    <w:p w14:paraId="729C7B92" w14:textId="77777777" w:rsidR="008A2356" w:rsidRDefault="008A2356" w:rsidP="00D55404">
      <w:pPr>
        <w:pStyle w:val="TableParagraph"/>
        <w:spacing w:line="237" w:lineRule="auto"/>
        <w:ind w:left="16" w:right="764"/>
        <w:rPr>
          <w:b/>
          <w:bCs/>
          <w:sz w:val="24"/>
          <w:szCs w:val="24"/>
        </w:rPr>
      </w:pPr>
    </w:p>
    <w:p w14:paraId="534DB8BB" w14:textId="77777777" w:rsidR="002E6D9A" w:rsidRDefault="002E6D9A" w:rsidP="00D55404">
      <w:pPr>
        <w:pStyle w:val="TableParagraph"/>
        <w:spacing w:line="237" w:lineRule="auto"/>
        <w:ind w:left="16" w:right="764"/>
        <w:rPr>
          <w:b/>
          <w:bCs/>
          <w:sz w:val="24"/>
          <w:szCs w:val="24"/>
        </w:rPr>
      </w:pPr>
    </w:p>
    <w:p w14:paraId="1D39DEBD" w14:textId="77777777" w:rsidR="002E6D9A" w:rsidRDefault="002E6D9A" w:rsidP="00D55404">
      <w:pPr>
        <w:pStyle w:val="TableParagraph"/>
        <w:spacing w:line="237" w:lineRule="auto"/>
        <w:ind w:left="16" w:right="764"/>
        <w:rPr>
          <w:b/>
          <w:bCs/>
          <w:sz w:val="24"/>
          <w:szCs w:val="24"/>
        </w:rPr>
      </w:pPr>
    </w:p>
    <w:p w14:paraId="60182B05" w14:textId="77777777" w:rsidR="002E6D9A" w:rsidRDefault="002E6D9A" w:rsidP="00D55404">
      <w:pPr>
        <w:pStyle w:val="TableParagraph"/>
        <w:spacing w:line="237" w:lineRule="auto"/>
        <w:ind w:left="16" w:right="764"/>
        <w:rPr>
          <w:b/>
          <w:bCs/>
          <w:sz w:val="24"/>
          <w:szCs w:val="24"/>
        </w:rPr>
      </w:pPr>
    </w:p>
    <w:p w14:paraId="5517C499" w14:textId="77777777" w:rsidR="002E6D9A" w:rsidRDefault="002E6D9A" w:rsidP="00D55404">
      <w:pPr>
        <w:pStyle w:val="TableParagraph"/>
        <w:spacing w:line="237" w:lineRule="auto"/>
        <w:ind w:left="16" w:right="764"/>
        <w:rPr>
          <w:b/>
          <w:bCs/>
          <w:sz w:val="24"/>
          <w:szCs w:val="24"/>
        </w:rPr>
      </w:pPr>
    </w:p>
    <w:p w14:paraId="386A9CFB" w14:textId="77777777" w:rsidR="00A1229E" w:rsidRPr="00A1229E" w:rsidRDefault="00A1229E" w:rsidP="00D55404">
      <w:pPr>
        <w:pStyle w:val="TableParagraph"/>
        <w:spacing w:line="237" w:lineRule="auto"/>
        <w:ind w:left="16" w:right="764"/>
        <w:rPr>
          <w:b/>
          <w:bCs/>
          <w:sz w:val="24"/>
          <w:szCs w:val="24"/>
        </w:rPr>
      </w:pPr>
      <w:r w:rsidRPr="00A1229E">
        <w:rPr>
          <w:b/>
          <w:bCs/>
          <w:sz w:val="24"/>
          <w:szCs w:val="24"/>
        </w:rPr>
        <w:lastRenderedPageBreak/>
        <w:t xml:space="preserve">Concepts to be known: </w:t>
      </w:r>
    </w:p>
    <w:p w14:paraId="5DB87344" w14:textId="1C02F480" w:rsidR="002E6D9A" w:rsidRDefault="00A1229E" w:rsidP="00A1229E">
      <w:pPr>
        <w:pStyle w:val="TableParagraph"/>
        <w:numPr>
          <w:ilvl w:val="0"/>
          <w:numId w:val="83"/>
        </w:numPr>
        <w:spacing w:line="237" w:lineRule="auto"/>
        <w:ind w:right="764"/>
        <w:rPr>
          <w:b/>
          <w:bCs/>
          <w:sz w:val="24"/>
          <w:szCs w:val="24"/>
        </w:rPr>
      </w:pPr>
      <w:r w:rsidRPr="00A1229E">
        <w:rPr>
          <w:sz w:val="24"/>
          <w:szCs w:val="24"/>
        </w:rPr>
        <w:t>Overloading- Defining multiple methods with the same name but with different parameters in the same class. Here, there are Multiple add() methods present, but all with different parameters. Depending upon the parameters passed, method is called</w:t>
      </w:r>
      <w:r w:rsidRPr="00A1229E">
        <w:rPr>
          <w:b/>
          <w:bCs/>
          <w:sz w:val="24"/>
          <w:szCs w:val="24"/>
        </w:rPr>
        <w:t>.</w:t>
      </w:r>
    </w:p>
    <w:p w14:paraId="06FBBAF5" w14:textId="77777777" w:rsidR="00A1229E" w:rsidRDefault="00A1229E" w:rsidP="00A1229E">
      <w:pPr>
        <w:pStyle w:val="TableParagraph"/>
        <w:spacing w:line="237" w:lineRule="auto"/>
        <w:ind w:left="736" w:right="764"/>
        <w:rPr>
          <w:b/>
          <w:bCs/>
          <w:sz w:val="24"/>
          <w:szCs w:val="24"/>
        </w:rPr>
      </w:pPr>
    </w:p>
    <w:p w14:paraId="6D86382E" w14:textId="77777777" w:rsidR="00A1229E" w:rsidRDefault="00A1229E" w:rsidP="00A1229E">
      <w:pPr>
        <w:pStyle w:val="TableParagraph"/>
        <w:spacing w:line="237" w:lineRule="auto"/>
        <w:ind w:left="736" w:right="764"/>
        <w:rPr>
          <w:b/>
          <w:bCs/>
          <w:sz w:val="24"/>
          <w:szCs w:val="24"/>
        </w:rPr>
      </w:pPr>
    </w:p>
    <w:p w14:paraId="3E8F38A3" w14:textId="77777777" w:rsidR="00A1229E" w:rsidRDefault="00A1229E" w:rsidP="00A1229E">
      <w:pPr>
        <w:pStyle w:val="TableParagraph"/>
        <w:spacing w:line="237" w:lineRule="auto"/>
        <w:ind w:left="736" w:right="764"/>
        <w:rPr>
          <w:b/>
          <w:bCs/>
          <w:sz w:val="24"/>
          <w:szCs w:val="24"/>
        </w:rPr>
      </w:pPr>
    </w:p>
    <w:tbl>
      <w:tblPr>
        <w:tblStyle w:val="TableGrid"/>
        <w:tblpPr w:leftFromText="180" w:rightFromText="180" w:vertAnchor="page" w:horzAnchor="margin" w:tblpY="3271"/>
        <w:tblW w:w="10313" w:type="dxa"/>
        <w:tblLook w:val="04A0" w:firstRow="1" w:lastRow="0" w:firstColumn="1" w:lastColumn="0" w:noHBand="0" w:noVBand="1"/>
      </w:tblPr>
      <w:tblGrid>
        <w:gridCol w:w="1555"/>
        <w:gridCol w:w="4961"/>
        <w:gridCol w:w="3797"/>
      </w:tblGrid>
      <w:tr w:rsidR="00411BAC" w:rsidRPr="00074481" w14:paraId="5BF42CCE" w14:textId="77777777" w:rsidTr="00411BAC">
        <w:trPr>
          <w:trHeight w:val="416"/>
        </w:trPr>
        <w:tc>
          <w:tcPr>
            <w:tcW w:w="1555" w:type="dxa"/>
          </w:tcPr>
          <w:p w14:paraId="280E28F6" w14:textId="77777777" w:rsidR="00411BAC" w:rsidRPr="00074481" w:rsidRDefault="00411BAC" w:rsidP="00411BAC">
            <w:pPr>
              <w:jc w:val="center"/>
              <w:rPr>
                <w:b/>
                <w:bCs/>
                <w:sz w:val="24"/>
                <w:szCs w:val="24"/>
              </w:rPr>
            </w:pPr>
            <w:r w:rsidRPr="00074481">
              <w:rPr>
                <w:b/>
                <w:bCs/>
                <w:sz w:val="24"/>
                <w:szCs w:val="24"/>
              </w:rPr>
              <w:t>S.No.</w:t>
            </w:r>
          </w:p>
        </w:tc>
        <w:tc>
          <w:tcPr>
            <w:tcW w:w="4961" w:type="dxa"/>
          </w:tcPr>
          <w:p w14:paraId="42462BCD" w14:textId="77777777" w:rsidR="00411BAC" w:rsidRPr="00074481" w:rsidRDefault="00411BAC" w:rsidP="00411BAC">
            <w:pPr>
              <w:jc w:val="center"/>
              <w:rPr>
                <w:b/>
                <w:bCs/>
                <w:sz w:val="24"/>
                <w:szCs w:val="24"/>
              </w:rPr>
            </w:pPr>
            <w:r w:rsidRPr="00074481">
              <w:rPr>
                <w:b/>
                <w:bCs/>
                <w:sz w:val="24"/>
                <w:szCs w:val="24"/>
              </w:rPr>
              <w:t>Errors</w:t>
            </w:r>
          </w:p>
        </w:tc>
        <w:tc>
          <w:tcPr>
            <w:tcW w:w="3797" w:type="dxa"/>
          </w:tcPr>
          <w:p w14:paraId="190B276D" w14:textId="77777777" w:rsidR="00411BAC" w:rsidRPr="00074481" w:rsidRDefault="00411BAC" w:rsidP="00411BAC">
            <w:pPr>
              <w:jc w:val="center"/>
              <w:rPr>
                <w:b/>
                <w:bCs/>
                <w:sz w:val="24"/>
                <w:szCs w:val="24"/>
              </w:rPr>
            </w:pPr>
            <w:r w:rsidRPr="00074481">
              <w:rPr>
                <w:b/>
                <w:bCs/>
                <w:sz w:val="24"/>
                <w:szCs w:val="24"/>
              </w:rPr>
              <w:t>Rectification</w:t>
            </w:r>
          </w:p>
        </w:tc>
      </w:tr>
      <w:tr w:rsidR="00411BAC" w:rsidRPr="00074481" w14:paraId="20037EDD" w14:textId="77777777" w:rsidTr="00411BAC">
        <w:trPr>
          <w:trHeight w:val="693"/>
        </w:trPr>
        <w:tc>
          <w:tcPr>
            <w:tcW w:w="1555" w:type="dxa"/>
          </w:tcPr>
          <w:p w14:paraId="4167BB1E" w14:textId="77777777" w:rsidR="00411BAC" w:rsidRPr="00074481" w:rsidRDefault="00411BAC" w:rsidP="00411BAC">
            <w:pPr>
              <w:jc w:val="center"/>
              <w:rPr>
                <w:sz w:val="24"/>
                <w:szCs w:val="24"/>
              </w:rPr>
            </w:pPr>
            <w:r w:rsidRPr="00074481">
              <w:rPr>
                <w:sz w:val="24"/>
                <w:szCs w:val="24"/>
              </w:rPr>
              <w:t>1.</w:t>
            </w:r>
          </w:p>
        </w:tc>
        <w:tc>
          <w:tcPr>
            <w:tcW w:w="4961" w:type="dxa"/>
          </w:tcPr>
          <w:p w14:paraId="43825766" w14:textId="77777777" w:rsidR="00411BAC" w:rsidRPr="00BE03AE" w:rsidRDefault="00411BAC" w:rsidP="00411BAC">
            <w:pPr>
              <w:rPr>
                <w:sz w:val="24"/>
                <w:szCs w:val="24"/>
              </w:rPr>
            </w:pPr>
            <w:r w:rsidRPr="00BE03AE">
              <w:rPr>
                <w:sz w:val="24"/>
                <w:szCs w:val="24"/>
              </w:rPr>
              <w:t>error: ';' expected</w:t>
            </w:r>
          </w:p>
          <w:p w14:paraId="7A5FB44D" w14:textId="77777777" w:rsidR="00411BAC" w:rsidRPr="00074481" w:rsidRDefault="00411BAC" w:rsidP="00411BAC">
            <w:pPr>
              <w:rPr>
                <w:sz w:val="24"/>
                <w:szCs w:val="24"/>
              </w:rPr>
            </w:pPr>
            <w:r w:rsidRPr="00BE03AE">
              <w:rPr>
                <w:sz w:val="24"/>
                <w:szCs w:val="24"/>
              </w:rPr>
              <w:t xml:space="preserve">                       </w:t>
            </w:r>
            <w:r>
              <w:rPr>
                <w:sz w:val="24"/>
                <w:szCs w:val="24"/>
              </w:rPr>
              <w:t>String name:</w:t>
            </w:r>
            <w:r w:rsidRPr="00BE03AE">
              <w:rPr>
                <w:sz w:val="24"/>
                <w:szCs w:val="24"/>
              </w:rPr>
              <w:t xml:space="preserve"> </w:t>
            </w:r>
            <w:r>
              <w:rPr>
                <w:sz w:val="24"/>
                <w:szCs w:val="24"/>
              </w:rPr>
              <w:t>input.next();</w:t>
            </w:r>
          </w:p>
        </w:tc>
        <w:tc>
          <w:tcPr>
            <w:tcW w:w="3797" w:type="dxa"/>
          </w:tcPr>
          <w:p w14:paraId="4494DC6B" w14:textId="77777777" w:rsidR="00411BAC" w:rsidRDefault="00411BAC" w:rsidP="00411BAC">
            <w:pPr>
              <w:rPr>
                <w:sz w:val="24"/>
                <w:szCs w:val="24"/>
              </w:rPr>
            </w:pPr>
            <w:r>
              <w:rPr>
                <w:sz w:val="24"/>
                <w:szCs w:val="24"/>
              </w:rPr>
              <w:t xml:space="preserve">Adding </w:t>
            </w:r>
          </w:p>
          <w:p w14:paraId="1DD8C4D2" w14:textId="77777777" w:rsidR="00411BAC" w:rsidRPr="00074481" w:rsidRDefault="00411BAC" w:rsidP="00411BAC">
            <w:pPr>
              <w:rPr>
                <w:sz w:val="24"/>
                <w:szCs w:val="24"/>
              </w:rPr>
            </w:pPr>
            <w:r>
              <w:rPr>
                <w:sz w:val="24"/>
                <w:szCs w:val="24"/>
              </w:rPr>
              <w:t>String name:</w:t>
            </w:r>
            <w:r w:rsidRPr="00BE03AE">
              <w:rPr>
                <w:sz w:val="24"/>
                <w:szCs w:val="24"/>
              </w:rPr>
              <w:t xml:space="preserve"> </w:t>
            </w:r>
            <w:r>
              <w:rPr>
                <w:sz w:val="24"/>
                <w:szCs w:val="24"/>
              </w:rPr>
              <w:t>input.nextLine();</w:t>
            </w:r>
          </w:p>
        </w:tc>
      </w:tr>
      <w:tr w:rsidR="00411BAC" w14:paraId="17DA7BDA" w14:textId="77777777" w:rsidTr="00411BAC">
        <w:trPr>
          <w:trHeight w:val="693"/>
        </w:trPr>
        <w:tc>
          <w:tcPr>
            <w:tcW w:w="1555" w:type="dxa"/>
          </w:tcPr>
          <w:p w14:paraId="41269E34" w14:textId="77777777" w:rsidR="00411BAC" w:rsidRPr="00074481" w:rsidRDefault="00411BAC" w:rsidP="00411BAC">
            <w:pPr>
              <w:jc w:val="center"/>
              <w:rPr>
                <w:sz w:val="24"/>
                <w:szCs w:val="24"/>
              </w:rPr>
            </w:pPr>
            <w:r>
              <w:rPr>
                <w:sz w:val="24"/>
                <w:szCs w:val="24"/>
              </w:rPr>
              <w:t>2.</w:t>
            </w:r>
          </w:p>
        </w:tc>
        <w:tc>
          <w:tcPr>
            <w:tcW w:w="4961" w:type="dxa"/>
          </w:tcPr>
          <w:p w14:paraId="01901A65" w14:textId="77777777" w:rsidR="00411BAC" w:rsidRPr="00B63D3F" w:rsidRDefault="00411BAC" w:rsidP="00411BAC">
            <w:pPr>
              <w:rPr>
                <w:sz w:val="24"/>
                <w:szCs w:val="24"/>
              </w:rPr>
            </w:pPr>
            <w:r w:rsidRPr="00D8751C">
              <w:rPr>
                <w:sz w:val="24"/>
                <w:szCs w:val="24"/>
              </w:rPr>
              <w:t>Syntax error, insert "}" to complete ClassBody</w:t>
            </w:r>
          </w:p>
        </w:tc>
        <w:tc>
          <w:tcPr>
            <w:tcW w:w="3797" w:type="dxa"/>
          </w:tcPr>
          <w:p w14:paraId="10513E94" w14:textId="77777777" w:rsidR="00411BAC" w:rsidRDefault="00411BAC" w:rsidP="00411BAC">
            <w:pPr>
              <w:rPr>
                <w:sz w:val="24"/>
                <w:szCs w:val="24"/>
              </w:rPr>
            </w:pPr>
            <w:r>
              <w:rPr>
                <w:sz w:val="24"/>
                <w:szCs w:val="24"/>
              </w:rPr>
              <w:t>Adding } at the end</w:t>
            </w:r>
          </w:p>
        </w:tc>
      </w:tr>
    </w:tbl>
    <w:p w14:paraId="235EC8B7" w14:textId="77777777" w:rsidR="00A1229E" w:rsidRDefault="00A1229E" w:rsidP="00A1229E">
      <w:pPr>
        <w:pStyle w:val="TableParagraph"/>
        <w:spacing w:line="237" w:lineRule="auto"/>
        <w:ind w:left="736" w:right="764"/>
        <w:rPr>
          <w:b/>
          <w:bCs/>
          <w:sz w:val="24"/>
          <w:szCs w:val="24"/>
        </w:rPr>
      </w:pPr>
    </w:p>
    <w:p w14:paraId="69097EC7" w14:textId="77777777" w:rsidR="00A1229E" w:rsidRDefault="00A1229E" w:rsidP="00A1229E">
      <w:pPr>
        <w:pStyle w:val="TableParagraph"/>
        <w:spacing w:line="237" w:lineRule="auto"/>
        <w:ind w:left="736" w:right="764"/>
        <w:rPr>
          <w:b/>
          <w:bCs/>
          <w:sz w:val="24"/>
          <w:szCs w:val="24"/>
        </w:rPr>
      </w:pPr>
    </w:p>
    <w:p w14:paraId="4254B109" w14:textId="77777777" w:rsidR="00A1229E" w:rsidRDefault="00A1229E" w:rsidP="00411BAC">
      <w:pPr>
        <w:pStyle w:val="TableParagraph"/>
        <w:spacing w:line="237" w:lineRule="auto"/>
        <w:ind w:right="764"/>
        <w:rPr>
          <w:b/>
          <w:bCs/>
          <w:sz w:val="24"/>
          <w:szCs w:val="24"/>
        </w:rPr>
      </w:pPr>
    </w:p>
    <w:p w14:paraId="3FE52E95" w14:textId="7CA24ACC" w:rsidR="00A1229E" w:rsidRPr="00A1229E" w:rsidRDefault="00A1229E" w:rsidP="00A1229E">
      <w:pPr>
        <w:pStyle w:val="TableParagraph"/>
        <w:spacing w:line="237" w:lineRule="auto"/>
        <w:ind w:left="736" w:right="764"/>
        <w:rPr>
          <w:b/>
          <w:bCs/>
          <w:sz w:val="28"/>
          <w:szCs w:val="28"/>
          <w:u w:val="single"/>
        </w:rPr>
      </w:pPr>
      <w:r w:rsidRPr="00A1229E">
        <w:rPr>
          <w:b/>
          <w:bCs/>
          <w:sz w:val="28"/>
          <w:szCs w:val="28"/>
          <w:u w:val="single"/>
        </w:rPr>
        <w:t>Class Diagram</w:t>
      </w:r>
    </w:p>
    <w:p w14:paraId="5E7D5F0D" w14:textId="77777777" w:rsidR="00A1229E" w:rsidRDefault="00A1229E" w:rsidP="00A1229E">
      <w:pPr>
        <w:pStyle w:val="TableParagraph"/>
        <w:spacing w:line="237" w:lineRule="auto"/>
        <w:ind w:left="736" w:right="764"/>
        <w:rPr>
          <w:b/>
          <w:bCs/>
          <w:sz w:val="24"/>
          <w:szCs w:val="24"/>
        </w:rPr>
      </w:pPr>
    </w:p>
    <w:p w14:paraId="4379AC2E" w14:textId="77777777" w:rsidR="00A1229E" w:rsidRDefault="00A1229E" w:rsidP="00A1229E">
      <w:pPr>
        <w:pStyle w:val="TableParagraph"/>
        <w:spacing w:line="237" w:lineRule="auto"/>
        <w:ind w:left="736" w:right="764"/>
        <w:rPr>
          <w:b/>
          <w:bCs/>
          <w:sz w:val="24"/>
          <w:szCs w:val="24"/>
        </w:rPr>
      </w:pPr>
    </w:p>
    <w:tbl>
      <w:tblPr>
        <w:tblStyle w:val="TableGrid"/>
        <w:tblW w:w="0" w:type="auto"/>
        <w:tblInd w:w="2901" w:type="dxa"/>
        <w:tblLook w:val="04A0" w:firstRow="1" w:lastRow="0" w:firstColumn="1" w:lastColumn="0" w:noHBand="0" w:noVBand="1"/>
      </w:tblPr>
      <w:tblGrid>
        <w:gridCol w:w="4504"/>
      </w:tblGrid>
      <w:tr w:rsidR="00A1229E" w14:paraId="4D16DEB8" w14:textId="77777777" w:rsidTr="00A1229E">
        <w:tc>
          <w:tcPr>
            <w:tcW w:w="4504" w:type="dxa"/>
          </w:tcPr>
          <w:p w14:paraId="775D3067" w14:textId="3AA176A0" w:rsidR="00A1229E" w:rsidRDefault="00A1229E" w:rsidP="00A1229E">
            <w:pPr>
              <w:pStyle w:val="TableParagraph"/>
              <w:spacing w:line="237" w:lineRule="auto"/>
              <w:ind w:right="764"/>
              <w:jc w:val="center"/>
              <w:rPr>
                <w:b/>
                <w:bCs/>
                <w:sz w:val="24"/>
                <w:szCs w:val="24"/>
              </w:rPr>
            </w:pPr>
            <w:r>
              <w:rPr>
                <w:b/>
                <w:bCs/>
                <w:sz w:val="24"/>
                <w:szCs w:val="24"/>
              </w:rPr>
              <w:t>Calculator</w:t>
            </w:r>
          </w:p>
        </w:tc>
      </w:tr>
      <w:tr w:rsidR="00A1229E" w14:paraId="07396CE6" w14:textId="77777777" w:rsidTr="00A1229E">
        <w:tc>
          <w:tcPr>
            <w:tcW w:w="4504" w:type="dxa"/>
          </w:tcPr>
          <w:p w14:paraId="45635416" w14:textId="77777777" w:rsidR="00A1229E" w:rsidRDefault="00A1229E" w:rsidP="00A1229E">
            <w:pPr>
              <w:pStyle w:val="TableParagraph"/>
              <w:spacing w:line="237" w:lineRule="auto"/>
              <w:ind w:right="764"/>
              <w:rPr>
                <w:sz w:val="24"/>
                <w:szCs w:val="24"/>
              </w:rPr>
            </w:pPr>
            <w:r w:rsidRPr="00A1229E">
              <w:rPr>
                <w:sz w:val="24"/>
                <w:szCs w:val="24"/>
              </w:rPr>
              <w:t xml:space="preserve">+ add(a: int, b: int): int </w:t>
            </w:r>
          </w:p>
          <w:p w14:paraId="016B2A11" w14:textId="6BA8CA3C" w:rsidR="00A1229E" w:rsidRPr="00A1229E" w:rsidRDefault="00A1229E" w:rsidP="00A1229E">
            <w:pPr>
              <w:pStyle w:val="TableParagraph"/>
              <w:spacing w:line="237" w:lineRule="auto"/>
              <w:ind w:right="764"/>
              <w:rPr>
                <w:sz w:val="24"/>
                <w:szCs w:val="24"/>
              </w:rPr>
            </w:pPr>
            <w:r w:rsidRPr="00A1229E">
              <w:rPr>
                <w:sz w:val="24"/>
                <w:szCs w:val="24"/>
              </w:rPr>
              <w:t>+ add(a: double, b: double): double + add(a: int, b: int, c: int): int</w:t>
            </w:r>
          </w:p>
        </w:tc>
      </w:tr>
    </w:tbl>
    <w:p w14:paraId="040E4D7E" w14:textId="77777777" w:rsidR="00A1229E" w:rsidRDefault="00A1229E" w:rsidP="00A1229E">
      <w:pPr>
        <w:pStyle w:val="TableParagraph"/>
        <w:spacing w:line="237" w:lineRule="auto"/>
        <w:ind w:left="736" w:right="764"/>
        <w:rPr>
          <w:b/>
          <w:bCs/>
          <w:sz w:val="24"/>
          <w:szCs w:val="24"/>
        </w:rPr>
      </w:pPr>
    </w:p>
    <w:p w14:paraId="72335F6F" w14:textId="77777777" w:rsidR="002E6D9A" w:rsidRDefault="002E6D9A" w:rsidP="00D55404">
      <w:pPr>
        <w:pStyle w:val="TableParagraph"/>
        <w:spacing w:line="237" w:lineRule="auto"/>
        <w:ind w:left="16" w:right="764"/>
        <w:rPr>
          <w:b/>
          <w:bCs/>
          <w:sz w:val="24"/>
          <w:szCs w:val="24"/>
        </w:rPr>
      </w:pPr>
    </w:p>
    <w:p w14:paraId="53863C7F" w14:textId="5E324499" w:rsidR="002E6D9A" w:rsidRDefault="002E6D9A" w:rsidP="00D55404">
      <w:pPr>
        <w:pStyle w:val="TableParagraph"/>
        <w:spacing w:line="237" w:lineRule="auto"/>
        <w:ind w:left="16" w:right="764"/>
        <w:rPr>
          <w:b/>
          <w:bCs/>
          <w:sz w:val="24"/>
          <w:szCs w:val="24"/>
        </w:rPr>
      </w:pPr>
    </w:p>
    <w:p w14:paraId="246AFB28" w14:textId="27F0BF06" w:rsidR="002E6D9A" w:rsidRDefault="002E6D9A" w:rsidP="00D55404">
      <w:pPr>
        <w:pStyle w:val="TableParagraph"/>
        <w:spacing w:line="237" w:lineRule="auto"/>
        <w:ind w:left="16" w:right="764"/>
        <w:rPr>
          <w:b/>
          <w:bCs/>
          <w:sz w:val="24"/>
          <w:szCs w:val="24"/>
        </w:rPr>
      </w:pPr>
    </w:p>
    <w:p w14:paraId="13BC4B6C" w14:textId="77777777" w:rsidR="002E6D9A" w:rsidRDefault="002E6D9A" w:rsidP="00D55404">
      <w:pPr>
        <w:pStyle w:val="TableParagraph"/>
        <w:spacing w:line="237" w:lineRule="auto"/>
        <w:ind w:left="16" w:right="764"/>
        <w:rPr>
          <w:b/>
          <w:bCs/>
          <w:sz w:val="24"/>
          <w:szCs w:val="24"/>
        </w:rPr>
      </w:pPr>
    </w:p>
    <w:p w14:paraId="362E6BDE" w14:textId="77777777" w:rsidR="002E6D9A" w:rsidRDefault="002E6D9A" w:rsidP="00D55404">
      <w:pPr>
        <w:pStyle w:val="TableParagraph"/>
        <w:spacing w:line="237" w:lineRule="auto"/>
        <w:ind w:left="16" w:right="764"/>
        <w:rPr>
          <w:b/>
          <w:bCs/>
          <w:sz w:val="24"/>
          <w:szCs w:val="24"/>
        </w:rPr>
      </w:pPr>
    </w:p>
    <w:p w14:paraId="7555B225" w14:textId="77777777" w:rsidR="002E6D9A" w:rsidRDefault="002E6D9A" w:rsidP="00D55404">
      <w:pPr>
        <w:pStyle w:val="TableParagraph"/>
        <w:spacing w:line="237" w:lineRule="auto"/>
        <w:ind w:left="16" w:right="764"/>
        <w:rPr>
          <w:b/>
          <w:bCs/>
          <w:sz w:val="24"/>
          <w:szCs w:val="24"/>
        </w:rPr>
      </w:pPr>
    </w:p>
    <w:p w14:paraId="602EDB0A" w14:textId="77777777" w:rsidR="002E6D9A" w:rsidRDefault="002E6D9A" w:rsidP="00D55404">
      <w:pPr>
        <w:pStyle w:val="TableParagraph"/>
        <w:spacing w:line="237" w:lineRule="auto"/>
        <w:ind w:left="16" w:right="764"/>
        <w:rPr>
          <w:b/>
          <w:bCs/>
          <w:sz w:val="24"/>
          <w:szCs w:val="24"/>
        </w:rPr>
      </w:pPr>
    </w:p>
    <w:p w14:paraId="153496E7" w14:textId="77777777" w:rsidR="002E6D9A" w:rsidRDefault="002E6D9A" w:rsidP="00D55404">
      <w:pPr>
        <w:pStyle w:val="TableParagraph"/>
        <w:spacing w:line="237" w:lineRule="auto"/>
        <w:ind w:left="16" w:right="764"/>
        <w:rPr>
          <w:b/>
          <w:bCs/>
          <w:sz w:val="24"/>
          <w:szCs w:val="24"/>
        </w:rPr>
      </w:pPr>
    </w:p>
    <w:p w14:paraId="671D530C" w14:textId="77777777" w:rsidR="002E6D9A" w:rsidRDefault="002E6D9A" w:rsidP="00D55404">
      <w:pPr>
        <w:pStyle w:val="TableParagraph"/>
        <w:spacing w:line="237" w:lineRule="auto"/>
        <w:ind w:left="16" w:right="764"/>
        <w:rPr>
          <w:b/>
          <w:bCs/>
          <w:sz w:val="24"/>
          <w:szCs w:val="24"/>
        </w:rPr>
      </w:pPr>
    </w:p>
    <w:p w14:paraId="2AC5C0B6" w14:textId="77777777" w:rsidR="002E6D9A" w:rsidRDefault="002E6D9A" w:rsidP="00D55404">
      <w:pPr>
        <w:pStyle w:val="TableParagraph"/>
        <w:spacing w:line="237" w:lineRule="auto"/>
        <w:ind w:left="16" w:right="764"/>
        <w:rPr>
          <w:b/>
          <w:bCs/>
          <w:sz w:val="24"/>
          <w:szCs w:val="24"/>
        </w:rPr>
      </w:pPr>
    </w:p>
    <w:p w14:paraId="3C71C494" w14:textId="77777777" w:rsidR="002E6D9A" w:rsidRDefault="002E6D9A" w:rsidP="00D55404">
      <w:pPr>
        <w:pStyle w:val="TableParagraph"/>
        <w:spacing w:line="237" w:lineRule="auto"/>
        <w:ind w:left="16" w:right="764"/>
        <w:rPr>
          <w:b/>
          <w:bCs/>
          <w:sz w:val="24"/>
          <w:szCs w:val="24"/>
        </w:rPr>
      </w:pPr>
    </w:p>
    <w:p w14:paraId="5A69E9E8" w14:textId="77777777" w:rsidR="002E6D9A" w:rsidRDefault="002E6D9A" w:rsidP="00D55404">
      <w:pPr>
        <w:pStyle w:val="TableParagraph"/>
        <w:spacing w:line="237" w:lineRule="auto"/>
        <w:ind w:left="16" w:right="764"/>
        <w:rPr>
          <w:b/>
          <w:bCs/>
          <w:sz w:val="24"/>
          <w:szCs w:val="24"/>
        </w:rPr>
      </w:pPr>
    </w:p>
    <w:p w14:paraId="16AA9823" w14:textId="77777777" w:rsidR="002E6D9A" w:rsidRDefault="002E6D9A" w:rsidP="00D55404">
      <w:pPr>
        <w:pStyle w:val="TableParagraph"/>
        <w:spacing w:line="237" w:lineRule="auto"/>
        <w:ind w:left="16" w:right="764"/>
        <w:rPr>
          <w:b/>
          <w:bCs/>
          <w:sz w:val="24"/>
          <w:szCs w:val="24"/>
        </w:rPr>
      </w:pPr>
    </w:p>
    <w:p w14:paraId="702933AA" w14:textId="77777777" w:rsidR="002E6D9A" w:rsidRDefault="002E6D9A" w:rsidP="00CB6531">
      <w:pPr>
        <w:pStyle w:val="TableParagraph"/>
        <w:spacing w:line="237" w:lineRule="auto"/>
        <w:ind w:right="764"/>
        <w:rPr>
          <w:b/>
          <w:bCs/>
          <w:sz w:val="24"/>
          <w:szCs w:val="24"/>
        </w:rPr>
      </w:pPr>
    </w:p>
    <w:p w14:paraId="2EF0618A" w14:textId="77777777" w:rsidR="00CB6531" w:rsidRDefault="00CB6531" w:rsidP="00CB6531">
      <w:pPr>
        <w:pStyle w:val="TableParagraph"/>
        <w:spacing w:line="237" w:lineRule="auto"/>
        <w:ind w:right="764"/>
        <w:rPr>
          <w:b/>
          <w:bCs/>
          <w:sz w:val="24"/>
          <w:szCs w:val="24"/>
        </w:rPr>
      </w:pPr>
    </w:p>
    <w:p w14:paraId="4E33C9F3" w14:textId="77777777" w:rsidR="00594B5A" w:rsidRDefault="00594B5A" w:rsidP="002E6D9A">
      <w:pPr>
        <w:pStyle w:val="TableParagraph"/>
        <w:spacing w:line="237" w:lineRule="auto"/>
        <w:ind w:left="16" w:right="764"/>
        <w:rPr>
          <w:b/>
          <w:bCs/>
          <w:sz w:val="24"/>
          <w:szCs w:val="24"/>
          <w:u w:val="single"/>
        </w:rPr>
      </w:pPr>
    </w:p>
    <w:p w14:paraId="671C7E8C" w14:textId="77777777" w:rsidR="00594B5A" w:rsidRDefault="00594B5A" w:rsidP="002E6D9A">
      <w:pPr>
        <w:pStyle w:val="TableParagraph"/>
        <w:spacing w:line="237" w:lineRule="auto"/>
        <w:ind w:left="16" w:right="764"/>
        <w:rPr>
          <w:b/>
          <w:bCs/>
          <w:sz w:val="24"/>
          <w:szCs w:val="24"/>
          <w:u w:val="single"/>
        </w:rPr>
      </w:pPr>
    </w:p>
    <w:p w14:paraId="014ADD48" w14:textId="77777777" w:rsidR="00594B5A" w:rsidRDefault="00594B5A" w:rsidP="002E6D9A">
      <w:pPr>
        <w:pStyle w:val="TableParagraph"/>
        <w:spacing w:line="237" w:lineRule="auto"/>
        <w:ind w:left="16" w:right="764"/>
        <w:rPr>
          <w:b/>
          <w:bCs/>
          <w:sz w:val="24"/>
          <w:szCs w:val="24"/>
          <w:u w:val="single"/>
        </w:rPr>
      </w:pPr>
    </w:p>
    <w:p w14:paraId="1CDB3321" w14:textId="77777777" w:rsidR="00594B5A" w:rsidRDefault="00594B5A" w:rsidP="002E6D9A">
      <w:pPr>
        <w:pStyle w:val="TableParagraph"/>
        <w:spacing w:line="237" w:lineRule="auto"/>
        <w:ind w:left="16" w:right="764"/>
        <w:rPr>
          <w:b/>
          <w:bCs/>
          <w:sz w:val="24"/>
          <w:szCs w:val="24"/>
          <w:u w:val="single"/>
        </w:rPr>
      </w:pPr>
    </w:p>
    <w:p w14:paraId="19C8E755" w14:textId="77777777" w:rsidR="00594B5A" w:rsidRDefault="00594B5A" w:rsidP="002E6D9A">
      <w:pPr>
        <w:pStyle w:val="TableParagraph"/>
        <w:spacing w:line="237" w:lineRule="auto"/>
        <w:ind w:left="16" w:right="764"/>
        <w:rPr>
          <w:b/>
          <w:bCs/>
          <w:sz w:val="24"/>
          <w:szCs w:val="24"/>
          <w:u w:val="single"/>
        </w:rPr>
      </w:pPr>
    </w:p>
    <w:p w14:paraId="23871C13" w14:textId="77777777" w:rsidR="00594B5A" w:rsidRDefault="00594B5A" w:rsidP="002E6D9A">
      <w:pPr>
        <w:pStyle w:val="TableParagraph"/>
        <w:spacing w:line="237" w:lineRule="auto"/>
        <w:ind w:left="16" w:right="764"/>
        <w:rPr>
          <w:b/>
          <w:bCs/>
          <w:sz w:val="24"/>
          <w:szCs w:val="24"/>
          <w:u w:val="single"/>
        </w:rPr>
      </w:pPr>
    </w:p>
    <w:p w14:paraId="49AE775D" w14:textId="77777777" w:rsidR="00594B5A" w:rsidRDefault="00594B5A" w:rsidP="002E6D9A">
      <w:pPr>
        <w:pStyle w:val="TableParagraph"/>
        <w:spacing w:line="237" w:lineRule="auto"/>
        <w:ind w:left="16" w:right="764"/>
        <w:rPr>
          <w:b/>
          <w:bCs/>
          <w:sz w:val="24"/>
          <w:szCs w:val="24"/>
          <w:u w:val="single"/>
        </w:rPr>
      </w:pPr>
    </w:p>
    <w:p w14:paraId="5F2A58AF" w14:textId="77777777" w:rsidR="00594B5A" w:rsidRDefault="00594B5A" w:rsidP="002E6D9A">
      <w:pPr>
        <w:pStyle w:val="TableParagraph"/>
        <w:spacing w:line="237" w:lineRule="auto"/>
        <w:ind w:left="16" w:right="764"/>
        <w:rPr>
          <w:b/>
          <w:bCs/>
          <w:sz w:val="24"/>
          <w:szCs w:val="24"/>
          <w:u w:val="single"/>
        </w:rPr>
      </w:pPr>
    </w:p>
    <w:p w14:paraId="68CD8DE0" w14:textId="77777777" w:rsidR="00594B5A" w:rsidRDefault="00594B5A" w:rsidP="002E6D9A">
      <w:pPr>
        <w:pStyle w:val="TableParagraph"/>
        <w:spacing w:line="237" w:lineRule="auto"/>
        <w:ind w:left="16" w:right="764"/>
        <w:rPr>
          <w:b/>
          <w:bCs/>
          <w:sz w:val="24"/>
          <w:szCs w:val="24"/>
          <w:u w:val="single"/>
        </w:rPr>
      </w:pPr>
    </w:p>
    <w:p w14:paraId="1FAEFCDB" w14:textId="77777777" w:rsidR="00594B5A" w:rsidRDefault="00594B5A" w:rsidP="002E6D9A">
      <w:pPr>
        <w:pStyle w:val="TableParagraph"/>
        <w:spacing w:line="237" w:lineRule="auto"/>
        <w:ind w:left="16" w:right="764"/>
        <w:rPr>
          <w:b/>
          <w:bCs/>
          <w:sz w:val="24"/>
          <w:szCs w:val="24"/>
          <w:u w:val="single"/>
        </w:rPr>
      </w:pPr>
    </w:p>
    <w:p w14:paraId="55266581" w14:textId="77777777" w:rsidR="00594B5A" w:rsidRDefault="00594B5A" w:rsidP="002E6D9A">
      <w:pPr>
        <w:pStyle w:val="TableParagraph"/>
        <w:spacing w:line="237" w:lineRule="auto"/>
        <w:ind w:left="16" w:right="764"/>
        <w:rPr>
          <w:b/>
          <w:bCs/>
          <w:sz w:val="24"/>
          <w:szCs w:val="24"/>
          <w:u w:val="single"/>
        </w:rPr>
      </w:pPr>
    </w:p>
    <w:p w14:paraId="4BECC7DB" w14:textId="77777777" w:rsidR="00594B5A" w:rsidRDefault="00594B5A" w:rsidP="002E6D9A">
      <w:pPr>
        <w:pStyle w:val="TableParagraph"/>
        <w:spacing w:line="237" w:lineRule="auto"/>
        <w:ind w:left="16" w:right="764"/>
        <w:rPr>
          <w:b/>
          <w:bCs/>
          <w:sz w:val="24"/>
          <w:szCs w:val="24"/>
          <w:u w:val="single"/>
        </w:rPr>
      </w:pPr>
    </w:p>
    <w:p w14:paraId="51B1C7D0" w14:textId="3D10E34D" w:rsidR="002E6D9A" w:rsidRDefault="002E6D9A" w:rsidP="002E6D9A">
      <w:pPr>
        <w:pStyle w:val="TableParagraph"/>
        <w:spacing w:line="237" w:lineRule="auto"/>
        <w:ind w:left="16" w:right="764"/>
        <w:rPr>
          <w:b/>
          <w:bCs/>
          <w:sz w:val="24"/>
          <w:szCs w:val="24"/>
        </w:rPr>
      </w:pPr>
      <w:r w:rsidRPr="00820CA9">
        <w:rPr>
          <w:b/>
          <w:bCs/>
          <w:sz w:val="24"/>
          <w:szCs w:val="24"/>
          <w:u w:val="single"/>
        </w:rPr>
        <w:lastRenderedPageBreak/>
        <w:t>Program</w:t>
      </w:r>
      <w:r>
        <w:rPr>
          <w:b/>
          <w:bCs/>
          <w:sz w:val="24"/>
          <w:szCs w:val="24"/>
          <w:u w:val="single"/>
        </w:rPr>
        <w:t>4</w:t>
      </w:r>
      <w:r>
        <w:rPr>
          <w:b/>
          <w:bCs/>
          <w:sz w:val="24"/>
          <w:szCs w:val="24"/>
        </w:rPr>
        <w:t>)</w:t>
      </w:r>
    </w:p>
    <w:p w14:paraId="2C4B62FC" w14:textId="77777777" w:rsidR="002E6D9A" w:rsidRDefault="002E6D9A" w:rsidP="002E6D9A">
      <w:pPr>
        <w:pStyle w:val="TableParagraph"/>
        <w:spacing w:line="237" w:lineRule="auto"/>
        <w:ind w:left="16" w:right="764"/>
        <w:rPr>
          <w:b/>
          <w:bCs/>
          <w:sz w:val="24"/>
          <w:szCs w:val="24"/>
        </w:rPr>
      </w:pPr>
    </w:p>
    <w:p w14:paraId="302DB143" w14:textId="48B66CC3" w:rsidR="00611F8E" w:rsidRDefault="002E6D9A" w:rsidP="002E6D9A">
      <w:pPr>
        <w:pStyle w:val="TableParagraph"/>
        <w:spacing w:line="249" w:lineRule="exact"/>
        <w:rPr>
          <w:sz w:val="24"/>
          <w:szCs w:val="24"/>
        </w:rPr>
      </w:pPr>
      <w:r w:rsidRPr="00820CA9">
        <w:rPr>
          <w:b/>
          <w:bCs/>
          <w:sz w:val="24"/>
          <w:szCs w:val="24"/>
          <w:u w:val="single"/>
        </w:rPr>
        <w:t>AIM</w:t>
      </w:r>
      <w:r>
        <w:rPr>
          <w:b/>
          <w:bCs/>
          <w:sz w:val="24"/>
          <w:szCs w:val="24"/>
        </w:rPr>
        <w:t>-</w:t>
      </w:r>
      <w:r w:rsidRPr="00CE744E">
        <w:rPr>
          <w:sz w:val="24"/>
          <w:szCs w:val="24"/>
        </w:rPr>
        <w:t xml:space="preserve"> </w:t>
      </w:r>
      <w:r w:rsidR="00611F8E">
        <w:rPr>
          <w:sz w:val="24"/>
          <w:szCs w:val="24"/>
        </w:rPr>
        <w:t>Create a shape class with a method calculateArea() that is overloaded for different shapes</w:t>
      </w:r>
    </w:p>
    <w:p w14:paraId="478564AA" w14:textId="5FB3745B" w:rsidR="00611F8E" w:rsidRDefault="00611F8E" w:rsidP="002E6D9A">
      <w:pPr>
        <w:pStyle w:val="TableParagraph"/>
        <w:spacing w:line="249" w:lineRule="exact"/>
        <w:rPr>
          <w:sz w:val="24"/>
          <w:szCs w:val="24"/>
        </w:rPr>
      </w:pPr>
      <w:r>
        <w:rPr>
          <w:sz w:val="24"/>
          <w:szCs w:val="24"/>
        </w:rPr>
        <w:t xml:space="preserve">           (e.g. square,rectangle) then, create a subclass circle that overrides the  calculateArea() method </w:t>
      </w:r>
    </w:p>
    <w:p w14:paraId="63213104" w14:textId="4E42627E" w:rsidR="002E6D9A" w:rsidRDefault="00611F8E" w:rsidP="002E6D9A">
      <w:pPr>
        <w:pStyle w:val="TableParagraph"/>
        <w:spacing w:line="249" w:lineRule="exact"/>
        <w:rPr>
          <w:sz w:val="24"/>
          <w:szCs w:val="24"/>
        </w:rPr>
      </w:pPr>
      <w:r>
        <w:rPr>
          <w:sz w:val="24"/>
          <w:szCs w:val="24"/>
        </w:rPr>
        <w:t xml:space="preserve">           for circle.</w:t>
      </w:r>
    </w:p>
    <w:p w14:paraId="3469E2FA" w14:textId="2568A11E" w:rsidR="002E6D9A" w:rsidRDefault="002E6D9A" w:rsidP="00D55404">
      <w:pPr>
        <w:pStyle w:val="TableParagraph"/>
        <w:spacing w:line="237" w:lineRule="auto"/>
        <w:ind w:left="16" w:right="764"/>
        <w:rPr>
          <w:b/>
          <w:bCs/>
          <w:sz w:val="24"/>
          <w:szCs w:val="24"/>
        </w:rPr>
      </w:pPr>
    </w:p>
    <w:p w14:paraId="1270FEA7" w14:textId="39F9B345" w:rsidR="002E6D9A" w:rsidRDefault="00821839" w:rsidP="000C4011">
      <w:pPr>
        <w:pStyle w:val="TableParagraph"/>
        <w:spacing w:line="237" w:lineRule="auto"/>
        <w:ind w:right="764"/>
        <w:rPr>
          <w:b/>
          <w:bCs/>
          <w:sz w:val="24"/>
          <w:szCs w:val="24"/>
        </w:rPr>
      </w:pPr>
      <w:r w:rsidRPr="00821839">
        <w:rPr>
          <w:b/>
          <w:bCs/>
          <w:sz w:val="24"/>
          <w:szCs w:val="24"/>
        </w:rPr>
        <w:drawing>
          <wp:anchor distT="0" distB="0" distL="114300" distR="114300" simplePos="0" relativeHeight="251782144" behindDoc="0" locked="0" layoutInCell="1" allowOverlap="1" wp14:anchorId="0D60BF30" wp14:editId="1883FD0A">
            <wp:simplePos x="0" y="0"/>
            <wp:positionH relativeFrom="margin">
              <wp:posOffset>247650</wp:posOffset>
            </wp:positionH>
            <wp:positionV relativeFrom="paragraph">
              <wp:posOffset>53975</wp:posOffset>
            </wp:positionV>
            <wp:extent cx="4385310" cy="4940300"/>
            <wp:effectExtent l="0" t="0" r="0" b="0"/>
            <wp:wrapThrough wrapText="bothSides">
              <wp:wrapPolygon edited="0">
                <wp:start x="0" y="0"/>
                <wp:lineTo x="0" y="21489"/>
                <wp:lineTo x="21487" y="21489"/>
                <wp:lineTo x="21487" y="0"/>
                <wp:lineTo x="0" y="0"/>
              </wp:wrapPolygon>
            </wp:wrapThrough>
            <wp:docPr id="140249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95432"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85310" cy="4940300"/>
                    </a:xfrm>
                    <a:prstGeom prst="rect">
                      <a:avLst/>
                    </a:prstGeom>
                  </pic:spPr>
                </pic:pic>
              </a:graphicData>
            </a:graphic>
            <wp14:sizeRelH relativeFrom="margin">
              <wp14:pctWidth>0</wp14:pctWidth>
            </wp14:sizeRelH>
            <wp14:sizeRelV relativeFrom="margin">
              <wp14:pctHeight>0</wp14:pctHeight>
            </wp14:sizeRelV>
          </wp:anchor>
        </w:drawing>
      </w:r>
    </w:p>
    <w:p w14:paraId="008BFC86" w14:textId="77777777" w:rsidR="000C4011" w:rsidRPr="000C4011" w:rsidRDefault="000C4011" w:rsidP="000C4011"/>
    <w:p w14:paraId="38B1D62F" w14:textId="77777777" w:rsidR="000C4011" w:rsidRPr="000C4011" w:rsidRDefault="000C4011" w:rsidP="000C4011"/>
    <w:p w14:paraId="5F78EA50" w14:textId="77777777" w:rsidR="000C4011" w:rsidRPr="000C4011" w:rsidRDefault="000C4011" w:rsidP="000C4011"/>
    <w:p w14:paraId="77E3B6F6" w14:textId="77777777" w:rsidR="000C4011" w:rsidRPr="000C4011" w:rsidRDefault="000C4011" w:rsidP="000C4011"/>
    <w:p w14:paraId="69E5BC6D" w14:textId="77777777" w:rsidR="000C4011" w:rsidRPr="000C4011" w:rsidRDefault="000C4011" w:rsidP="000C4011"/>
    <w:p w14:paraId="5098F571" w14:textId="77777777" w:rsidR="000C4011" w:rsidRPr="000C4011" w:rsidRDefault="000C4011" w:rsidP="000C4011"/>
    <w:p w14:paraId="63396403" w14:textId="77777777" w:rsidR="000C4011" w:rsidRPr="000C4011" w:rsidRDefault="000C4011" w:rsidP="000C4011"/>
    <w:p w14:paraId="4E0ABB49" w14:textId="77777777" w:rsidR="000C4011" w:rsidRPr="000C4011" w:rsidRDefault="000C4011" w:rsidP="000C4011"/>
    <w:p w14:paraId="3081E3C1" w14:textId="77777777" w:rsidR="000C4011" w:rsidRPr="000C4011" w:rsidRDefault="000C4011" w:rsidP="000C4011"/>
    <w:p w14:paraId="00401B95" w14:textId="77777777" w:rsidR="000C4011" w:rsidRPr="000C4011" w:rsidRDefault="000C4011" w:rsidP="000C4011"/>
    <w:p w14:paraId="52CA7C65" w14:textId="77777777" w:rsidR="000C4011" w:rsidRPr="000C4011" w:rsidRDefault="000C4011" w:rsidP="000C4011"/>
    <w:p w14:paraId="1ED0945B" w14:textId="77777777" w:rsidR="000C4011" w:rsidRPr="000C4011" w:rsidRDefault="000C4011" w:rsidP="000C4011"/>
    <w:p w14:paraId="79CEF0CC" w14:textId="77777777" w:rsidR="000C4011" w:rsidRPr="000C4011" w:rsidRDefault="000C4011" w:rsidP="000C4011"/>
    <w:p w14:paraId="6B74521E" w14:textId="77777777" w:rsidR="000C4011" w:rsidRPr="000C4011" w:rsidRDefault="000C4011" w:rsidP="000C4011"/>
    <w:p w14:paraId="7597629A" w14:textId="77777777" w:rsidR="000C4011" w:rsidRPr="000C4011" w:rsidRDefault="000C4011" w:rsidP="000C4011"/>
    <w:p w14:paraId="0525731C" w14:textId="77777777" w:rsidR="000C4011" w:rsidRPr="000C4011" w:rsidRDefault="000C4011" w:rsidP="000C4011"/>
    <w:p w14:paraId="6CC96E2D" w14:textId="77777777" w:rsidR="000C4011" w:rsidRPr="000C4011" w:rsidRDefault="000C4011" w:rsidP="000C4011"/>
    <w:p w14:paraId="105B485B" w14:textId="77777777" w:rsidR="000C4011" w:rsidRPr="000C4011" w:rsidRDefault="000C4011" w:rsidP="000C4011"/>
    <w:p w14:paraId="531B9EFB" w14:textId="77777777" w:rsidR="000C4011" w:rsidRPr="000C4011" w:rsidRDefault="000C4011" w:rsidP="000C4011"/>
    <w:p w14:paraId="00875F2D" w14:textId="77777777" w:rsidR="000C4011" w:rsidRPr="000C4011" w:rsidRDefault="000C4011" w:rsidP="000C4011"/>
    <w:p w14:paraId="0E164F5C" w14:textId="77777777" w:rsidR="000C4011" w:rsidRPr="000C4011" w:rsidRDefault="000C4011" w:rsidP="000C4011"/>
    <w:p w14:paraId="598C2D8E" w14:textId="77777777" w:rsidR="000C4011" w:rsidRPr="000C4011" w:rsidRDefault="000C4011" w:rsidP="000C4011"/>
    <w:p w14:paraId="68E4DFEB" w14:textId="77777777" w:rsidR="000C4011" w:rsidRPr="000C4011" w:rsidRDefault="000C4011" w:rsidP="000C4011"/>
    <w:p w14:paraId="58CAEF36" w14:textId="77777777" w:rsidR="000C4011" w:rsidRPr="000C4011" w:rsidRDefault="000C4011" w:rsidP="000C4011"/>
    <w:p w14:paraId="6ABB31FB" w14:textId="77777777" w:rsidR="000C4011" w:rsidRPr="000C4011" w:rsidRDefault="000C4011" w:rsidP="000C4011"/>
    <w:p w14:paraId="0C7AC618" w14:textId="77777777" w:rsidR="000C4011" w:rsidRPr="000C4011" w:rsidRDefault="000C4011" w:rsidP="000C4011"/>
    <w:p w14:paraId="03ADBAEE" w14:textId="77777777" w:rsidR="000C4011" w:rsidRPr="000C4011" w:rsidRDefault="000C4011" w:rsidP="000C4011"/>
    <w:p w14:paraId="144CA73E" w14:textId="77777777" w:rsidR="000C4011" w:rsidRPr="000C4011" w:rsidRDefault="000C4011" w:rsidP="000C4011"/>
    <w:p w14:paraId="58C1D971" w14:textId="77777777" w:rsidR="000C4011" w:rsidRPr="000C4011" w:rsidRDefault="000C4011" w:rsidP="000C4011"/>
    <w:p w14:paraId="192F566E" w14:textId="77777777" w:rsidR="000C4011" w:rsidRPr="000C4011" w:rsidRDefault="000C4011" w:rsidP="000C4011"/>
    <w:p w14:paraId="2BB37ADD" w14:textId="77777777" w:rsidR="000C4011" w:rsidRPr="000C4011" w:rsidRDefault="000C4011" w:rsidP="000C4011"/>
    <w:p w14:paraId="2013B308" w14:textId="77777777" w:rsidR="000C4011" w:rsidRPr="000C4011" w:rsidRDefault="000C4011" w:rsidP="000C4011"/>
    <w:p w14:paraId="46AB5D1E" w14:textId="77777777" w:rsidR="000C4011" w:rsidRPr="000C4011" w:rsidRDefault="000C4011" w:rsidP="000C4011"/>
    <w:p w14:paraId="68C08A0D" w14:textId="77777777" w:rsidR="000C4011" w:rsidRPr="000C4011" w:rsidRDefault="000C4011" w:rsidP="000C4011"/>
    <w:p w14:paraId="0098F0CB" w14:textId="77777777" w:rsidR="000C4011" w:rsidRPr="000C4011" w:rsidRDefault="000C4011" w:rsidP="000C4011"/>
    <w:p w14:paraId="523F0823" w14:textId="77777777" w:rsidR="000C4011" w:rsidRDefault="000C4011" w:rsidP="000C4011">
      <w:pPr>
        <w:rPr>
          <w:b/>
          <w:bCs/>
          <w:sz w:val="24"/>
          <w:szCs w:val="24"/>
        </w:rPr>
      </w:pPr>
    </w:p>
    <w:p w14:paraId="363AE940" w14:textId="5B7BEA4F" w:rsidR="000C4011" w:rsidRDefault="000C4011" w:rsidP="000C4011">
      <w:pPr>
        <w:ind w:firstLine="720"/>
        <w:rPr>
          <w:b/>
          <w:bCs/>
          <w:sz w:val="32"/>
          <w:szCs w:val="32"/>
          <w:u w:val="single"/>
        </w:rPr>
      </w:pPr>
      <w:r w:rsidRPr="002E6D9A">
        <w:rPr>
          <w:b/>
          <w:bCs/>
          <w:noProof/>
          <w:sz w:val="24"/>
          <w:szCs w:val="24"/>
        </w:rPr>
        <w:drawing>
          <wp:anchor distT="0" distB="0" distL="114300" distR="114300" simplePos="0" relativeHeight="251768832" behindDoc="0" locked="0" layoutInCell="1" allowOverlap="1" wp14:anchorId="07BFFED6" wp14:editId="5064FCB1">
            <wp:simplePos x="0" y="0"/>
            <wp:positionH relativeFrom="column">
              <wp:posOffset>771525</wp:posOffset>
            </wp:positionH>
            <wp:positionV relativeFrom="paragraph">
              <wp:posOffset>500380</wp:posOffset>
            </wp:positionV>
            <wp:extent cx="2886075" cy="951230"/>
            <wp:effectExtent l="0" t="0" r="9525" b="1270"/>
            <wp:wrapThrough wrapText="bothSides">
              <wp:wrapPolygon edited="0">
                <wp:start x="0" y="0"/>
                <wp:lineTo x="0" y="21196"/>
                <wp:lineTo x="21529" y="21196"/>
                <wp:lineTo x="21529" y="0"/>
                <wp:lineTo x="0" y="0"/>
              </wp:wrapPolygon>
            </wp:wrapThrough>
            <wp:docPr id="85397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71056" name=""/>
                    <pic:cNvPicPr/>
                  </pic:nvPicPr>
                  <pic:blipFill>
                    <a:blip r:embed="rId62">
                      <a:extLst>
                        <a:ext uri="{28A0092B-C50C-407E-A947-70E740481C1C}">
                          <a14:useLocalDpi xmlns:a14="http://schemas.microsoft.com/office/drawing/2010/main" val="0"/>
                        </a:ext>
                      </a:extLst>
                    </a:blip>
                    <a:stretch>
                      <a:fillRect/>
                    </a:stretch>
                  </pic:blipFill>
                  <pic:spPr>
                    <a:xfrm>
                      <a:off x="0" y="0"/>
                      <a:ext cx="2886075" cy="951230"/>
                    </a:xfrm>
                    <a:prstGeom prst="rect">
                      <a:avLst/>
                    </a:prstGeom>
                  </pic:spPr>
                </pic:pic>
              </a:graphicData>
            </a:graphic>
            <wp14:sizeRelH relativeFrom="margin">
              <wp14:pctWidth>0</wp14:pctWidth>
            </wp14:sizeRelH>
            <wp14:sizeRelV relativeFrom="margin">
              <wp14:pctHeight>0</wp14:pctHeight>
            </wp14:sizeRelV>
          </wp:anchor>
        </w:drawing>
      </w:r>
      <w:r w:rsidRPr="000C4011">
        <w:rPr>
          <w:b/>
          <w:bCs/>
          <w:sz w:val="32"/>
          <w:szCs w:val="32"/>
          <w:u w:val="single"/>
        </w:rPr>
        <w:t>Output</w:t>
      </w:r>
    </w:p>
    <w:p w14:paraId="6643CBAD" w14:textId="77777777" w:rsidR="002C74EC" w:rsidRPr="002C74EC" w:rsidRDefault="002C74EC" w:rsidP="002C74EC">
      <w:pPr>
        <w:rPr>
          <w:sz w:val="32"/>
          <w:szCs w:val="32"/>
        </w:rPr>
      </w:pPr>
    </w:p>
    <w:p w14:paraId="09134795" w14:textId="77777777" w:rsidR="002C74EC" w:rsidRPr="002C74EC" w:rsidRDefault="002C74EC" w:rsidP="002C74EC">
      <w:pPr>
        <w:rPr>
          <w:sz w:val="32"/>
          <w:szCs w:val="32"/>
        </w:rPr>
      </w:pPr>
    </w:p>
    <w:p w14:paraId="018BD26C" w14:textId="77777777" w:rsidR="002C74EC" w:rsidRDefault="002C74EC" w:rsidP="002C74EC">
      <w:pPr>
        <w:rPr>
          <w:b/>
          <w:bCs/>
          <w:sz w:val="32"/>
          <w:szCs w:val="32"/>
          <w:u w:val="single"/>
        </w:rPr>
      </w:pPr>
    </w:p>
    <w:p w14:paraId="59D69863" w14:textId="77777777" w:rsidR="002C74EC" w:rsidRDefault="002C74EC" w:rsidP="002C74EC">
      <w:pPr>
        <w:rPr>
          <w:sz w:val="32"/>
          <w:szCs w:val="32"/>
        </w:rPr>
      </w:pPr>
    </w:p>
    <w:p w14:paraId="73E32DB9" w14:textId="77777777" w:rsidR="002C74EC" w:rsidRDefault="002C74EC" w:rsidP="002C74EC">
      <w:pPr>
        <w:rPr>
          <w:sz w:val="32"/>
          <w:szCs w:val="32"/>
        </w:rPr>
      </w:pPr>
    </w:p>
    <w:p w14:paraId="4CBB9A7A" w14:textId="77777777" w:rsidR="002C74EC" w:rsidRDefault="002C74EC" w:rsidP="002C74EC">
      <w:pPr>
        <w:rPr>
          <w:sz w:val="32"/>
          <w:szCs w:val="32"/>
        </w:rPr>
      </w:pPr>
    </w:p>
    <w:p w14:paraId="4F57E691" w14:textId="64294BBC" w:rsidR="00821839" w:rsidRDefault="00821839" w:rsidP="002C74EC">
      <w:pPr>
        <w:rPr>
          <w:sz w:val="32"/>
          <w:szCs w:val="32"/>
        </w:rPr>
      </w:pPr>
    </w:p>
    <w:p w14:paraId="5E73B8C3" w14:textId="77777777" w:rsidR="00821839" w:rsidRDefault="00821839" w:rsidP="002C74EC">
      <w:pPr>
        <w:rPr>
          <w:sz w:val="32"/>
          <w:szCs w:val="32"/>
        </w:rPr>
      </w:pPr>
    </w:p>
    <w:p w14:paraId="68D4B774" w14:textId="61503E52" w:rsidR="00821839" w:rsidRPr="00821839" w:rsidRDefault="00821839" w:rsidP="002C74EC">
      <w:pPr>
        <w:rPr>
          <w:b/>
          <w:bCs/>
          <w:sz w:val="24"/>
          <w:szCs w:val="24"/>
        </w:rPr>
      </w:pPr>
      <w:r w:rsidRPr="00821839">
        <w:rPr>
          <w:b/>
          <w:bCs/>
          <w:sz w:val="24"/>
          <w:szCs w:val="24"/>
        </w:rPr>
        <w:t xml:space="preserve">Concepts to be known: </w:t>
      </w:r>
    </w:p>
    <w:p w14:paraId="414609A8" w14:textId="31D454FB" w:rsidR="002C74EC" w:rsidRDefault="00821839" w:rsidP="00821839">
      <w:pPr>
        <w:pStyle w:val="ListParagraph"/>
        <w:numPr>
          <w:ilvl w:val="0"/>
          <w:numId w:val="83"/>
        </w:numPr>
        <w:rPr>
          <w:sz w:val="24"/>
          <w:szCs w:val="24"/>
        </w:rPr>
      </w:pPr>
      <w:r w:rsidRPr="00821839">
        <w:rPr>
          <w:sz w:val="24"/>
          <w:szCs w:val="24"/>
        </w:rPr>
        <w:t>The above code explains method Overriding and method Overloading. Method calculatearea() which returns a double data type has been given different kinds of parameters. As per the condition,  method</w:t>
      </w:r>
      <w:r w:rsidRPr="00821839">
        <w:rPr>
          <w:sz w:val="24"/>
          <w:szCs w:val="24"/>
        </w:rPr>
        <w:t xml:space="preserve"> </w:t>
      </w:r>
      <w:r w:rsidRPr="00821839">
        <w:rPr>
          <w:sz w:val="24"/>
          <w:szCs w:val="24"/>
        </w:rPr>
        <w:t>executed. On the other hand, calculatearea() described in the Circle class serves as Overriding.</w:t>
      </w:r>
    </w:p>
    <w:p w14:paraId="2FD73872" w14:textId="77777777" w:rsidR="00717889" w:rsidRDefault="00717889" w:rsidP="00717889">
      <w:pPr>
        <w:rPr>
          <w:sz w:val="24"/>
          <w:szCs w:val="24"/>
        </w:rPr>
      </w:pPr>
    </w:p>
    <w:p w14:paraId="72FF4D8C" w14:textId="77777777" w:rsidR="00717889" w:rsidRDefault="00717889" w:rsidP="00717889">
      <w:pPr>
        <w:rPr>
          <w:sz w:val="24"/>
          <w:szCs w:val="24"/>
        </w:rPr>
      </w:pPr>
    </w:p>
    <w:p w14:paraId="3929F041" w14:textId="77777777" w:rsidR="00717889" w:rsidRDefault="00717889" w:rsidP="00717889">
      <w:pPr>
        <w:rPr>
          <w:sz w:val="24"/>
          <w:szCs w:val="24"/>
        </w:rPr>
      </w:pPr>
    </w:p>
    <w:p w14:paraId="3128C95D" w14:textId="77777777" w:rsidR="00717889" w:rsidRDefault="00717889" w:rsidP="00717889">
      <w:pPr>
        <w:rPr>
          <w:sz w:val="24"/>
          <w:szCs w:val="24"/>
        </w:rPr>
      </w:pPr>
    </w:p>
    <w:tbl>
      <w:tblPr>
        <w:tblStyle w:val="TableGrid"/>
        <w:tblpPr w:leftFromText="180" w:rightFromText="180" w:vertAnchor="page" w:horzAnchor="margin" w:tblpY="4241"/>
        <w:tblW w:w="10313" w:type="dxa"/>
        <w:tblLook w:val="04A0" w:firstRow="1" w:lastRow="0" w:firstColumn="1" w:lastColumn="0" w:noHBand="0" w:noVBand="1"/>
      </w:tblPr>
      <w:tblGrid>
        <w:gridCol w:w="1555"/>
        <w:gridCol w:w="4961"/>
        <w:gridCol w:w="3797"/>
      </w:tblGrid>
      <w:tr w:rsidR="004414EA" w:rsidRPr="00074481" w14:paraId="04FD9388" w14:textId="77777777" w:rsidTr="004414EA">
        <w:trPr>
          <w:trHeight w:val="416"/>
        </w:trPr>
        <w:tc>
          <w:tcPr>
            <w:tcW w:w="1555" w:type="dxa"/>
          </w:tcPr>
          <w:p w14:paraId="5E8AF41A" w14:textId="77777777" w:rsidR="004414EA" w:rsidRPr="00074481" w:rsidRDefault="004414EA" w:rsidP="004414EA">
            <w:pPr>
              <w:jc w:val="center"/>
              <w:rPr>
                <w:b/>
                <w:bCs/>
                <w:sz w:val="24"/>
                <w:szCs w:val="24"/>
              </w:rPr>
            </w:pPr>
            <w:r w:rsidRPr="00074481">
              <w:rPr>
                <w:b/>
                <w:bCs/>
                <w:sz w:val="24"/>
                <w:szCs w:val="24"/>
              </w:rPr>
              <w:t>S.No.</w:t>
            </w:r>
          </w:p>
        </w:tc>
        <w:tc>
          <w:tcPr>
            <w:tcW w:w="4961" w:type="dxa"/>
          </w:tcPr>
          <w:p w14:paraId="13C37173" w14:textId="77777777" w:rsidR="004414EA" w:rsidRPr="00074481" w:rsidRDefault="004414EA" w:rsidP="004414EA">
            <w:pPr>
              <w:jc w:val="center"/>
              <w:rPr>
                <w:b/>
                <w:bCs/>
                <w:sz w:val="24"/>
                <w:szCs w:val="24"/>
              </w:rPr>
            </w:pPr>
            <w:r w:rsidRPr="00074481">
              <w:rPr>
                <w:b/>
                <w:bCs/>
                <w:sz w:val="24"/>
                <w:szCs w:val="24"/>
              </w:rPr>
              <w:t>Errors</w:t>
            </w:r>
          </w:p>
        </w:tc>
        <w:tc>
          <w:tcPr>
            <w:tcW w:w="3797" w:type="dxa"/>
          </w:tcPr>
          <w:p w14:paraId="4BE400C0" w14:textId="77777777" w:rsidR="004414EA" w:rsidRPr="00074481" w:rsidRDefault="004414EA" w:rsidP="004414EA">
            <w:pPr>
              <w:jc w:val="center"/>
              <w:rPr>
                <w:b/>
                <w:bCs/>
                <w:sz w:val="24"/>
                <w:szCs w:val="24"/>
              </w:rPr>
            </w:pPr>
            <w:r w:rsidRPr="00074481">
              <w:rPr>
                <w:b/>
                <w:bCs/>
                <w:sz w:val="24"/>
                <w:szCs w:val="24"/>
              </w:rPr>
              <w:t>Rectification</w:t>
            </w:r>
          </w:p>
        </w:tc>
      </w:tr>
      <w:tr w:rsidR="004414EA" w14:paraId="3923F24D" w14:textId="77777777" w:rsidTr="004414EA">
        <w:trPr>
          <w:trHeight w:val="693"/>
        </w:trPr>
        <w:tc>
          <w:tcPr>
            <w:tcW w:w="1555" w:type="dxa"/>
          </w:tcPr>
          <w:p w14:paraId="4CA4FD0B" w14:textId="3B77BD17" w:rsidR="004414EA" w:rsidRPr="00074481" w:rsidRDefault="004414EA" w:rsidP="004414EA">
            <w:pPr>
              <w:jc w:val="center"/>
              <w:rPr>
                <w:sz w:val="24"/>
                <w:szCs w:val="24"/>
              </w:rPr>
            </w:pPr>
            <w:r>
              <w:rPr>
                <w:sz w:val="24"/>
                <w:szCs w:val="24"/>
              </w:rPr>
              <w:t>1</w:t>
            </w:r>
            <w:r>
              <w:rPr>
                <w:sz w:val="24"/>
                <w:szCs w:val="24"/>
              </w:rPr>
              <w:t>.</w:t>
            </w:r>
          </w:p>
        </w:tc>
        <w:tc>
          <w:tcPr>
            <w:tcW w:w="4961" w:type="dxa"/>
          </w:tcPr>
          <w:p w14:paraId="708C6ED4" w14:textId="77777777" w:rsidR="004414EA" w:rsidRPr="00B63D3F" w:rsidRDefault="004414EA" w:rsidP="004414EA">
            <w:pPr>
              <w:rPr>
                <w:sz w:val="24"/>
                <w:szCs w:val="24"/>
              </w:rPr>
            </w:pPr>
            <w:r w:rsidRPr="00D8751C">
              <w:rPr>
                <w:sz w:val="24"/>
                <w:szCs w:val="24"/>
              </w:rPr>
              <w:t>Syntax error, insert "}" to complete ClassBody</w:t>
            </w:r>
          </w:p>
        </w:tc>
        <w:tc>
          <w:tcPr>
            <w:tcW w:w="3797" w:type="dxa"/>
          </w:tcPr>
          <w:p w14:paraId="5684A111" w14:textId="77777777" w:rsidR="004414EA" w:rsidRDefault="004414EA" w:rsidP="004414EA">
            <w:pPr>
              <w:rPr>
                <w:sz w:val="24"/>
                <w:szCs w:val="24"/>
              </w:rPr>
            </w:pPr>
            <w:r>
              <w:rPr>
                <w:sz w:val="24"/>
                <w:szCs w:val="24"/>
              </w:rPr>
              <w:t>Adding } at the end</w:t>
            </w:r>
          </w:p>
        </w:tc>
      </w:tr>
    </w:tbl>
    <w:p w14:paraId="1646AE29" w14:textId="77777777" w:rsidR="00717889" w:rsidRDefault="00717889" w:rsidP="00717889">
      <w:pPr>
        <w:rPr>
          <w:sz w:val="24"/>
          <w:szCs w:val="24"/>
        </w:rPr>
      </w:pPr>
    </w:p>
    <w:p w14:paraId="3A03CF2D" w14:textId="77777777" w:rsidR="00717889" w:rsidRDefault="00717889" w:rsidP="00717889">
      <w:pPr>
        <w:rPr>
          <w:sz w:val="24"/>
          <w:szCs w:val="24"/>
        </w:rPr>
      </w:pPr>
    </w:p>
    <w:p w14:paraId="28421A39" w14:textId="77777777" w:rsidR="00717889" w:rsidRDefault="00717889" w:rsidP="00717889">
      <w:pPr>
        <w:rPr>
          <w:sz w:val="24"/>
          <w:szCs w:val="24"/>
        </w:rPr>
      </w:pPr>
    </w:p>
    <w:p w14:paraId="6A98CFE7" w14:textId="77777777" w:rsidR="00717889" w:rsidRDefault="00717889" w:rsidP="00717889">
      <w:pPr>
        <w:rPr>
          <w:sz w:val="24"/>
          <w:szCs w:val="24"/>
        </w:rPr>
      </w:pPr>
    </w:p>
    <w:p w14:paraId="0D8BAC32" w14:textId="13122C37" w:rsidR="00717889" w:rsidRDefault="00717889" w:rsidP="00717889">
      <w:pPr>
        <w:rPr>
          <w:b/>
          <w:bCs/>
          <w:sz w:val="28"/>
          <w:szCs w:val="28"/>
          <w:u w:val="single"/>
        </w:rPr>
      </w:pPr>
      <w:r w:rsidRPr="00717889">
        <w:rPr>
          <w:b/>
          <w:bCs/>
          <w:sz w:val="28"/>
          <w:szCs w:val="28"/>
          <w:u w:val="single"/>
        </w:rPr>
        <w:t>Class diagram</w:t>
      </w:r>
    </w:p>
    <w:p w14:paraId="4831914B" w14:textId="77777777" w:rsidR="00717889" w:rsidRDefault="00717889" w:rsidP="00717889">
      <w:pPr>
        <w:rPr>
          <w:b/>
          <w:bCs/>
          <w:sz w:val="28"/>
          <w:szCs w:val="28"/>
          <w:u w:val="single"/>
        </w:rPr>
      </w:pPr>
    </w:p>
    <w:tbl>
      <w:tblPr>
        <w:tblStyle w:val="TableGrid"/>
        <w:tblpPr w:leftFromText="180" w:rightFromText="180" w:vertAnchor="page" w:horzAnchor="page" w:tblpX="3291" w:tblpY="7901"/>
        <w:tblW w:w="0" w:type="auto"/>
        <w:tblLook w:val="04A0" w:firstRow="1" w:lastRow="0" w:firstColumn="1" w:lastColumn="0" w:noHBand="0" w:noVBand="1"/>
      </w:tblPr>
      <w:tblGrid>
        <w:gridCol w:w="4622"/>
      </w:tblGrid>
      <w:tr w:rsidR="004414EA" w14:paraId="3ABE89DD" w14:textId="77777777" w:rsidTr="004414EA">
        <w:tc>
          <w:tcPr>
            <w:tcW w:w="4622" w:type="dxa"/>
          </w:tcPr>
          <w:p w14:paraId="5B67DE0D" w14:textId="77777777" w:rsidR="004414EA" w:rsidRPr="00717889" w:rsidRDefault="004414EA" w:rsidP="004414EA">
            <w:pPr>
              <w:jc w:val="center"/>
              <w:rPr>
                <w:b/>
                <w:bCs/>
                <w:sz w:val="24"/>
                <w:szCs w:val="24"/>
              </w:rPr>
            </w:pPr>
            <w:r w:rsidRPr="00717889">
              <w:rPr>
                <w:b/>
                <w:bCs/>
                <w:sz w:val="24"/>
                <w:szCs w:val="24"/>
              </w:rPr>
              <w:t>Shape</w:t>
            </w:r>
          </w:p>
        </w:tc>
      </w:tr>
      <w:tr w:rsidR="004414EA" w14:paraId="73CB6778" w14:textId="77777777" w:rsidTr="004414EA">
        <w:tc>
          <w:tcPr>
            <w:tcW w:w="4622" w:type="dxa"/>
          </w:tcPr>
          <w:p w14:paraId="3ABBC7C4" w14:textId="77777777" w:rsidR="004414EA" w:rsidRDefault="004414EA" w:rsidP="004414EA">
            <w:pPr>
              <w:rPr>
                <w:sz w:val="24"/>
                <w:szCs w:val="24"/>
              </w:rPr>
            </w:pPr>
            <w:r w:rsidRPr="00717889">
              <w:rPr>
                <w:sz w:val="24"/>
                <w:szCs w:val="24"/>
              </w:rPr>
              <w:t>+ calculatearea(a: double): double</w:t>
            </w:r>
          </w:p>
          <w:p w14:paraId="50EB73EF" w14:textId="77777777" w:rsidR="004414EA" w:rsidRPr="00717889" w:rsidRDefault="004414EA" w:rsidP="004414EA">
            <w:pPr>
              <w:rPr>
                <w:sz w:val="24"/>
                <w:szCs w:val="24"/>
              </w:rPr>
            </w:pPr>
            <w:r>
              <w:rPr>
                <w:noProof/>
                <w:sz w:val="24"/>
                <w:szCs w:val="24"/>
              </w:rPr>
              <mc:AlternateContent>
                <mc:Choice Requires="wps">
                  <w:drawing>
                    <wp:anchor distT="0" distB="0" distL="114300" distR="114300" simplePos="0" relativeHeight="251784192" behindDoc="0" locked="0" layoutInCell="1" allowOverlap="1" wp14:anchorId="5D4D6A04" wp14:editId="7DE90C5E">
                      <wp:simplePos x="0" y="0"/>
                      <wp:positionH relativeFrom="column">
                        <wp:posOffset>1376680</wp:posOffset>
                      </wp:positionH>
                      <wp:positionV relativeFrom="paragraph">
                        <wp:posOffset>163830</wp:posOffset>
                      </wp:positionV>
                      <wp:extent cx="3175" cy="679450"/>
                      <wp:effectExtent l="76200" t="0" r="92075" b="63500"/>
                      <wp:wrapNone/>
                      <wp:docPr id="1490021022" name="Straight Arrow Connector 15"/>
                      <wp:cNvGraphicFramePr/>
                      <a:graphic xmlns:a="http://schemas.openxmlformats.org/drawingml/2006/main">
                        <a:graphicData uri="http://schemas.microsoft.com/office/word/2010/wordprocessingShape">
                          <wps:wsp>
                            <wps:cNvCnPr/>
                            <wps:spPr>
                              <a:xfrm flipH="1">
                                <a:off x="0" y="0"/>
                                <a:ext cx="3175" cy="679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AABFCD" id="Straight Arrow Connector 15" o:spid="_x0000_s1026" type="#_x0000_t32" style="position:absolute;margin-left:108.4pt;margin-top:12.9pt;width:.25pt;height:53.5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" strokecolor="black [3040]">
                      <v:stroke endarrow="block"/>
                    </v:shape>
                  </w:pict>
                </mc:Fallback>
              </mc:AlternateContent>
            </w:r>
            <w:r w:rsidRPr="00717889">
              <w:rPr>
                <w:sz w:val="24"/>
                <w:szCs w:val="24"/>
              </w:rPr>
              <w:t>+ calculatearea(a: double, b: double): double</w:t>
            </w:r>
          </w:p>
        </w:tc>
      </w:tr>
    </w:tbl>
    <w:p w14:paraId="7B4C5C02" w14:textId="77777777" w:rsidR="00717889" w:rsidRDefault="00717889" w:rsidP="00717889">
      <w:pPr>
        <w:rPr>
          <w:b/>
          <w:bCs/>
          <w:sz w:val="28"/>
          <w:szCs w:val="28"/>
          <w:u w:val="single"/>
        </w:rPr>
      </w:pPr>
    </w:p>
    <w:p w14:paraId="7A8E2FC4" w14:textId="77777777" w:rsidR="00717889" w:rsidRDefault="00717889" w:rsidP="00717889">
      <w:pPr>
        <w:rPr>
          <w:b/>
          <w:bCs/>
          <w:sz w:val="28"/>
          <w:szCs w:val="28"/>
          <w:u w:val="single"/>
        </w:rPr>
      </w:pPr>
    </w:p>
    <w:p w14:paraId="0319BDC3" w14:textId="77777777" w:rsidR="00717889" w:rsidRDefault="00717889" w:rsidP="00717889">
      <w:pPr>
        <w:rPr>
          <w:b/>
          <w:bCs/>
          <w:sz w:val="28"/>
          <w:szCs w:val="28"/>
          <w:u w:val="single"/>
        </w:rPr>
      </w:pPr>
    </w:p>
    <w:p w14:paraId="2492FC2E" w14:textId="77777777" w:rsidR="00717889" w:rsidRDefault="00717889" w:rsidP="00717889">
      <w:pPr>
        <w:rPr>
          <w:b/>
          <w:bCs/>
          <w:sz w:val="28"/>
          <w:szCs w:val="28"/>
          <w:u w:val="single"/>
        </w:rPr>
      </w:pPr>
    </w:p>
    <w:p w14:paraId="1CDF2CF4" w14:textId="77777777" w:rsidR="00717889" w:rsidRDefault="00717889" w:rsidP="00717889">
      <w:pPr>
        <w:rPr>
          <w:b/>
          <w:bCs/>
          <w:sz w:val="28"/>
          <w:szCs w:val="28"/>
          <w:u w:val="single"/>
        </w:rPr>
      </w:pPr>
    </w:p>
    <w:p w14:paraId="0E9692A5" w14:textId="77777777" w:rsidR="00717889" w:rsidRDefault="00717889" w:rsidP="00717889">
      <w:pPr>
        <w:rPr>
          <w:b/>
          <w:bCs/>
          <w:sz w:val="28"/>
          <w:szCs w:val="28"/>
          <w:u w:val="single"/>
        </w:rPr>
      </w:pPr>
    </w:p>
    <w:tbl>
      <w:tblPr>
        <w:tblStyle w:val="TableGrid"/>
        <w:tblpPr w:leftFromText="180" w:rightFromText="180" w:vertAnchor="text" w:horzAnchor="page" w:tblpX="3376" w:tblpY="60"/>
        <w:tblW w:w="0" w:type="auto"/>
        <w:tblLook w:val="04A0" w:firstRow="1" w:lastRow="0" w:firstColumn="1" w:lastColumn="0" w:noHBand="0" w:noVBand="1"/>
      </w:tblPr>
      <w:tblGrid>
        <w:gridCol w:w="4673"/>
      </w:tblGrid>
      <w:tr w:rsidR="004414EA" w14:paraId="002E8C67" w14:textId="77777777" w:rsidTr="004414EA">
        <w:tc>
          <w:tcPr>
            <w:tcW w:w="4673" w:type="dxa"/>
          </w:tcPr>
          <w:p w14:paraId="5CB7546C" w14:textId="77777777" w:rsidR="004414EA" w:rsidRPr="00717889" w:rsidRDefault="004414EA" w:rsidP="004414EA">
            <w:pPr>
              <w:jc w:val="center"/>
              <w:rPr>
                <w:b/>
                <w:bCs/>
                <w:sz w:val="24"/>
                <w:szCs w:val="24"/>
              </w:rPr>
            </w:pPr>
            <w:r>
              <w:rPr>
                <w:b/>
                <w:bCs/>
                <w:sz w:val="24"/>
                <w:szCs w:val="24"/>
              </w:rPr>
              <w:t>Circle</w:t>
            </w:r>
          </w:p>
        </w:tc>
      </w:tr>
      <w:tr w:rsidR="004414EA" w14:paraId="183B9EC8" w14:textId="77777777" w:rsidTr="004414EA">
        <w:tc>
          <w:tcPr>
            <w:tcW w:w="4673" w:type="dxa"/>
          </w:tcPr>
          <w:p w14:paraId="14CD04BE" w14:textId="77777777" w:rsidR="004414EA" w:rsidRPr="00717889" w:rsidRDefault="004414EA" w:rsidP="004414EA">
            <w:pPr>
              <w:rPr>
                <w:sz w:val="24"/>
                <w:szCs w:val="24"/>
              </w:rPr>
            </w:pPr>
            <w:r w:rsidRPr="00717889">
              <w:rPr>
                <w:sz w:val="24"/>
                <w:szCs w:val="24"/>
              </w:rPr>
              <w:t>+ calculatearea(a: double): double</w:t>
            </w:r>
          </w:p>
        </w:tc>
      </w:tr>
    </w:tbl>
    <w:p w14:paraId="1036E8F2" w14:textId="77777777" w:rsidR="00717889" w:rsidRDefault="00717889" w:rsidP="00717889">
      <w:pPr>
        <w:rPr>
          <w:b/>
          <w:bCs/>
          <w:sz w:val="28"/>
          <w:szCs w:val="28"/>
          <w:u w:val="single"/>
        </w:rPr>
      </w:pPr>
    </w:p>
    <w:p w14:paraId="1D892A47" w14:textId="77777777" w:rsidR="00717889" w:rsidRDefault="00717889" w:rsidP="00717889">
      <w:pPr>
        <w:rPr>
          <w:b/>
          <w:bCs/>
          <w:sz w:val="28"/>
          <w:szCs w:val="28"/>
          <w:u w:val="single"/>
        </w:rPr>
      </w:pPr>
    </w:p>
    <w:p w14:paraId="367FE319" w14:textId="77777777" w:rsidR="00717889" w:rsidRPr="00717889" w:rsidRDefault="00717889" w:rsidP="00717889">
      <w:pPr>
        <w:rPr>
          <w:b/>
          <w:bCs/>
          <w:sz w:val="28"/>
          <w:szCs w:val="28"/>
          <w:u w:val="single"/>
        </w:rPr>
      </w:pPr>
    </w:p>
    <w:p w14:paraId="71DC4AFE" w14:textId="72FCC350" w:rsidR="00D55404" w:rsidRPr="00D55404" w:rsidRDefault="00D55404" w:rsidP="008A2356">
      <w:pPr>
        <w:pStyle w:val="TableParagraph"/>
        <w:framePr w:hSpace="180" w:wrap="around" w:vAnchor="text" w:hAnchor="margin" w:y="-96"/>
        <w:spacing w:line="249" w:lineRule="exact"/>
        <w:rPr>
          <w:sz w:val="24"/>
          <w:szCs w:val="24"/>
        </w:rPr>
      </w:pPr>
    </w:p>
    <w:sectPr w:rsidR="00D55404" w:rsidRPr="00D55404">
      <w:pgSz w:w="12240" w:h="15840"/>
      <w:pgMar w:top="1320" w:right="960" w:bottom="280" w:left="960" w:header="776"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88D6C2" w14:textId="77777777" w:rsidR="00917E66" w:rsidRDefault="00917E66">
      <w:r>
        <w:separator/>
      </w:r>
    </w:p>
  </w:endnote>
  <w:endnote w:type="continuationSeparator" w:id="0">
    <w:p w14:paraId="3470C69E" w14:textId="77777777" w:rsidR="00917E66" w:rsidRDefault="00917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8B5AD" w14:textId="77777777" w:rsidR="00917E66" w:rsidRDefault="00917E66">
      <w:r>
        <w:separator/>
      </w:r>
    </w:p>
  </w:footnote>
  <w:footnote w:type="continuationSeparator" w:id="0">
    <w:p w14:paraId="4FE39AFC" w14:textId="77777777" w:rsidR="00917E66" w:rsidRDefault="00917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199D7" w14:textId="6BDE12C0" w:rsidR="00486FF8" w:rsidRDefault="0093357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3E38A22B" wp14:editId="0B62E454">
              <wp:simplePos x="0" y="0"/>
              <wp:positionH relativeFrom="page">
                <wp:posOffset>6910705</wp:posOffset>
              </wp:positionH>
              <wp:positionV relativeFrom="page">
                <wp:posOffset>480060</wp:posOffset>
              </wp:positionV>
              <wp:extent cx="220980" cy="165735"/>
              <wp:effectExtent l="0" t="0" r="0" b="0"/>
              <wp:wrapNone/>
              <wp:docPr id="5249567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83F0B" w14:textId="77777777" w:rsidR="00486FF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8A22B" id="_x0000_t202" coordsize="21600,21600" o:spt="202" path="m,l,21600r21600,l21600,xe">
              <v:stroke joinstyle="miter"/>
              <v:path gradientshapeok="t" o:connecttype="rect"/>
            </v:shapetype>
            <v:shape id="Text Box 1" o:spid="_x0000_s1026" type="#_x0000_t202" style="position:absolute;margin-left:544.15pt;margin-top:37.8pt;width:17.4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" filled="f" stroked="f">
              <v:textbox inset="0,0,0,0">
                <w:txbxContent>
                  <w:p w14:paraId="36783F0B" w14:textId="77777777" w:rsidR="00486FF8"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0AED"/>
    <w:multiLevelType w:val="hybridMultilevel"/>
    <w:tmpl w:val="C12E94DA"/>
    <w:lvl w:ilvl="0" w:tplc="40090017">
      <w:start w:val="1"/>
      <w:numFmt w:val="lowerLetter"/>
      <w:lvlText w:val="%1)"/>
      <w:lvlJc w:val="left"/>
      <w:pPr>
        <w:ind w:left="736" w:hanging="360"/>
      </w:pPr>
    </w:lvl>
    <w:lvl w:ilvl="1" w:tplc="40090019" w:tentative="1">
      <w:start w:val="1"/>
      <w:numFmt w:val="lowerLetter"/>
      <w:lvlText w:val="%2."/>
      <w:lvlJc w:val="left"/>
      <w:pPr>
        <w:ind w:left="1456" w:hanging="360"/>
      </w:pPr>
    </w:lvl>
    <w:lvl w:ilvl="2" w:tplc="4009001B" w:tentative="1">
      <w:start w:val="1"/>
      <w:numFmt w:val="lowerRoman"/>
      <w:lvlText w:val="%3."/>
      <w:lvlJc w:val="right"/>
      <w:pPr>
        <w:ind w:left="2176" w:hanging="180"/>
      </w:pPr>
    </w:lvl>
    <w:lvl w:ilvl="3" w:tplc="4009000F" w:tentative="1">
      <w:start w:val="1"/>
      <w:numFmt w:val="decimal"/>
      <w:lvlText w:val="%4."/>
      <w:lvlJc w:val="left"/>
      <w:pPr>
        <w:ind w:left="2896" w:hanging="360"/>
      </w:pPr>
    </w:lvl>
    <w:lvl w:ilvl="4" w:tplc="40090019" w:tentative="1">
      <w:start w:val="1"/>
      <w:numFmt w:val="lowerLetter"/>
      <w:lvlText w:val="%5."/>
      <w:lvlJc w:val="left"/>
      <w:pPr>
        <w:ind w:left="3616" w:hanging="360"/>
      </w:pPr>
    </w:lvl>
    <w:lvl w:ilvl="5" w:tplc="4009001B" w:tentative="1">
      <w:start w:val="1"/>
      <w:numFmt w:val="lowerRoman"/>
      <w:lvlText w:val="%6."/>
      <w:lvlJc w:val="right"/>
      <w:pPr>
        <w:ind w:left="4336" w:hanging="180"/>
      </w:pPr>
    </w:lvl>
    <w:lvl w:ilvl="6" w:tplc="4009000F" w:tentative="1">
      <w:start w:val="1"/>
      <w:numFmt w:val="decimal"/>
      <w:lvlText w:val="%7."/>
      <w:lvlJc w:val="left"/>
      <w:pPr>
        <w:ind w:left="5056" w:hanging="360"/>
      </w:pPr>
    </w:lvl>
    <w:lvl w:ilvl="7" w:tplc="40090019" w:tentative="1">
      <w:start w:val="1"/>
      <w:numFmt w:val="lowerLetter"/>
      <w:lvlText w:val="%8."/>
      <w:lvlJc w:val="left"/>
      <w:pPr>
        <w:ind w:left="5776" w:hanging="360"/>
      </w:pPr>
    </w:lvl>
    <w:lvl w:ilvl="8" w:tplc="4009001B" w:tentative="1">
      <w:start w:val="1"/>
      <w:numFmt w:val="lowerRoman"/>
      <w:lvlText w:val="%9."/>
      <w:lvlJc w:val="right"/>
      <w:pPr>
        <w:ind w:left="6496" w:hanging="180"/>
      </w:pPr>
    </w:lvl>
  </w:abstractNum>
  <w:abstractNum w:abstractNumId="1" w15:restartNumberingAfterBreak="0">
    <w:nsid w:val="03101A5F"/>
    <w:multiLevelType w:val="hybridMultilevel"/>
    <w:tmpl w:val="8736A9E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171E9"/>
    <w:multiLevelType w:val="hybridMultilevel"/>
    <w:tmpl w:val="A8BE2580"/>
    <w:lvl w:ilvl="0" w:tplc="E68C14DE">
      <w:start w:val="1"/>
      <w:numFmt w:val="lowerLetter"/>
      <w:lvlText w:val="%1)"/>
      <w:lvlJc w:val="left"/>
      <w:pPr>
        <w:ind w:left="932" w:hanging="360"/>
      </w:pPr>
      <w:rPr>
        <w:rFonts w:ascii="Times New Roman" w:eastAsia="Times New Roman" w:hAnsi="Times New Roman" w:cs="Times New Roman" w:hint="default"/>
        <w:b/>
        <w:bCs/>
        <w:w w:val="99"/>
        <w:sz w:val="24"/>
        <w:szCs w:val="24"/>
        <w:lang w:val="en-US" w:eastAsia="en-US" w:bidi="ar-SA"/>
      </w:rPr>
    </w:lvl>
    <w:lvl w:ilvl="1" w:tplc="DB3E7D24">
      <w:numFmt w:val="bullet"/>
      <w:lvlText w:val="•"/>
      <w:lvlJc w:val="left"/>
      <w:pPr>
        <w:ind w:left="1880" w:hanging="360"/>
      </w:pPr>
      <w:rPr>
        <w:rFonts w:hint="default"/>
        <w:lang w:val="en-US" w:eastAsia="en-US" w:bidi="ar-SA"/>
      </w:rPr>
    </w:lvl>
    <w:lvl w:ilvl="2" w:tplc="72FA4FF8">
      <w:numFmt w:val="bullet"/>
      <w:lvlText w:val="•"/>
      <w:lvlJc w:val="left"/>
      <w:pPr>
        <w:ind w:left="2828" w:hanging="360"/>
      </w:pPr>
      <w:rPr>
        <w:rFonts w:hint="default"/>
        <w:lang w:val="en-US" w:eastAsia="en-US" w:bidi="ar-SA"/>
      </w:rPr>
    </w:lvl>
    <w:lvl w:ilvl="3" w:tplc="4DCC1D66">
      <w:numFmt w:val="bullet"/>
      <w:lvlText w:val="•"/>
      <w:lvlJc w:val="left"/>
      <w:pPr>
        <w:ind w:left="3776" w:hanging="360"/>
      </w:pPr>
      <w:rPr>
        <w:rFonts w:hint="default"/>
        <w:lang w:val="en-US" w:eastAsia="en-US" w:bidi="ar-SA"/>
      </w:rPr>
    </w:lvl>
    <w:lvl w:ilvl="4" w:tplc="5C662C36">
      <w:numFmt w:val="bullet"/>
      <w:lvlText w:val="•"/>
      <w:lvlJc w:val="left"/>
      <w:pPr>
        <w:ind w:left="4724" w:hanging="360"/>
      </w:pPr>
      <w:rPr>
        <w:rFonts w:hint="default"/>
        <w:lang w:val="en-US" w:eastAsia="en-US" w:bidi="ar-SA"/>
      </w:rPr>
    </w:lvl>
    <w:lvl w:ilvl="5" w:tplc="82A2E48E">
      <w:numFmt w:val="bullet"/>
      <w:lvlText w:val="•"/>
      <w:lvlJc w:val="left"/>
      <w:pPr>
        <w:ind w:left="5672" w:hanging="360"/>
      </w:pPr>
      <w:rPr>
        <w:rFonts w:hint="default"/>
        <w:lang w:val="en-US" w:eastAsia="en-US" w:bidi="ar-SA"/>
      </w:rPr>
    </w:lvl>
    <w:lvl w:ilvl="6" w:tplc="C1C63ED6">
      <w:numFmt w:val="bullet"/>
      <w:lvlText w:val="•"/>
      <w:lvlJc w:val="left"/>
      <w:pPr>
        <w:ind w:left="6620" w:hanging="360"/>
      </w:pPr>
      <w:rPr>
        <w:rFonts w:hint="default"/>
        <w:lang w:val="en-US" w:eastAsia="en-US" w:bidi="ar-SA"/>
      </w:rPr>
    </w:lvl>
    <w:lvl w:ilvl="7" w:tplc="0CFA54C8">
      <w:numFmt w:val="bullet"/>
      <w:lvlText w:val="•"/>
      <w:lvlJc w:val="left"/>
      <w:pPr>
        <w:ind w:left="7568" w:hanging="360"/>
      </w:pPr>
      <w:rPr>
        <w:rFonts w:hint="default"/>
        <w:lang w:val="en-US" w:eastAsia="en-US" w:bidi="ar-SA"/>
      </w:rPr>
    </w:lvl>
    <w:lvl w:ilvl="8" w:tplc="ED4C2FDE">
      <w:numFmt w:val="bullet"/>
      <w:lvlText w:val="•"/>
      <w:lvlJc w:val="left"/>
      <w:pPr>
        <w:ind w:left="8516" w:hanging="360"/>
      </w:pPr>
      <w:rPr>
        <w:rFonts w:hint="default"/>
        <w:lang w:val="en-US" w:eastAsia="en-US" w:bidi="ar-SA"/>
      </w:rPr>
    </w:lvl>
  </w:abstractNum>
  <w:abstractNum w:abstractNumId="3" w15:restartNumberingAfterBreak="0">
    <w:nsid w:val="06855D17"/>
    <w:multiLevelType w:val="hybridMultilevel"/>
    <w:tmpl w:val="2138A4F8"/>
    <w:lvl w:ilvl="0" w:tplc="650E40D8">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B317D7"/>
    <w:multiLevelType w:val="hybridMultilevel"/>
    <w:tmpl w:val="CEE8462E"/>
    <w:lvl w:ilvl="0" w:tplc="CD98EF2A">
      <w:start w:val="1"/>
      <w:numFmt w:val="lowerLetter"/>
      <w:lvlText w:val="%1)"/>
      <w:lvlJc w:val="left"/>
      <w:pPr>
        <w:ind w:left="1494"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5" w15:restartNumberingAfterBreak="0">
    <w:nsid w:val="0BEA3B1E"/>
    <w:multiLevelType w:val="hybridMultilevel"/>
    <w:tmpl w:val="208E512C"/>
    <w:lvl w:ilvl="0" w:tplc="4C1884C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C2A64A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C93072A"/>
    <w:multiLevelType w:val="multilevel"/>
    <w:tmpl w:val="FDB0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C04085"/>
    <w:multiLevelType w:val="multilevel"/>
    <w:tmpl w:val="DAC6671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F0D0E83"/>
    <w:multiLevelType w:val="hybridMultilevel"/>
    <w:tmpl w:val="0ED8B106"/>
    <w:lvl w:ilvl="0" w:tplc="8BDE432A">
      <w:start w:val="1"/>
      <w:numFmt w:val="upp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15:restartNumberingAfterBreak="0">
    <w:nsid w:val="10EB44C6"/>
    <w:multiLevelType w:val="hybridMultilevel"/>
    <w:tmpl w:val="CD864DC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1FD52DC"/>
    <w:multiLevelType w:val="hybridMultilevel"/>
    <w:tmpl w:val="F244D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3171361"/>
    <w:multiLevelType w:val="hybridMultilevel"/>
    <w:tmpl w:val="3C18B298"/>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3665D44"/>
    <w:multiLevelType w:val="hybridMultilevel"/>
    <w:tmpl w:val="01BE27F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38178AB"/>
    <w:multiLevelType w:val="hybridMultilevel"/>
    <w:tmpl w:val="81ECCC62"/>
    <w:lvl w:ilvl="0" w:tplc="A6047816">
      <w:start w:val="4"/>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3A84DCD"/>
    <w:multiLevelType w:val="hybridMultilevel"/>
    <w:tmpl w:val="F10E5B36"/>
    <w:lvl w:ilvl="0" w:tplc="BFEA1756">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A984CE8A">
      <w:numFmt w:val="bullet"/>
      <w:lvlText w:val="•"/>
      <w:lvlJc w:val="left"/>
      <w:pPr>
        <w:ind w:left="1788" w:hanging="360"/>
      </w:pPr>
      <w:rPr>
        <w:rFonts w:hint="default"/>
        <w:lang w:val="en-US" w:eastAsia="en-US" w:bidi="ar-SA"/>
      </w:rPr>
    </w:lvl>
    <w:lvl w:ilvl="2" w:tplc="1F8E0AB8">
      <w:numFmt w:val="bullet"/>
      <w:lvlText w:val="•"/>
      <w:lvlJc w:val="left"/>
      <w:pPr>
        <w:ind w:left="2736" w:hanging="360"/>
      </w:pPr>
      <w:rPr>
        <w:rFonts w:hint="default"/>
        <w:lang w:val="en-US" w:eastAsia="en-US" w:bidi="ar-SA"/>
      </w:rPr>
    </w:lvl>
    <w:lvl w:ilvl="3" w:tplc="92647B3E">
      <w:numFmt w:val="bullet"/>
      <w:lvlText w:val="•"/>
      <w:lvlJc w:val="left"/>
      <w:pPr>
        <w:ind w:left="3684" w:hanging="360"/>
      </w:pPr>
      <w:rPr>
        <w:rFonts w:hint="default"/>
        <w:lang w:val="en-US" w:eastAsia="en-US" w:bidi="ar-SA"/>
      </w:rPr>
    </w:lvl>
    <w:lvl w:ilvl="4" w:tplc="9AFA1768">
      <w:numFmt w:val="bullet"/>
      <w:lvlText w:val="•"/>
      <w:lvlJc w:val="left"/>
      <w:pPr>
        <w:ind w:left="4632" w:hanging="360"/>
      </w:pPr>
      <w:rPr>
        <w:rFonts w:hint="default"/>
        <w:lang w:val="en-US" w:eastAsia="en-US" w:bidi="ar-SA"/>
      </w:rPr>
    </w:lvl>
    <w:lvl w:ilvl="5" w:tplc="4D4E0B74">
      <w:numFmt w:val="bullet"/>
      <w:lvlText w:val="•"/>
      <w:lvlJc w:val="left"/>
      <w:pPr>
        <w:ind w:left="5580" w:hanging="360"/>
      </w:pPr>
      <w:rPr>
        <w:rFonts w:hint="default"/>
        <w:lang w:val="en-US" w:eastAsia="en-US" w:bidi="ar-SA"/>
      </w:rPr>
    </w:lvl>
    <w:lvl w:ilvl="6" w:tplc="B80C4CF0">
      <w:numFmt w:val="bullet"/>
      <w:lvlText w:val="•"/>
      <w:lvlJc w:val="left"/>
      <w:pPr>
        <w:ind w:left="6528" w:hanging="360"/>
      </w:pPr>
      <w:rPr>
        <w:rFonts w:hint="default"/>
        <w:lang w:val="en-US" w:eastAsia="en-US" w:bidi="ar-SA"/>
      </w:rPr>
    </w:lvl>
    <w:lvl w:ilvl="7" w:tplc="F60824C0">
      <w:numFmt w:val="bullet"/>
      <w:lvlText w:val="•"/>
      <w:lvlJc w:val="left"/>
      <w:pPr>
        <w:ind w:left="7476" w:hanging="360"/>
      </w:pPr>
      <w:rPr>
        <w:rFonts w:hint="default"/>
        <w:lang w:val="en-US" w:eastAsia="en-US" w:bidi="ar-SA"/>
      </w:rPr>
    </w:lvl>
    <w:lvl w:ilvl="8" w:tplc="3496DCFA">
      <w:numFmt w:val="bullet"/>
      <w:lvlText w:val="•"/>
      <w:lvlJc w:val="left"/>
      <w:pPr>
        <w:ind w:left="8424" w:hanging="360"/>
      </w:pPr>
      <w:rPr>
        <w:rFonts w:hint="default"/>
        <w:lang w:val="en-US" w:eastAsia="en-US" w:bidi="ar-SA"/>
      </w:rPr>
    </w:lvl>
  </w:abstractNum>
  <w:abstractNum w:abstractNumId="16" w15:restartNumberingAfterBreak="0">
    <w:nsid w:val="164B665B"/>
    <w:multiLevelType w:val="hybridMultilevel"/>
    <w:tmpl w:val="67E4342E"/>
    <w:lvl w:ilvl="0" w:tplc="42C0251E">
      <w:start w:val="1"/>
      <w:numFmt w:val="lowerLetter"/>
      <w:lvlText w:val="%1)"/>
      <w:lvlJc w:val="left"/>
      <w:pPr>
        <w:ind w:left="848" w:hanging="360"/>
      </w:pPr>
      <w:rPr>
        <w:rFonts w:hint="default"/>
        <w:b w:val="0"/>
        <w:sz w:val="28"/>
      </w:rPr>
    </w:lvl>
    <w:lvl w:ilvl="1" w:tplc="40090019" w:tentative="1">
      <w:start w:val="1"/>
      <w:numFmt w:val="lowerLetter"/>
      <w:lvlText w:val="%2."/>
      <w:lvlJc w:val="left"/>
      <w:pPr>
        <w:ind w:left="1568" w:hanging="360"/>
      </w:pPr>
    </w:lvl>
    <w:lvl w:ilvl="2" w:tplc="4009001B" w:tentative="1">
      <w:start w:val="1"/>
      <w:numFmt w:val="lowerRoman"/>
      <w:lvlText w:val="%3."/>
      <w:lvlJc w:val="right"/>
      <w:pPr>
        <w:ind w:left="2288" w:hanging="180"/>
      </w:pPr>
    </w:lvl>
    <w:lvl w:ilvl="3" w:tplc="4009000F" w:tentative="1">
      <w:start w:val="1"/>
      <w:numFmt w:val="decimal"/>
      <w:lvlText w:val="%4."/>
      <w:lvlJc w:val="left"/>
      <w:pPr>
        <w:ind w:left="3008" w:hanging="360"/>
      </w:pPr>
    </w:lvl>
    <w:lvl w:ilvl="4" w:tplc="40090019" w:tentative="1">
      <w:start w:val="1"/>
      <w:numFmt w:val="lowerLetter"/>
      <w:lvlText w:val="%5."/>
      <w:lvlJc w:val="left"/>
      <w:pPr>
        <w:ind w:left="3728" w:hanging="360"/>
      </w:pPr>
    </w:lvl>
    <w:lvl w:ilvl="5" w:tplc="4009001B" w:tentative="1">
      <w:start w:val="1"/>
      <w:numFmt w:val="lowerRoman"/>
      <w:lvlText w:val="%6."/>
      <w:lvlJc w:val="right"/>
      <w:pPr>
        <w:ind w:left="4448" w:hanging="180"/>
      </w:pPr>
    </w:lvl>
    <w:lvl w:ilvl="6" w:tplc="4009000F" w:tentative="1">
      <w:start w:val="1"/>
      <w:numFmt w:val="decimal"/>
      <w:lvlText w:val="%7."/>
      <w:lvlJc w:val="left"/>
      <w:pPr>
        <w:ind w:left="5168" w:hanging="360"/>
      </w:pPr>
    </w:lvl>
    <w:lvl w:ilvl="7" w:tplc="40090019" w:tentative="1">
      <w:start w:val="1"/>
      <w:numFmt w:val="lowerLetter"/>
      <w:lvlText w:val="%8."/>
      <w:lvlJc w:val="left"/>
      <w:pPr>
        <w:ind w:left="5888" w:hanging="360"/>
      </w:pPr>
    </w:lvl>
    <w:lvl w:ilvl="8" w:tplc="4009001B" w:tentative="1">
      <w:start w:val="1"/>
      <w:numFmt w:val="lowerRoman"/>
      <w:lvlText w:val="%9."/>
      <w:lvlJc w:val="right"/>
      <w:pPr>
        <w:ind w:left="6608" w:hanging="180"/>
      </w:pPr>
    </w:lvl>
  </w:abstractNum>
  <w:abstractNum w:abstractNumId="17" w15:restartNumberingAfterBreak="0">
    <w:nsid w:val="16905509"/>
    <w:multiLevelType w:val="hybridMultilevel"/>
    <w:tmpl w:val="D3E0B184"/>
    <w:lvl w:ilvl="0" w:tplc="2830FDD8">
      <w:start w:val="1"/>
      <w:numFmt w:val="lowerLetter"/>
      <w:lvlText w:val="%1)"/>
      <w:lvlJc w:val="left"/>
      <w:pPr>
        <w:ind w:left="1080" w:hanging="360"/>
      </w:pPr>
      <w:rPr>
        <w:rFonts w:ascii="Times New Roman"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17E8437E"/>
    <w:multiLevelType w:val="hybridMultilevel"/>
    <w:tmpl w:val="8CAC11D0"/>
    <w:lvl w:ilvl="0" w:tplc="18ACD066">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19" w15:restartNumberingAfterBreak="0">
    <w:nsid w:val="193F4DBE"/>
    <w:multiLevelType w:val="hybridMultilevel"/>
    <w:tmpl w:val="5D02B0E6"/>
    <w:lvl w:ilvl="0" w:tplc="D8D282D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F3A6CDE4">
      <w:numFmt w:val="bullet"/>
      <w:lvlText w:val="•"/>
      <w:lvlJc w:val="left"/>
      <w:pPr>
        <w:ind w:left="1788" w:hanging="360"/>
      </w:pPr>
      <w:rPr>
        <w:rFonts w:hint="default"/>
        <w:lang w:val="en-US" w:eastAsia="en-US" w:bidi="ar-SA"/>
      </w:rPr>
    </w:lvl>
    <w:lvl w:ilvl="2" w:tplc="2DDEF7C6">
      <w:numFmt w:val="bullet"/>
      <w:lvlText w:val="•"/>
      <w:lvlJc w:val="left"/>
      <w:pPr>
        <w:ind w:left="2736" w:hanging="360"/>
      </w:pPr>
      <w:rPr>
        <w:rFonts w:hint="default"/>
        <w:lang w:val="en-US" w:eastAsia="en-US" w:bidi="ar-SA"/>
      </w:rPr>
    </w:lvl>
    <w:lvl w:ilvl="3" w:tplc="F9C21102">
      <w:numFmt w:val="bullet"/>
      <w:lvlText w:val="•"/>
      <w:lvlJc w:val="left"/>
      <w:pPr>
        <w:ind w:left="3684" w:hanging="360"/>
      </w:pPr>
      <w:rPr>
        <w:rFonts w:hint="default"/>
        <w:lang w:val="en-US" w:eastAsia="en-US" w:bidi="ar-SA"/>
      </w:rPr>
    </w:lvl>
    <w:lvl w:ilvl="4" w:tplc="BB2C1972">
      <w:numFmt w:val="bullet"/>
      <w:lvlText w:val="•"/>
      <w:lvlJc w:val="left"/>
      <w:pPr>
        <w:ind w:left="4632" w:hanging="360"/>
      </w:pPr>
      <w:rPr>
        <w:rFonts w:hint="default"/>
        <w:lang w:val="en-US" w:eastAsia="en-US" w:bidi="ar-SA"/>
      </w:rPr>
    </w:lvl>
    <w:lvl w:ilvl="5" w:tplc="919C76EC">
      <w:numFmt w:val="bullet"/>
      <w:lvlText w:val="•"/>
      <w:lvlJc w:val="left"/>
      <w:pPr>
        <w:ind w:left="5580" w:hanging="360"/>
      </w:pPr>
      <w:rPr>
        <w:rFonts w:hint="default"/>
        <w:lang w:val="en-US" w:eastAsia="en-US" w:bidi="ar-SA"/>
      </w:rPr>
    </w:lvl>
    <w:lvl w:ilvl="6" w:tplc="D626EA2C">
      <w:numFmt w:val="bullet"/>
      <w:lvlText w:val="•"/>
      <w:lvlJc w:val="left"/>
      <w:pPr>
        <w:ind w:left="6528" w:hanging="360"/>
      </w:pPr>
      <w:rPr>
        <w:rFonts w:hint="default"/>
        <w:lang w:val="en-US" w:eastAsia="en-US" w:bidi="ar-SA"/>
      </w:rPr>
    </w:lvl>
    <w:lvl w:ilvl="7" w:tplc="206E734E">
      <w:numFmt w:val="bullet"/>
      <w:lvlText w:val="•"/>
      <w:lvlJc w:val="left"/>
      <w:pPr>
        <w:ind w:left="7476" w:hanging="360"/>
      </w:pPr>
      <w:rPr>
        <w:rFonts w:hint="default"/>
        <w:lang w:val="en-US" w:eastAsia="en-US" w:bidi="ar-SA"/>
      </w:rPr>
    </w:lvl>
    <w:lvl w:ilvl="8" w:tplc="0BC264CE">
      <w:numFmt w:val="bullet"/>
      <w:lvlText w:val="•"/>
      <w:lvlJc w:val="left"/>
      <w:pPr>
        <w:ind w:left="8424" w:hanging="360"/>
      </w:pPr>
      <w:rPr>
        <w:rFonts w:hint="default"/>
        <w:lang w:val="en-US" w:eastAsia="en-US" w:bidi="ar-SA"/>
      </w:rPr>
    </w:lvl>
  </w:abstractNum>
  <w:abstractNum w:abstractNumId="20" w15:restartNumberingAfterBreak="0">
    <w:nsid w:val="19CD0CD8"/>
    <w:multiLevelType w:val="hybridMultilevel"/>
    <w:tmpl w:val="5B2C3522"/>
    <w:lvl w:ilvl="0" w:tplc="549E9E60">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21" w15:restartNumberingAfterBreak="0">
    <w:nsid w:val="1C5D54C5"/>
    <w:multiLevelType w:val="hybridMultilevel"/>
    <w:tmpl w:val="A37C5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C9A69F9"/>
    <w:multiLevelType w:val="hybridMultilevel"/>
    <w:tmpl w:val="4942B638"/>
    <w:lvl w:ilvl="0" w:tplc="B8D2089A">
      <w:start w:val="1"/>
      <w:numFmt w:val="lowerLetter"/>
      <w:lvlText w:val="%1)"/>
      <w:lvlJc w:val="left"/>
      <w:pPr>
        <w:ind w:left="1560" w:hanging="360"/>
      </w:pPr>
      <w:rPr>
        <w:rFonts w:ascii="Times New Roman" w:hint="default"/>
        <w:sz w:val="28"/>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23" w15:restartNumberingAfterBreak="0">
    <w:nsid w:val="23257E54"/>
    <w:multiLevelType w:val="hybridMultilevel"/>
    <w:tmpl w:val="0750FE5C"/>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8185DFF"/>
    <w:multiLevelType w:val="hybridMultilevel"/>
    <w:tmpl w:val="0750FE5C"/>
    <w:lvl w:ilvl="0" w:tplc="0FF6A114">
      <w:start w:val="1"/>
      <w:numFmt w:val="lowerLetter"/>
      <w:lvlText w:val="%1)"/>
      <w:lvlJc w:val="left"/>
      <w:pPr>
        <w:ind w:left="1069"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87016DC"/>
    <w:multiLevelType w:val="hybridMultilevel"/>
    <w:tmpl w:val="42E4B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9347A1B"/>
    <w:multiLevelType w:val="hybridMultilevel"/>
    <w:tmpl w:val="CFDE057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9583F2F"/>
    <w:multiLevelType w:val="hybridMultilevel"/>
    <w:tmpl w:val="5D18E3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A5D6EB4"/>
    <w:multiLevelType w:val="hybridMultilevel"/>
    <w:tmpl w:val="6852766A"/>
    <w:lvl w:ilvl="0" w:tplc="34D8BE6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2282611A">
      <w:numFmt w:val="bullet"/>
      <w:lvlText w:val="•"/>
      <w:lvlJc w:val="left"/>
      <w:pPr>
        <w:ind w:left="1788" w:hanging="360"/>
      </w:pPr>
      <w:rPr>
        <w:rFonts w:hint="default"/>
        <w:lang w:val="en-US" w:eastAsia="en-US" w:bidi="ar-SA"/>
      </w:rPr>
    </w:lvl>
    <w:lvl w:ilvl="2" w:tplc="C1CE81E8">
      <w:numFmt w:val="bullet"/>
      <w:lvlText w:val="•"/>
      <w:lvlJc w:val="left"/>
      <w:pPr>
        <w:ind w:left="2736" w:hanging="360"/>
      </w:pPr>
      <w:rPr>
        <w:rFonts w:hint="default"/>
        <w:lang w:val="en-US" w:eastAsia="en-US" w:bidi="ar-SA"/>
      </w:rPr>
    </w:lvl>
    <w:lvl w:ilvl="3" w:tplc="05B8C2C8">
      <w:numFmt w:val="bullet"/>
      <w:lvlText w:val="•"/>
      <w:lvlJc w:val="left"/>
      <w:pPr>
        <w:ind w:left="3684" w:hanging="360"/>
      </w:pPr>
      <w:rPr>
        <w:rFonts w:hint="default"/>
        <w:lang w:val="en-US" w:eastAsia="en-US" w:bidi="ar-SA"/>
      </w:rPr>
    </w:lvl>
    <w:lvl w:ilvl="4" w:tplc="2A7A06CA">
      <w:numFmt w:val="bullet"/>
      <w:lvlText w:val="•"/>
      <w:lvlJc w:val="left"/>
      <w:pPr>
        <w:ind w:left="4632" w:hanging="360"/>
      </w:pPr>
      <w:rPr>
        <w:rFonts w:hint="default"/>
        <w:lang w:val="en-US" w:eastAsia="en-US" w:bidi="ar-SA"/>
      </w:rPr>
    </w:lvl>
    <w:lvl w:ilvl="5" w:tplc="C1EACF62">
      <w:numFmt w:val="bullet"/>
      <w:lvlText w:val="•"/>
      <w:lvlJc w:val="left"/>
      <w:pPr>
        <w:ind w:left="5580" w:hanging="360"/>
      </w:pPr>
      <w:rPr>
        <w:rFonts w:hint="default"/>
        <w:lang w:val="en-US" w:eastAsia="en-US" w:bidi="ar-SA"/>
      </w:rPr>
    </w:lvl>
    <w:lvl w:ilvl="6" w:tplc="8CB6CA40">
      <w:numFmt w:val="bullet"/>
      <w:lvlText w:val="•"/>
      <w:lvlJc w:val="left"/>
      <w:pPr>
        <w:ind w:left="6528" w:hanging="360"/>
      </w:pPr>
      <w:rPr>
        <w:rFonts w:hint="default"/>
        <w:lang w:val="en-US" w:eastAsia="en-US" w:bidi="ar-SA"/>
      </w:rPr>
    </w:lvl>
    <w:lvl w:ilvl="7" w:tplc="7B8AEB2A">
      <w:numFmt w:val="bullet"/>
      <w:lvlText w:val="•"/>
      <w:lvlJc w:val="left"/>
      <w:pPr>
        <w:ind w:left="7476" w:hanging="360"/>
      </w:pPr>
      <w:rPr>
        <w:rFonts w:hint="default"/>
        <w:lang w:val="en-US" w:eastAsia="en-US" w:bidi="ar-SA"/>
      </w:rPr>
    </w:lvl>
    <w:lvl w:ilvl="8" w:tplc="64F47518">
      <w:numFmt w:val="bullet"/>
      <w:lvlText w:val="•"/>
      <w:lvlJc w:val="left"/>
      <w:pPr>
        <w:ind w:left="8424" w:hanging="360"/>
      </w:pPr>
      <w:rPr>
        <w:rFonts w:hint="default"/>
        <w:lang w:val="en-US" w:eastAsia="en-US" w:bidi="ar-SA"/>
      </w:rPr>
    </w:lvl>
  </w:abstractNum>
  <w:abstractNum w:abstractNumId="29" w15:restartNumberingAfterBreak="0">
    <w:nsid w:val="2BA7637A"/>
    <w:multiLevelType w:val="hybridMultilevel"/>
    <w:tmpl w:val="3746E99C"/>
    <w:lvl w:ilvl="0" w:tplc="40090001">
      <w:start w:val="1"/>
      <w:numFmt w:val="bullet"/>
      <w:lvlText w:val=""/>
      <w:lvlJc w:val="left"/>
      <w:pPr>
        <w:ind w:left="742" w:hanging="360"/>
      </w:pPr>
      <w:rPr>
        <w:rFonts w:ascii="Symbol" w:hAnsi="Symbol" w:hint="default"/>
      </w:rPr>
    </w:lvl>
    <w:lvl w:ilvl="1" w:tplc="40090003" w:tentative="1">
      <w:start w:val="1"/>
      <w:numFmt w:val="bullet"/>
      <w:lvlText w:val="o"/>
      <w:lvlJc w:val="left"/>
      <w:pPr>
        <w:ind w:left="1462" w:hanging="360"/>
      </w:pPr>
      <w:rPr>
        <w:rFonts w:ascii="Courier New" w:hAnsi="Courier New" w:cs="Courier New" w:hint="default"/>
      </w:rPr>
    </w:lvl>
    <w:lvl w:ilvl="2" w:tplc="40090005" w:tentative="1">
      <w:start w:val="1"/>
      <w:numFmt w:val="bullet"/>
      <w:lvlText w:val=""/>
      <w:lvlJc w:val="left"/>
      <w:pPr>
        <w:ind w:left="2182" w:hanging="360"/>
      </w:pPr>
      <w:rPr>
        <w:rFonts w:ascii="Wingdings" w:hAnsi="Wingdings" w:hint="default"/>
      </w:rPr>
    </w:lvl>
    <w:lvl w:ilvl="3" w:tplc="40090001" w:tentative="1">
      <w:start w:val="1"/>
      <w:numFmt w:val="bullet"/>
      <w:lvlText w:val=""/>
      <w:lvlJc w:val="left"/>
      <w:pPr>
        <w:ind w:left="2902" w:hanging="360"/>
      </w:pPr>
      <w:rPr>
        <w:rFonts w:ascii="Symbol" w:hAnsi="Symbol" w:hint="default"/>
      </w:rPr>
    </w:lvl>
    <w:lvl w:ilvl="4" w:tplc="40090003" w:tentative="1">
      <w:start w:val="1"/>
      <w:numFmt w:val="bullet"/>
      <w:lvlText w:val="o"/>
      <w:lvlJc w:val="left"/>
      <w:pPr>
        <w:ind w:left="3622" w:hanging="360"/>
      </w:pPr>
      <w:rPr>
        <w:rFonts w:ascii="Courier New" w:hAnsi="Courier New" w:cs="Courier New" w:hint="default"/>
      </w:rPr>
    </w:lvl>
    <w:lvl w:ilvl="5" w:tplc="40090005" w:tentative="1">
      <w:start w:val="1"/>
      <w:numFmt w:val="bullet"/>
      <w:lvlText w:val=""/>
      <w:lvlJc w:val="left"/>
      <w:pPr>
        <w:ind w:left="4342" w:hanging="360"/>
      </w:pPr>
      <w:rPr>
        <w:rFonts w:ascii="Wingdings" w:hAnsi="Wingdings" w:hint="default"/>
      </w:rPr>
    </w:lvl>
    <w:lvl w:ilvl="6" w:tplc="40090001" w:tentative="1">
      <w:start w:val="1"/>
      <w:numFmt w:val="bullet"/>
      <w:lvlText w:val=""/>
      <w:lvlJc w:val="left"/>
      <w:pPr>
        <w:ind w:left="5062" w:hanging="360"/>
      </w:pPr>
      <w:rPr>
        <w:rFonts w:ascii="Symbol" w:hAnsi="Symbol" w:hint="default"/>
      </w:rPr>
    </w:lvl>
    <w:lvl w:ilvl="7" w:tplc="40090003" w:tentative="1">
      <w:start w:val="1"/>
      <w:numFmt w:val="bullet"/>
      <w:lvlText w:val="o"/>
      <w:lvlJc w:val="left"/>
      <w:pPr>
        <w:ind w:left="5782" w:hanging="360"/>
      </w:pPr>
      <w:rPr>
        <w:rFonts w:ascii="Courier New" w:hAnsi="Courier New" w:cs="Courier New" w:hint="default"/>
      </w:rPr>
    </w:lvl>
    <w:lvl w:ilvl="8" w:tplc="40090005" w:tentative="1">
      <w:start w:val="1"/>
      <w:numFmt w:val="bullet"/>
      <w:lvlText w:val=""/>
      <w:lvlJc w:val="left"/>
      <w:pPr>
        <w:ind w:left="6502" w:hanging="360"/>
      </w:pPr>
      <w:rPr>
        <w:rFonts w:ascii="Wingdings" w:hAnsi="Wingdings" w:hint="default"/>
      </w:rPr>
    </w:lvl>
  </w:abstractNum>
  <w:abstractNum w:abstractNumId="30" w15:restartNumberingAfterBreak="0">
    <w:nsid w:val="2CDB7AE5"/>
    <w:multiLevelType w:val="hybridMultilevel"/>
    <w:tmpl w:val="E4E497D0"/>
    <w:lvl w:ilvl="0" w:tplc="0DC0F0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2E8E36F6"/>
    <w:multiLevelType w:val="hybridMultilevel"/>
    <w:tmpl w:val="7A0475F0"/>
    <w:lvl w:ilvl="0" w:tplc="F0047538">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74FEB7BE">
      <w:numFmt w:val="bullet"/>
      <w:lvlText w:val="•"/>
      <w:lvlJc w:val="left"/>
      <w:pPr>
        <w:ind w:left="1788" w:hanging="360"/>
      </w:pPr>
      <w:rPr>
        <w:rFonts w:hint="default"/>
        <w:lang w:val="en-US" w:eastAsia="en-US" w:bidi="ar-SA"/>
      </w:rPr>
    </w:lvl>
    <w:lvl w:ilvl="2" w:tplc="77EAF1D2">
      <w:numFmt w:val="bullet"/>
      <w:lvlText w:val="•"/>
      <w:lvlJc w:val="left"/>
      <w:pPr>
        <w:ind w:left="2736" w:hanging="360"/>
      </w:pPr>
      <w:rPr>
        <w:rFonts w:hint="default"/>
        <w:lang w:val="en-US" w:eastAsia="en-US" w:bidi="ar-SA"/>
      </w:rPr>
    </w:lvl>
    <w:lvl w:ilvl="3" w:tplc="B73C30EC">
      <w:numFmt w:val="bullet"/>
      <w:lvlText w:val="•"/>
      <w:lvlJc w:val="left"/>
      <w:pPr>
        <w:ind w:left="3684" w:hanging="360"/>
      </w:pPr>
      <w:rPr>
        <w:rFonts w:hint="default"/>
        <w:lang w:val="en-US" w:eastAsia="en-US" w:bidi="ar-SA"/>
      </w:rPr>
    </w:lvl>
    <w:lvl w:ilvl="4" w:tplc="13FAE160">
      <w:numFmt w:val="bullet"/>
      <w:lvlText w:val="•"/>
      <w:lvlJc w:val="left"/>
      <w:pPr>
        <w:ind w:left="4632" w:hanging="360"/>
      </w:pPr>
      <w:rPr>
        <w:rFonts w:hint="default"/>
        <w:lang w:val="en-US" w:eastAsia="en-US" w:bidi="ar-SA"/>
      </w:rPr>
    </w:lvl>
    <w:lvl w:ilvl="5" w:tplc="A986203C">
      <w:numFmt w:val="bullet"/>
      <w:lvlText w:val="•"/>
      <w:lvlJc w:val="left"/>
      <w:pPr>
        <w:ind w:left="5580" w:hanging="360"/>
      </w:pPr>
      <w:rPr>
        <w:rFonts w:hint="default"/>
        <w:lang w:val="en-US" w:eastAsia="en-US" w:bidi="ar-SA"/>
      </w:rPr>
    </w:lvl>
    <w:lvl w:ilvl="6" w:tplc="E07EDFA8">
      <w:numFmt w:val="bullet"/>
      <w:lvlText w:val="•"/>
      <w:lvlJc w:val="left"/>
      <w:pPr>
        <w:ind w:left="6528" w:hanging="360"/>
      </w:pPr>
      <w:rPr>
        <w:rFonts w:hint="default"/>
        <w:lang w:val="en-US" w:eastAsia="en-US" w:bidi="ar-SA"/>
      </w:rPr>
    </w:lvl>
    <w:lvl w:ilvl="7" w:tplc="E0C6B3C0">
      <w:numFmt w:val="bullet"/>
      <w:lvlText w:val="•"/>
      <w:lvlJc w:val="left"/>
      <w:pPr>
        <w:ind w:left="7476" w:hanging="360"/>
      </w:pPr>
      <w:rPr>
        <w:rFonts w:hint="default"/>
        <w:lang w:val="en-US" w:eastAsia="en-US" w:bidi="ar-SA"/>
      </w:rPr>
    </w:lvl>
    <w:lvl w:ilvl="8" w:tplc="7FEE4D54">
      <w:numFmt w:val="bullet"/>
      <w:lvlText w:val="•"/>
      <w:lvlJc w:val="left"/>
      <w:pPr>
        <w:ind w:left="8424" w:hanging="360"/>
      </w:pPr>
      <w:rPr>
        <w:rFonts w:hint="default"/>
        <w:lang w:val="en-US" w:eastAsia="en-US" w:bidi="ar-SA"/>
      </w:rPr>
    </w:lvl>
  </w:abstractNum>
  <w:abstractNum w:abstractNumId="32" w15:restartNumberingAfterBreak="0">
    <w:nsid w:val="2ECF0264"/>
    <w:multiLevelType w:val="hybridMultilevel"/>
    <w:tmpl w:val="517208FE"/>
    <w:lvl w:ilvl="0" w:tplc="B05419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2F0D30D9"/>
    <w:multiLevelType w:val="hybridMultilevel"/>
    <w:tmpl w:val="409895D0"/>
    <w:lvl w:ilvl="0" w:tplc="EB5CCA96">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7200D99C">
      <w:numFmt w:val="bullet"/>
      <w:lvlText w:val="•"/>
      <w:lvlJc w:val="left"/>
      <w:pPr>
        <w:ind w:left="1788" w:hanging="360"/>
      </w:pPr>
      <w:rPr>
        <w:rFonts w:hint="default"/>
        <w:lang w:val="en-US" w:eastAsia="en-US" w:bidi="ar-SA"/>
      </w:rPr>
    </w:lvl>
    <w:lvl w:ilvl="2" w:tplc="C8EEC90E">
      <w:numFmt w:val="bullet"/>
      <w:lvlText w:val="•"/>
      <w:lvlJc w:val="left"/>
      <w:pPr>
        <w:ind w:left="2736" w:hanging="360"/>
      </w:pPr>
      <w:rPr>
        <w:rFonts w:hint="default"/>
        <w:lang w:val="en-US" w:eastAsia="en-US" w:bidi="ar-SA"/>
      </w:rPr>
    </w:lvl>
    <w:lvl w:ilvl="3" w:tplc="98C8B1D0">
      <w:numFmt w:val="bullet"/>
      <w:lvlText w:val="•"/>
      <w:lvlJc w:val="left"/>
      <w:pPr>
        <w:ind w:left="3684" w:hanging="360"/>
      </w:pPr>
      <w:rPr>
        <w:rFonts w:hint="default"/>
        <w:lang w:val="en-US" w:eastAsia="en-US" w:bidi="ar-SA"/>
      </w:rPr>
    </w:lvl>
    <w:lvl w:ilvl="4" w:tplc="13340B9A">
      <w:numFmt w:val="bullet"/>
      <w:lvlText w:val="•"/>
      <w:lvlJc w:val="left"/>
      <w:pPr>
        <w:ind w:left="4632" w:hanging="360"/>
      </w:pPr>
      <w:rPr>
        <w:rFonts w:hint="default"/>
        <w:lang w:val="en-US" w:eastAsia="en-US" w:bidi="ar-SA"/>
      </w:rPr>
    </w:lvl>
    <w:lvl w:ilvl="5" w:tplc="6422C26E">
      <w:numFmt w:val="bullet"/>
      <w:lvlText w:val="•"/>
      <w:lvlJc w:val="left"/>
      <w:pPr>
        <w:ind w:left="5580" w:hanging="360"/>
      </w:pPr>
      <w:rPr>
        <w:rFonts w:hint="default"/>
        <w:lang w:val="en-US" w:eastAsia="en-US" w:bidi="ar-SA"/>
      </w:rPr>
    </w:lvl>
    <w:lvl w:ilvl="6" w:tplc="7838645E">
      <w:numFmt w:val="bullet"/>
      <w:lvlText w:val="•"/>
      <w:lvlJc w:val="left"/>
      <w:pPr>
        <w:ind w:left="6528" w:hanging="360"/>
      </w:pPr>
      <w:rPr>
        <w:rFonts w:hint="default"/>
        <w:lang w:val="en-US" w:eastAsia="en-US" w:bidi="ar-SA"/>
      </w:rPr>
    </w:lvl>
    <w:lvl w:ilvl="7" w:tplc="08C6D5A6">
      <w:numFmt w:val="bullet"/>
      <w:lvlText w:val="•"/>
      <w:lvlJc w:val="left"/>
      <w:pPr>
        <w:ind w:left="7476" w:hanging="360"/>
      </w:pPr>
      <w:rPr>
        <w:rFonts w:hint="default"/>
        <w:lang w:val="en-US" w:eastAsia="en-US" w:bidi="ar-SA"/>
      </w:rPr>
    </w:lvl>
    <w:lvl w:ilvl="8" w:tplc="BB4E37A8">
      <w:numFmt w:val="bullet"/>
      <w:lvlText w:val="•"/>
      <w:lvlJc w:val="left"/>
      <w:pPr>
        <w:ind w:left="8424" w:hanging="360"/>
      </w:pPr>
      <w:rPr>
        <w:rFonts w:hint="default"/>
        <w:lang w:val="en-US" w:eastAsia="en-US" w:bidi="ar-SA"/>
      </w:rPr>
    </w:lvl>
  </w:abstractNum>
  <w:abstractNum w:abstractNumId="34" w15:restartNumberingAfterBreak="0">
    <w:nsid w:val="31BA72F5"/>
    <w:multiLevelType w:val="hybridMultilevel"/>
    <w:tmpl w:val="F2B84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1EA082D"/>
    <w:multiLevelType w:val="multilevel"/>
    <w:tmpl w:val="DAC66716"/>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34641C71"/>
    <w:multiLevelType w:val="multilevel"/>
    <w:tmpl w:val="8C3C4A3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34FB39E2"/>
    <w:multiLevelType w:val="multilevel"/>
    <w:tmpl w:val="A8765998"/>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36F335A8"/>
    <w:multiLevelType w:val="hybridMultilevel"/>
    <w:tmpl w:val="FC10BF62"/>
    <w:lvl w:ilvl="0" w:tplc="59465302">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3A575A59"/>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40" w15:restartNumberingAfterBreak="0">
    <w:nsid w:val="3AF92CED"/>
    <w:multiLevelType w:val="hybridMultilevel"/>
    <w:tmpl w:val="5AB8A602"/>
    <w:lvl w:ilvl="0" w:tplc="0E80C0BC">
      <w:start w:val="1"/>
      <w:numFmt w:val="lowerLetter"/>
      <w:lvlText w:val="%1)"/>
      <w:lvlJc w:val="left"/>
      <w:pPr>
        <w:ind w:left="2628" w:hanging="360"/>
      </w:pPr>
      <w:rPr>
        <w:rFonts w:ascii="Times New Roman" w:eastAsia="Times New Roman" w:hAnsi="Times New Roman" w:cs="Times New Roman" w:hint="default"/>
        <w:b/>
        <w:bCs/>
        <w:w w:val="99"/>
        <w:sz w:val="24"/>
        <w:szCs w:val="24"/>
        <w:lang w:val="en-US" w:eastAsia="en-US" w:bidi="ar-SA"/>
      </w:rPr>
    </w:lvl>
    <w:lvl w:ilvl="1" w:tplc="97A04BBA">
      <w:numFmt w:val="bullet"/>
      <w:lvlText w:val="•"/>
      <w:lvlJc w:val="left"/>
      <w:pPr>
        <w:ind w:left="3575" w:hanging="360"/>
      </w:pPr>
      <w:rPr>
        <w:rFonts w:hint="default"/>
        <w:lang w:val="en-US" w:eastAsia="en-US" w:bidi="ar-SA"/>
      </w:rPr>
    </w:lvl>
    <w:lvl w:ilvl="2" w:tplc="960A8FCA">
      <w:numFmt w:val="bullet"/>
      <w:lvlText w:val="•"/>
      <w:lvlJc w:val="left"/>
      <w:pPr>
        <w:ind w:left="4513" w:hanging="360"/>
      </w:pPr>
      <w:rPr>
        <w:rFonts w:hint="default"/>
        <w:lang w:val="en-US" w:eastAsia="en-US" w:bidi="ar-SA"/>
      </w:rPr>
    </w:lvl>
    <w:lvl w:ilvl="3" w:tplc="C5E09B26">
      <w:numFmt w:val="bullet"/>
      <w:lvlText w:val="•"/>
      <w:lvlJc w:val="left"/>
      <w:pPr>
        <w:ind w:left="5451" w:hanging="360"/>
      </w:pPr>
      <w:rPr>
        <w:rFonts w:hint="default"/>
        <w:lang w:val="en-US" w:eastAsia="en-US" w:bidi="ar-SA"/>
      </w:rPr>
    </w:lvl>
    <w:lvl w:ilvl="4" w:tplc="7A5EDDA0">
      <w:numFmt w:val="bullet"/>
      <w:lvlText w:val="•"/>
      <w:lvlJc w:val="left"/>
      <w:pPr>
        <w:ind w:left="6389" w:hanging="360"/>
      </w:pPr>
      <w:rPr>
        <w:rFonts w:hint="default"/>
        <w:lang w:val="en-US" w:eastAsia="en-US" w:bidi="ar-SA"/>
      </w:rPr>
    </w:lvl>
    <w:lvl w:ilvl="5" w:tplc="FCFCF8B4">
      <w:numFmt w:val="bullet"/>
      <w:lvlText w:val="•"/>
      <w:lvlJc w:val="left"/>
      <w:pPr>
        <w:ind w:left="7327" w:hanging="360"/>
      </w:pPr>
      <w:rPr>
        <w:rFonts w:hint="default"/>
        <w:lang w:val="en-US" w:eastAsia="en-US" w:bidi="ar-SA"/>
      </w:rPr>
    </w:lvl>
    <w:lvl w:ilvl="6" w:tplc="B01E06EE">
      <w:numFmt w:val="bullet"/>
      <w:lvlText w:val="•"/>
      <w:lvlJc w:val="left"/>
      <w:pPr>
        <w:ind w:left="8265" w:hanging="360"/>
      </w:pPr>
      <w:rPr>
        <w:rFonts w:hint="default"/>
        <w:lang w:val="en-US" w:eastAsia="en-US" w:bidi="ar-SA"/>
      </w:rPr>
    </w:lvl>
    <w:lvl w:ilvl="7" w:tplc="189A3E52">
      <w:numFmt w:val="bullet"/>
      <w:lvlText w:val="•"/>
      <w:lvlJc w:val="left"/>
      <w:pPr>
        <w:ind w:left="9203" w:hanging="360"/>
      </w:pPr>
      <w:rPr>
        <w:rFonts w:hint="default"/>
        <w:lang w:val="en-US" w:eastAsia="en-US" w:bidi="ar-SA"/>
      </w:rPr>
    </w:lvl>
    <w:lvl w:ilvl="8" w:tplc="3DBCC8FA">
      <w:numFmt w:val="bullet"/>
      <w:lvlText w:val="•"/>
      <w:lvlJc w:val="left"/>
      <w:pPr>
        <w:ind w:left="10141" w:hanging="360"/>
      </w:pPr>
      <w:rPr>
        <w:rFonts w:hint="default"/>
        <w:lang w:val="en-US" w:eastAsia="en-US" w:bidi="ar-SA"/>
      </w:rPr>
    </w:lvl>
  </w:abstractNum>
  <w:abstractNum w:abstractNumId="41" w15:restartNumberingAfterBreak="0">
    <w:nsid w:val="3CAC51AB"/>
    <w:multiLevelType w:val="hybridMultilevel"/>
    <w:tmpl w:val="BBB6CA68"/>
    <w:lvl w:ilvl="0" w:tplc="FFFFFFFF">
      <w:start w:val="1"/>
      <w:numFmt w:val="lowerLetter"/>
      <w:lvlText w:val="%1)"/>
      <w:lvlJc w:val="left"/>
      <w:pPr>
        <w:ind w:left="73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CCF20E2"/>
    <w:multiLevelType w:val="hybridMultilevel"/>
    <w:tmpl w:val="84AAFA28"/>
    <w:lvl w:ilvl="0" w:tplc="D316AE26">
      <w:start w:val="1"/>
      <w:numFmt w:val="lowerLetter"/>
      <w:lvlText w:val="%1)"/>
      <w:lvlJc w:val="left"/>
      <w:pPr>
        <w:ind w:left="1069"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43" w15:restartNumberingAfterBreak="0">
    <w:nsid w:val="3FB54491"/>
    <w:multiLevelType w:val="hybridMultilevel"/>
    <w:tmpl w:val="6FB02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0164923"/>
    <w:multiLevelType w:val="hybridMultilevel"/>
    <w:tmpl w:val="776A8CEA"/>
    <w:lvl w:ilvl="0" w:tplc="8A869DC0">
      <w:start w:val="1"/>
      <w:numFmt w:val="lowerLetter"/>
      <w:lvlText w:val="%1)"/>
      <w:lvlJc w:val="left"/>
      <w:pPr>
        <w:ind w:left="1080" w:hanging="360"/>
      </w:pPr>
      <w:rPr>
        <w:rFonts w:hint="default"/>
        <w:b/>
        <w:sz w:val="2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42A73D3E"/>
    <w:multiLevelType w:val="hybridMultilevel"/>
    <w:tmpl w:val="84AAFA28"/>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46" w15:restartNumberingAfterBreak="0">
    <w:nsid w:val="4A1F45CD"/>
    <w:multiLevelType w:val="hybridMultilevel"/>
    <w:tmpl w:val="0750FE5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4E4D1494"/>
    <w:multiLevelType w:val="multilevel"/>
    <w:tmpl w:val="270A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B12676"/>
    <w:multiLevelType w:val="hybridMultilevel"/>
    <w:tmpl w:val="2D5EF1F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15A268C"/>
    <w:multiLevelType w:val="hybridMultilevel"/>
    <w:tmpl w:val="0888C2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2181E4C"/>
    <w:multiLevelType w:val="hybridMultilevel"/>
    <w:tmpl w:val="9B22DB78"/>
    <w:lvl w:ilvl="0" w:tplc="C4C080E0">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3053EBB"/>
    <w:multiLevelType w:val="hybridMultilevel"/>
    <w:tmpl w:val="BBB6CA68"/>
    <w:lvl w:ilvl="0" w:tplc="FFFFFFFF">
      <w:start w:val="1"/>
      <w:numFmt w:val="lowerLetter"/>
      <w:lvlText w:val="%1)"/>
      <w:lvlJc w:val="left"/>
      <w:pPr>
        <w:ind w:left="1080" w:hanging="360"/>
      </w:pPr>
    </w:lvl>
    <w:lvl w:ilvl="1" w:tplc="FFFFFFFF" w:tentative="1">
      <w:start w:val="1"/>
      <w:numFmt w:val="lowerLetter"/>
      <w:lvlText w:val="%2."/>
      <w:lvlJc w:val="left"/>
      <w:pPr>
        <w:ind w:left="1784" w:hanging="360"/>
      </w:pPr>
    </w:lvl>
    <w:lvl w:ilvl="2" w:tplc="FFFFFFFF" w:tentative="1">
      <w:start w:val="1"/>
      <w:numFmt w:val="lowerRoman"/>
      <w:lvlText w:val="%3."/>
      <w:lvlJc w:val="right"/>
      <w:pPr>
        <w:ind w:left="2504" w:hanging="180"/>
      </w:pPr>
    </w:lvl>
    <w:lvl w:ilvl="3" w:tplc="FFFFFFFF" w:tentative="1">
      <w:start w:val="1"/>
      <w:numFmt w:val="decimal"/>
      <w:lvlText w:val="%4."/>
      <w:lvlJc w:val="left"/>
      <w:pPr>
        <w:ind w:left="3224" w:hanging="360"/>
      </w:pPr>
    </w:lvl>
    <w:lvl w:ilvl="4" w:tplc="FFFFFFFF" w:tentative="1">
      <w:start w:val="1"/>
      <w:numFmt w:val="lowerLetter"/>
      <w:lvlText w:val="%5."/>
      <w:lvlJc w:val="left"/>
      <w:pPr>
        <w:ind w:left="3944" w:hanging="360"/>
      </w:pPr>
    </w:lvl>
    <w:lvl w:ilvl="5" w:tplc="FFFFFFFF" w:tentative="1">
      <w:start w:val="1"/>
      <w:numFmt w:val="lowerRoman"/>
      <w:lvlText w:val="%6."/>
      <w:lvlJc w:val="right"/>
      <w:pPr>
        <w:ind w:left="4664" w:hanging="180"/>
      </w:pPr>
    </w:lvl>
    <w:lvl w:ilvl="6" w:tplc="FFFFFFFF" w:tentative="1">
      <w:start w:val="1"/>
      <w:numFmt w:val="decimal"/>
      <w:lvlText w:val="%7."/>
      <w:lvlJc w:val="left"/>
      <w:pPr>
        <w:ind w:left="5384" w:hanging="360"/>
      </w:pPr>
    </w:lvl>
    <w:lvl w:ilvl="7" w:tplc="FFFFFFFF" w:tentative="1">
      <w:start w:val="1"/>
      <w:numFmt w:val="lowerLetter"/>
      <w:lvlText w:val="%8."/>
      <w:lvlJc w:val="left"/>
      <w:pPr>
        <w:ind w:left="6104" w:hanging="360"/>
      </w:pPr>
    </w:lvl>
    <w:lvl w:ilvl="8" w:tplc="FFFFFFFF" w:tentative="1">
      <w:start w:val="1"/>
      <w:numFmt w:val="lowerRoman"/>
      <w:lvlText w:val="%9."/>
      <w:lvlJc w:val="right"/>
      <w:pPr>
        <w:ind w:left="6824" w:hanging="180"/>
      </w:pPr>
    </w:lvl>
  </w:abstractNum>
  <w:abstractNum w:abstractNumId="52" w15:restartNumberingAfterBreak="0">
    <w:nsid w:val="53F0681C"/>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53" w15:restartNumberingAfterBreak="0">
    <w:nsid w:val="54087C50"/>
    <w:multiLevelType w:val="hybridMultilevel"/>
    <w:tmpl w:val="67E4342E"/>
    <w:lvl w:ilvl="0" w:tplc="FFFFFFFF">
      <w:start w:val="1"/>
      <w:numFmt w:val="lowerLetter"/>
      <w:lvlText w:val="%1)"/>
      <w:lvlJc w:val="left"/>
      <w:pPr>
        <w:ind w:left="848" w:hanging="360"/>
      </w:pPr>
      <w:rPr>
        <w:rFonts w:hint="default"/>
        <w:b w:val="0"/>
        <w:sz w:val="28"/>
      </w:rPr>
    </w:lvl>
    <w:lvl w:ilvl="1" w:tplc="FFFFFFFF" w:tentative="1">
      <w:start w:val="1"/>
      <w:numFmt w:val="lowerLetter"/>
      <w:lvlText w:val="%2."/>
      <w:lvlJc w:val="left"/>
      <w:pPr>
        <w:ind w:left="1568" w:hanging="360"/>
      </w:pPr>
    </w:lvl>
    <w:lvl w:ilvl="2" w:tplc="FFFFFFFF" w:tentative="1">
      <w:start w:val="1"/>
      <w:numFmt w:val="lowerRoman"/>
      <w:lvlText w:val="%3."/>
      <w:lvlJc w:val="right"/>
      <w:pPr>
        <w:ind w:left="2288" w:hanging="180"/>
      </w:pPr>
    </w:lvl>
    <w:lvl w:ilvl="3" w:tplc="FFFFFFFF" w:tentative="1">
      <w:start w:val="1"/>
      <w:numFmt w:val="decimal"/>
      <w:lvlText w:val="%4."/>
      <w:lvlJc w:val="left"/>
      <w:pPr>
        <w:ind w:left="3008" w:hanging="360"/>
      </w:pPr>
    </w:lvl>
    <w:lvl w:ilvl="4" w:tplc="FFFFFFFF" w:tentative="1">
      <w:start w:val="1"/>
      <w:numFmt w:val="lowerLetter"/>
      <w:lvlText w:val="%5."/>
      <w:lvlJc w:val="left"/>
      <w:pPr>
        <w:ind w:left="3728" w:hanging="360"/>
      </w:pPr>
    </w:lvl>
    <w:lvl w:ilvl="5" w:tplc="FFFFFFFF" w:tentative="1">
      <w:start w:val="1"/>
      <w:numFmt w:val="lowerRoman"/>
      <w:lvlText w:val="%6."/>
      <w:lvlJc w:val="right"/>
      <w:pPr>
        <w:ind w:left="4448" w:hanging="180"/>
      </w:pPr>
    </w:lvl>
    <w:lvl w:ilvl="6" w:tplc="FFFFFFFF" w:tentative="1">
      <w:start w:val="1"/>
      <w:numFmt w:val="decimal"/>
      <w:lvlText w:val="%7."/>
      <w:lvlJc w:val="left"/>
      <w:pPr>
        <w:ind w:left="5168" w:hanging="360"/>
      </w:pPr>
    </w:lvl>
    <w:lvl w:ilvl="7" w:tplc="FFFFFFFF" w:tentative="1">
      <w:start w:val="1"/>
      <w:numFmt w:val="lowerLetter"/>
      <w:lvlText w:val="%8."/>
      <w:lvlJc w:val="left"/>
      <w:pPr>
        <w:ind w:left="5888" w:hanging="360"/>
      </w:pPr>
    </w:lvl>
    <w:lvl w:ilvl="8" w:tplc="FFFFFFFF" w:tentative="1">
      <w:start w:val="1"/>
      <w:numFmt w:val="lowerRoman"/>
      <w:lvlText w:val="%9."/>
      <w:lvlJc w:val="right"/>
      <w:pPr>
        <w:ind w:left="6608" w:hanging="180"/>
      </w:pPr>
    </w:lvl>
  </w:abstractNum>
  <w:abstractNum w:abstractNumId="54" w15:restartNumberingAfterBreak="0">
    <w:nsid w:val="54F80162"/>
    <w:multiLevelType w:val="hybridMultilevel"/>
    <w:tmpl w:val="6750F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15:restartNumberingAfterBreak="0">
    <w:nsid w:val="5718093B"/>
    <w:multiLevelType w:val="hybridMultilevel"/>
    <w:tmpl w:val="C12E94DA"/>
    <w:lvl w:ilvl="0" w:tplc="FFFFFFFF">
      <w:start w:val="1"/>
      <w:numFmt w:val="lowerLetter"/>
      <w:lvlText w:val="%1)"/>
      <w:lvlJc w:val="left"/>
      <w:pPr>
        <w:ind w:left="736" w:hanging="360"/>
      </w:pPr>
    </w:lvl>
    <w:lvl w:ilvl="1" w:tplc="FFFFFFFF" w:tentative="1">
      <w:start w:val="1"/>
      <w:numFmt w:val="lowerLetter"/>
      <w:lvlText w:val="%2."/>
      <w:lvlJc w:val="left"/>
      <w:pPr>
        <w:ind w:left="1456" w:hanging="360"/>
      </w:pPr>
    </w:lvl>
    <w:lvl w:ilvl="2" w:tplc="FFFFFFFF" w:tentative="1">
      <w:start w:val="1"/>
      <w:numFmt w:val="lowerRoman"/>
      <w:lvlText w:val="%3."/>
      <w:lvlJc w:val="right"/>
      <w:pPr>
        <w:ind w:left="2176" w:hanging="180"/>
      </w:pPr>
    </w:lvl>
    <w:lvl w:ilvl="3" w:tplc="FFFFFFFF" w:tentative="1">
      <w:start w:val="1"/>
      <w:numFmt w:val="decimal"/>
      <w:lvlText w:val="%4."/>
      <w:lvlJc w:val="left"/>
      <w:pPr>
        <w:ind w:left="2896" w:hanging="360"/>
      </w:pPr>
    </w:lvl>
    <w:lvl w:ilvl="4" w:tplc="FFFFFFFF" w:tentative="1">
      <w:start w:val="1"/>
      <w:numFmt w:val="lowerLetter"/>
      <w:lvlText w:val="%5."/>
      <w:lvlJc w:val="left"/>
      <w:pPr>
        <w:ind w:left="3616" w:hanging="360"/>
      </w:pPr>
    </w:lvl>
    <w:lvl w:ilvl="5" w:tplc="FFFFFFFF" w:tentative="1">
      <w:start w:val="1"/>
      <w:numFmt w:val="lowerRoman"/>
      <w:lvlText w:val="%6."/>
      <w:lvlJc w:val="right"/>
      <w:pPr>
        <w:ind w:left="4336" w:hanging="180"/>
      </w:pPr>
    </w:lvl>
    <w:lvl w:ilvl="6" w:tplc="FFFFFFFF" w:tentative="1">
      <w:start w:val="1"/>
      <w:numFmt w:val="decimal"/>
      <w:lvlText w:val="%7."/>
      <w:lvlJc w:val="left"/>
      <w:pPr>
        <w:ind w:left="5056" w:hanging="360"/>
      </w:pPr>
    </w:lvl>
    <w:lvl w:ilvl="7" w:tplc="FFFFFFFF" w:tentative="1">
      <w:start w:val="1"/>
      <w:numFmt w:val="lowerLetter"/>
      <w:lvlText w:val="%8."/>
      <w:lvlJc w:val="left"/>
      <w:pPr>
        <w:ind w:left="5776" w:hanging="360"/>
      </w:pPr>
    </w:lvl>
    <w:lvl w:ilvl="8" w:tplc="FFFFFFFF" w:tentative="1">
      <w:start w:val="1"/>
      <w:numFmt w:val="lowerRoman"/>
      <w:lvlText w:val="%9."/>
      <w:lvlJc w:val="right"/>
      <w:pPr>
        <w:ind w:left="6496" w:hanging="180"/>
      </w:pPr>
    </w:lvl>
  </w:abstractNum>
  <w:abstractNum w:abstractNumId="56" w15:restartNumberingAfterBreak="0">
    <w:nsid w:val="59DE70FA"/>
    <w:multiLevelType w:val="hybridMultilevel"/>
    <w:tmpl w:val="5C78E678"/>
    <w:lvl w:ilvl="0" w:tplc="8196E65E">
      <w:start w:val="1"/>
      <w:numFmt w:val="lowerLetter"/>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57" w15:restartNumberingAfterBreak="0">
    <w:nsid w:val="5B5B7393"/>
    <w:multiLevelType w:val="hybridMultilevel"/>
    <w:tmpl w:val="ABF2F9C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5EB923BF"/>
    <w:multiLevelType w:val="hybridMultilevel"/>
    <w:tmpl w:val="740C6720"/>
    <w:lvl w:ilvl="0" w:tplc="40090001">
      <w:start w:val="1"/>
      <w:numFmt w:val="bullet"/>
      <w:lvlText w:val=""/>
      <w:lvlJc w:val="left"/>
      <w:pPr>
        <w:ind w:left="736" w:hanging="360"/>
      </w:pPr>
      <w:rPr>
        <w:rFonts w:ascii="Symbol" w:hAnsi="Symbol" w:hint="default"/>
      </w:rPr>
    </w:lvl>
    <w:lvl w:ilvl="1" w:tplc="40090003" w:tentative="1">
      <w:start w:val="1"/>
      <w:numFmt w:val="bullet"/>
      <w:lvlText w:val="o"/>
      <w:lvlJc w:val="left"/>
      <w:pPr>
        <w:ind w:left="1456" w:hanging="360"/>
      </w:pPr>
      <w:rPr>
        <w:rFonts w:ascii="Courier New" w:hAnsi="Courier New" w:cs="Courier New" w:hint="default"/>
      </w:rPr>
    </w:lvl>
    <w:lvl w:ilvl="2" w:tplc="40090005" w:tentative="1">
      <w:start w:val="1"/>
      <w:numFmt w:val="bullet"/>
      <w:lvlText w:val=""/>
      <w:lvlJc w:val="left"/>
      <w:pPr>
        <w:ind w:left="2176" w:hanging="360"/>
      </w:pPr>
      <w:rPr>
        <w:rFonts w:ascii="Wingdings" w:hAnsi="Wingdings" w:hint="default"/>
      </w:rPr>
    </w:lvl>
    <w:lvl w:ilvl="3" w:tplc="40090001" w:tentative="1">
      <w:start w:val="1"/>
      <w:numFmt w:val="bullet"/>
      <w:lvlText w:val=""/>
      <w:lvlJc w:val="left"/>
      <w:pPr>
        <w:ind w:left="2896" w:hanging="360"/>
      </w:pPr>
      <w:rPr>
        <w:rFonts w:ascii="Symbol" w:hAnsi="Symbol" w:hint="default"/>
      </w:rPr>
    </w:lvl>
    <w:lvl w:ilvl="4" w:tplc="40090003" w:tentative="1">
      <w:start w:val="1"/>
      <w:numFmt w:val="bullet"/>
      <w:lvlText w:val="o"/>
      <w:lvlJc w:val="left"/>
      <w:pPr>
        <w:ind w:left="3616" w:hanging="360"/>
      </w:pPr>
      <w:rPr>
        <w:rFonts w:ascii="Courier New" w:hAnsi="Courier New" w:cs="Courier New" w:hint="default"/>
      </w:rPr>
    </w:lvl>
    <w:lvl w:ilvl="5" w:tplc="40090005" w:tentative="1">
      <w:start w:val="1"/>
      <w:numFmt w:val="bullet"/>
      <w:lvlText w:val=""/>
      <w:lvlJc w:val="left"/>
      <w:pPr>
        <w:ind w:left="4336" w:hanging="360"/>
      </w:pPr>
      <w:rPr>
        <w:rFonts w:ascii="Wingdings" w:hAnsi="Wingdings" w:hint="default"/>
      </w:rPr>
    </w:lvl>
    <w:lvl w:ilvl="6" w:tplc="40090001" w:tentative="1">
      <w:start w:val="1"/>
      <w:numFmt w:val="bullet"/>
      <w:lvlText w:val=""/>
      <w:lvlJc w:val="left"/>
      <w:pPr>
        <w:ind w:left="5056" w:hanging="360"/>
      </w:pPr>
      <w:rPr>
        <w:rFonts w:ascii="Symbol" w:hAnsi="Symbol" w:hint="default"/>
      </w:rPr>
    </w:lvl>
    <w:lvl w:ilvl="7" w:tplc="40090003" w:tentative="1">
      <w:start w:val="1"/>
      <w:numFmt w:val="bullet"/>
      <w:lvlText w:val="o"/>
      <w:lvlJc w:val="left"/>
      <w:pPr>
        <w:ind w:left="5776" w:hanging="360"/>
      </w:pPr>
      <w:rPr>
        <w:rFonts w:ascii="Courier New" w:hAnsi="Courier New" w:cs="Courier New" w:hint="default"/>
      </w:rPr>
    </w:lvl>
    <w:lvl w:ilvl="8" w:tplc="40090005" w:tentative="1">
      <w:start w:val="1"/>
      <w:numFmt w:val="bullet"/>
      <w:lvlText w:val=""/>
      <w:lvlJc w:val="left"/>
      <w:pPr>
        <w:ind w:left="6496" w:hanging="360"/>
      </w:pPr>
      <w:rPr>
        <w:rFonts w:ascii="Wingdings" w:hAnsi="Wingdings" w:hint="default"/>
      </w:rPr>
    </w:lvl>
  </w:abstractNum>
  <w:abstractNum w:abstractNumId="59" w15:restartNumberingAfterBreak="0">
    <w:nsid w:val="5F700936"/>
    <w:multiLevelType w:val="hybridMultilevel"/>
    <w:tmpl w:val="895C1F0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5FCC4FC1"/>
    <w:multiLevelType w:val="hybridMultilevel"/>
    <w:tmpl w:val="ABF2F9C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23B47A7"/>
    <w:multiLevelType w:val="hybridMultilevel"/>
    <w:tmpl w:val="1EDC4024"/>
    <w:lvl w:ilvl="0" w:tplc="98243832">
      <w:start w:val="1"/>
      <w:numFmt w:val="lowerLetter"/>
      <w:lvlText w:val="%1)"/>
      <w:lvlJc w:val="left"/>
      <w:pPr>
        <w:ind w:left="839" w:hanging="36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62" w15:restartNumberingAfterBreak="0">
    <w:nsid w:val="66AC28BE"/>
    <w:multiLevelType w:val="multilevel"/>
    <w:tmpl w:val="1C5E8A10"/>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start w:val="1"/>
      <w:numFmt w:val="decimal"/>
      <w:lvlText w:val="%5."/>
      <w:lvlJc w:val="left"/>
      <w:pPr>
        <w:tabs>
          <w:tab w:val="num" w:pos="4680"/>
        </w:tabs>
        <w:ind w:left="4680" w:hanging="360"/>
      </w:pPr>
    </w:lvl>
    <w:lvl w:ilvl="5">
      <w:start w:val="1"/>
      <w:numFmt w:val="decimal"/>
      <w:lvlText w:val="%6."/>
      <w:lvlJc w:val="left"/>
      <w:pPr>
        <w:tabs>
          <w:tab w:val="num" w:pos="5400"/>
        </w:tabs>
        <w:ind w:left="5400" w:hanging="360"/>
      </w:pPr>
    </w:lvl>
    <w:lvl w:ilvl="6">
      <w:start w:val="1"/>
      <w:numFmt w:val="decimal"/>
      <w:lvlText w:val="%7."/>
      <w:lvlJc w:val="left"/>
      <w:pPr>
        <w:tabs>
          <w:tab w:val="num" w:pos="6120"/>
        </w:tabs>
        <w:ind w:left="6120" w:hanging="360"/>
      </w:pPr>
    </w:lvl>
    <w:lvl w:ilvl="7">
      <w:start w:val="1"/>
      <w:numFmt w:val="decimal"/>
      <w:lvlText w:val="%8."/>
      <w:lvlJc w:val="left"/>
      <w:pPr>
        <w:tabs>
          <w:tab w:val="num" w:pos="6840"/>
        </w:tabs>
        <w:ind w:left="6840" w:hanging="360"/>
      </w:pPr>
    </w:lvl>
    <w:lvl w:ilvl="8">
      <w:start w:val="1"/>
      <w:numFmt w:val="decimal"/>
      <w:lvlText w:val="%9."/>
      <w:lvlJc w:val="left"/>
      <w:pPr>
        <w:tabs>
          <w:tab w:val="num" w:pos="7560"/>
        </w:tabs>
        <w:ind w:left="7560" w:hanging="360"/>
      </w:pPr>
    </w:lvl>
  </w:abstractNum>
  <w:abstractNum w:abstractNumId="63" w15:restartNumberingAfterBreak="0">
    <w:nsid w:val="676E39D5"/>
    <w:multiLevelType w:val="hybridMultilevel"/>
    <w:tmpl w:val="BFE07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AF16C18"/>
    <w:multiLevelType w:val="hybridMultilevel"/>
    <w:tmpl w:val="56F6B66C"/>
    <w:lvl w:ilvl="0" w:tplc="D22C7A1E">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4198E774">
      <w:numFmt w:val="bullet"/>
      <w:lvlText w:val="•"/>
      <w:lvlJc w:val="left"/>
      <w:pPr>
        <w:ind w:left="1788" w:hanging="360"/>
      </w:pPr>
      <w:rPr>
        <w:rFonts w:hint="default"/>
        <w:lang w:val="en-US" w:eastAsia="en-US" w:bidi="ar-SA"/>
      </w:rPr>
    </w:lvl>
    <w:lvl w:ilvl="2" w:tplc="D2DA9092">
      <w:numFmt w:val="bullet"/>
      <w:lvlText w:val="•"/>
      <w:lvlJc w:val="left"/>
      <w:pPr>
        <w:ind w:left="2736" w:hanging="360"/>
      </w:pPr>
      <w:rPr>
        <w:rFonts w:hint="default"/>
        <w:lang w:val="en-US" w:eastAsia="en-US" w:bidi="ar-SA"/>
      </w:rPr>
    </w:lvl>
    <w:lvl w:ilvl="3" w:tplc="CC32311A">
      <w:numFmt w:val="bullet"/>
      <w:lvlText w:val="•"/>
      <w:lvlJc w:val="left"/>
      <w:pPr>
        <w:ind w:left="3684" w:hanging="360"/>
      </w:pPr>
      <w:rPr>
        <w:rFonts w:hint="default"/>
        <w:lang w:val="en-US" w:eastAsia="en-US" w:bidi="ar-SA"/>
      </w:rPr>
    </w:lvl>
    <w:lvl w:ilvl="4" w:tplc="00562238">
      <w:numFmt w:val="bullet"/>
      <w:lvlText w:val="•"/>
      <w:lvlJc w:val="left"/>
      <w:pPr>
        <w:ind w:left="4632" w:hanging="360"/>
      </w:pPr>
      <w:rPr>
        <w:rFonts w:hint="default"/>
        <w:lang w:val="en-US" w:eastAsia="en-US" w:bidi="ar-SA"/>
      </w:rPr>
    </w:lvl>
    <w:lvl w:ilvl="5" w:tplc="4B52DFB6">
      <w:numFmt w:val="bullet"/>
      <w:lvlText w:val="•"/>
      <w:lvlJc w:val="left"/>
      <w:pPr>
        <w:ind w:left="5580" w:hanging="360"/>
      </w:pPr>
      <w:rPr>
        <w:rFonts w:hint="default"/>
        <w:lang w:val="en-US" w:eastAsia="en-US" w:bidi="ar-SA"/>
      </w:rPr>
    </w:lvl>
    <w:lvl w:ilvl="6" w:tplc="CAFCD148">
      <w:numFmt w:val="bullet"/>
      <w:lvlText w:val="•"/>
      <w:lvlJc w:val="left"/>
      <w:pPr>
        <w:ind w:left="6528" w:hanging="360"/>
      </w:pPr>
      <w:rPr>
        <w:rFonts w:hint="default"/>
        <w:lang w:val="en-US" w:eastAsia="en-US" w:bidi="ar-SA"/>
      </w:rPr>
    </w:lvl>
    <w:lvl w:ilvl="7" w:tplc="3B129514">
      <w:numFmt w:val="bullet"/>
      <w:lvlText w:val="•"/>
      <w:lvlJc w:val="left"/>
      <w:pPr>
        <w:ind w:left="7476" w:hanging="360"/>
      </w:pPr>
      <w:rPr>
        <w:rFonts w:hint="default"/>
        <w:lang w:val="en-US" w:eastAsia="en-US" w:bidi="ar-SA"/>
      </w:rPr>
    </w:lvl>
    <w:lvl w:ilvl="8" w:tplc="B1D6FAB8">
      <w:numFmt w:val="bullet"/>
      <w:lvlText w:val="•"/>
      <w:lvlJc w:val="left"/>
      <w:pPr>
        <w:ind w:left="8424" w:hanging="360"/>
      </w:pPr>
      <w:rPr>
        <w:rFonts w:hint="default"/>
        <w:lang w:val="en-US" w:eastAsia="en-US" w:bidi="ar-SA"/>
      </w:rPr>
    </w:lvl>
  </w:abstractNum>
  <w:abstractNum w:abstractNumId="65" w15:restartNumberingAfterBreak="0">
    <w:nsid w:val="6CA01163"/>
    <w:multiLevelType w:val="hybridMultilevel"/>
    <w:tmpl w:val="6A5CAA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6" w15:restartNumberingAfterBreak="0">
    <w:nsid w:val="6ECB3E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7" w15:restartNumberingAfterBreak="0">
    <w:nsid w:val="6F0B3DD3"/>
    <w:multiLevelType w:val="hybridMultilevel"/>
    <w:tmpl w:val="F12E1D40"/>
    <w:lvl w:ilvl="0" w:tplc="7BA02118">
      <w:start w:val="1"/>
      <w:numFmt w:val="lowerLetter"/>
      <w:lvlText w:val="%1)"/>
      <w:lvlJc w:val="left"/>
      <w:pPr>
        <w:ind w:left="1068" w:hanging="360"/>
      </w:pPr>
      <w:rPr>
        <w:rFonts w:hint="default"/>
        <w:sz w:val="28"/>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68" w15:restartNumberingAfterBreak="0">
    <w:nsid w:val="726B402A"/>
    <w:multiLevelType w:val="hybridMultilevel"/>
    <w:tmpl w:val="8662DF06"/>
    <w:lvl w:ilvl="0" w:tplc="23E20142">
      <w:start w:val="1"/>
      <w:numFmt w:val="lowerLetter"/>
      <w:lvlText w:val="%1)"/>
      <w:lvlJc w:val="left"/>
      <w:pPr>
        <w:ind w:left="1081" w:hanging="360"/>
      </w:pPr>
      <w:rPr>
        <w:rFonts w:hint="default"/>
        <w:b w:val="0"/>
        <w:sz w:val="28"/>
      </w:rPr>
    </w:lvl>
    <w:lvl w:ilvl="1" w:tplc="40090019" w:tentative="1">
      <w:start w:val="1"/>
      <w:numFmt w:val="lowerLetter"/>
      <w:lvlText w:val="%2."/>
      <w:lvlJc w:val="left"/>
      <w:pPr>
        <w:ind w:left="1801" w:hanging="360"/>
      </w:pPr>
    </w:lvl>
    <w:lvl w:ilvl="2" w:tplc="4009001B" w:tentative="1">
      <w:start w:val="1"/>
      <w:numFmt w:val="lowerRoman"/>
      <w:lvlText w:val="%3."/>
      <w:lvlJc w:val="right"/>
      <w:pPr>
        <w:ind w:left="2521" w:hanging="180"/>
      </w:pPr>
    </w:lvl>
    <w:lvl w:ilvl="3" w:tplc="4009000F" w:tentative="1">
      <w:start w:val="1"/>
      <w:numFmt w:val="decimal"/>
      <w:lvlText w:val="%4."/>
      <w:lvlJc w:val="left"/>
      <w:pPr>
        <w:ind w:left="3241" w:hanging="360"/>
      </w:pPr>
    </w:lvl>
    <w:lvl w:ilvl="4" w:tplc="40090019" w:tentative="1">
      <w:start w:val="1"/>
      <w:numFmt w:val="lowerLetter"/>
      <w:lvlText w:val="%5."/>
      <w:lvlJc w:val="left"/>
      <w:pPr>
        <w:ind w:left="3961" w:hanging="360"/>
      </w:pPr>
    </w:lvl>
    <w:lvl w:ilvl="5" w:tplc="4009001B" w:tentative="1">
      <w:start w:val="1"/>
      <w:numFmt w:val="lowerRoman"/>
      <w:lvlText w:val="%6."/>
      <w:lvlJc w:val="right"/>
      <w:pPr>
        <w:ind w:left="4681" w:hanging="180"/>
      </w:pPr>
    </w:lvl>
    <w:lvl w:ilvl="6" w:tplc="4009000F" w:tentative="1">
      <w:start w:val="1"/>
      <w:numFmt w:val="decimal"/>
      <w:lvlText w:val="%7."/>
      <w:lvlJc w:val="left"/>
      <w:pPr>
        <w:ind w:left="5401" w:hanging="360"/>
      </w:pPr>
    </w:lvl>
    <w:lvl w:ilvl="7" w:tplc="40090019" w:tentative="1">
      <w:start w:val="1"/>
      <w:numFmt w:val="lowerLetter"/>
      <w:lvlText w:val="%8."/>
      <w:lvlJc w:val="left"/>
      <w:pPr>
        <w:ind w:left="6121" w:hanging="360"/>
      </w:pPr>
    </w:lvl>
    <w:lvl w:ilvl="8" w:tplc="4009001B" w:tentative="1">
      <w:start w:val="1"/>
      <w:numFmt w:val="lowerRoman"/>
      <w:lvlText w:val="%9."/>
      <w:lvlJc w:val="right"/>
      <w:pPr>
        <w:ind w:left="6841" w:hanging="180"/>
      </w:pPr>
    </w:lvl>
  </w:abstractNum>
  <w:abstractNum w:abstractNumId="69" w15:restartNumberingAfterBreak="0">
    <w:nsid w:val="72C8305D"/>
    <w:multiLevelType w:val="hybridMultilevel"/>
    <w:tmpl w:val="3CAA938C"/>
    <w:lvl w:ilvl="0" w:tplc="08006ACA">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2E7E1BC4">
      <w:numFmt w:val="bullet"/>
      <w:lvlText w:val="•"/>
      <w:lvlJc w:val="left"/>
      <w:pPr>
        <w:ind w:left="1788" w:hanging="360"/>
      </w:pPr>
      <w:rPr>
        <w:rFonts w:hint="default"/>
        <w:lang w:val="en-US" w:eastAsia="en-US" w:bidi="ar-SA"/>
      </w:rPr>
    </w:lvl>
    <w:lvl w:ilvl="2" w:tplc="99640A32">
      <w:numFmt w:val="bullet"/>
      <w:lvlText w:val="•"/>
      <w:lvlJc w:val="left"/>
      <w:pPr>
        <w:ind w:left="2736" w:hanging="360"/>
      </w:pPr>
      <w:rPr>
        <w:rFonts w:hint="default"/>
        <w:lang w:val="en-US" w:eastAsia="en-US" w:bidi="ar-SA"/>
      </w:rPr>
    </w:lvl>
    <w:lvl w:ilvl="3" w:tplc="8DB4D2B8">
      <w:numFmt w:val="bullet"/>
      <w:lvlText w:val="•"/>
      <w:lvlJc w:val="left"/>
      <w:pPr>
        <w:ind w:left="3684" w:hanging="360"/>
      </w:pPr>
      <w:rPr>
        <w:rFonts w:hint="default"/>
        <w:lang w:val="en-US" w:eastAsia="en-US" w:bidi="ar-SA"/>
      </w:rPr>
    </w:lvl>
    <w:lvl w:ilvl="4" w:tplc="644C17DE">
      <w:numFmt w:val="bullet"/>
      <w:lvlText w:val="•"/>
      <w:lvlJc w:val="left"/>
      <w:pPr>
        <w:ind w:left="4632" w:hanging="360"/>
      </w:pPr>
      <w:rPr>
        <w:rFonts w:hint="default"/>
        <w:lang w:val="en-US" w:eastAsia="en-US" w:bidi="ar-SA"/>
      </w:rPr>
    </w:lvl>
    <w:lvl w:ilvl="5" w:tplc="DF5A3FF8">
      <w:numFmt w:val="bullet"/>
      <w:lvlText w:val="•"/>
      <w:lvlJc w:val="left"/>
      <w:pPr>
        <w:ind w:left="5580" w:hanging="360"/>
      </w:pPr>
      <w:rPr>
        <w:rFonts w:hint="default"/>
        <w:lang w:val="en-US" w:eastAsia="en-US" w:bidi="ar-SA"/>
      </w:rPr>
    </w:lvl>
    <w:lvl w:ilvl="6" w:tplc="56DCACAE">
      <w:numFmt w:val="bullet"/>
      <w:lvlText w:val="•"/>
      <w:lvlJc w:val="left"/>
      <w:pPr>
        <w:ind w:left="6528" w:hanging="360"/>
      </w:pPr>
      <w:rPr>
        <w:rFonts w:hint="default"/>
        <w:lang w:val="en-US" w:eastAsia="en-US" w:bidi="ar-SA"/>
      </w:rPr>
    </w:lvl>
    <w:lvl w:ilvl="7" w:tplc="2B32A850">
      <w:numFmt w:val="bullet"/>
      <w:lvlText w:val="•"/>
      <w:lvlJc w:val="left"/>
      <w:pPr>
        <w:ind w:left="7476" w:hanging="360"/>
      </w:pPr>
      <w:rPr>
        <w:rFonts w:hint="default"/>
        <w:lang w:val="en-US" w:eastAsia="en-US" w:bidi="ar-SA"/>
      </w:rPr>
    </w:lvl>
    <w:lvl w:ilvl="8" w:tplc="9AA66100">
      <w:numFmt w:val="bullet"/>
      <w:lvlText w:val="•"/>
      <w:lvlJc w:val="left"/>
      <w:pPr>
        <w:ind w:left="8424" w:hanging="360"/>
      </w:pPr>
      <w:rPr>
        <w:rFonts w:hint="default"/>
        <w:lang w:val="en-US" w:eastAsia="en-US" w:bidi="ar-SA"/>
      </w:rPr>
    </w:lvl>
  </w:abstractNum>
  <w:abstractNum w:abstractNumId="70" w15:restartNumberingAfterBreak="0">
    <w:nsid w:val="73F145A5"/>
    <w:multiLevelType w:val="hybridMultilevel"/>
    <w:tmpl w:val="2664142C"/>
    <w:lvl w:ilvl="0" w:tplc="5B08C53C">
      <w:start w:val="1"/>
      <w:numFmt w:val="lowerLetter"/>
      <w:lvlText w:val="%1)"/>
      <w:lvlJc w:val="left"/>
      <w:pPr>
        <w:ind w:left="840" w:hanging="360"/>
      </w:pPr>
      <w:rPr>
        <w:rFonts w:ascii="Times New Roman" w:eastAsia="Times New Roman" w:hAnsi="Times New Roman" w:cs="Times New Roman" w:hint="default"/>
        <w:b/>
        <w:bCs/>
        <w:w w:val="99"/>
        <w:sz w:val="24"/>
        <w:szCs w:val="24"/>
        <w:lang w:val="en-US" w:eastAsia="en-US" w:bidi="ar-SA"/>
      </w:rPr>
    </w:lvl>
    <w:lvl w:ilvl="1" w:tplc="122C945E">
      <w:numFmt w:val="bullet"/>
      <w:lvlText w:val="•"/>
      <w:lvlJc w:val="left"/>
      <w:pPr>
        <w:ind w:left="1788" w:hanging="360"/>
      </w:pPr>
      <w:rPr>
        <w:rFonts w:hint="default"/>
        <w:lang w:val="en-US" w:eastAsia="en-US" w:bidi="ar-SA"/>
      </w:rPr>
    </w:lvl>
    <w:lvl w:ilvl="2" w:tplc="5822AD50">
      <w:numFmt w:val="bullet"/>
      <w:lvlText w:val="•"/>
      <w:lvlJc w:val="left"/>
      <w:pPr>
        <w:ind w:left="2736" w:hanging="360"/>
      </w:pPr>
      <w:rPr>
        <w:rFonts w:hint="default"/>
        <w:lang w:val="en-US" w:eastAsia="en-US" w:bidi="ar-SA"/>
      </w:rPr>
    </w:lvl>
    <w:lvl w:ilvl="3" w:tplc="8BF83810">
      <w:numFmt w:val="bullet"/>
      <w:lvlText w:val="•"/>
      <w:lvlJc w:val="left"/>
      <w:pPr>
        <w:ind w:left="3684" w:hanging="360"/>
      </w:pPr>
      <w:rPr>
        <w:rFonts w:hint="default"/>
        <w:lang w:val="en-US" w:eastAsia="en-US" w:bidi="ar-SA"/>
      </w:rPr>
    </w:lvl>
    <w:lvl w:ilvl="4" w:tplc="44F28B78">
      <w:numFmt w:val="bullet"/>
      <w:lvlText w:val="•"/>
      <w:lvlJc w:val="left"/>
      <w:pPr>
        <w:ind w:left="4632" w:hanging="360"/>
      </w:pPr>
      <w:rPr>
        <w:rFonts w:hint="default"/>
        <w:lang w:val="en-US" w:eastAsia="en-US" w:bidi="ar-SA"/>
      </w:rPr>
    </w:lvl>
    <w:lvl w:ilvl="5" w:tplc="0F9AE328">
      <w:numFmt w:val="bullet"/>
      <w:lvlText w:val="•"/>
      <w:lvlJc w:val="left"/>
      <w:pPr>
        <w:ind w:left="5580" w:hanging="360"/>
      </w:pPr>
      <w:rPr>
        <w:rFonts w:hint="default"/>
        <w:lang w:val="en-US" w:eastAsia="en-US" w:bidi="ar-SA"/>
      </w:rPr>
    </w:lvl>
    <w:lvl w:ilvl="6" w:tplc="3AA8CAB0">
      <w:numFmt w:val="bullet"/>
      <w:lvlText w:val="•"/>
      <w:lvlJc w:val="left"/>
      <w:pPr>
        <w:ind w:left="6528" w:hanging="360"/>
      </w:pPr>
      <w:rPr>
        <w:rFonts w:hint="default"/>
        <w:lang w:val="en-US" w:eastAsia="en-US" w:bidi="ar-SA"/>
      </w:rPr>
    </w:lvl>
    <w:lvl w:ilvl="7" w:tplc="4FAAB0DE">
      <w:numFmt w:val="bullet"/>
      <w:lvlText w:val="•"/>
      <w:lvlJc w:val="left"/>
      <w:pPr>
        <w:ind w:left="7476" w:hanging="360"/>
      </w:pPr>
      <w:rPr>
        <w:rFonts w:hint="default"/>
        <w:lang w:val="en-US" w:eastAsia="en-US" w:bidi="ar-SA"/>
      </w:rPr>
    </w:lvl>
    <w:lvl w:ilvl="8" w:tplc="DB7A818C">
      <w:numFmt w:val="bullet"/>
      <w:lvlText w:val="•"/>
      <w:lvlJc w:val="left"/>
      <w:pPr>
        <w:ind w:left="8424" w:hanging="360"/>
      </w:pPr>
      <w:rPr>
        <w:rFonts w:hint="default"/>
        <w:lang w:val="en-US" w:eastAsia="en-US" w:bidi="ar-SA"/>
      </w:rPr>
    </w:lvl>
  </w:abstractNum>
  <w:abstractNum w:abstractNumId="71" w15:restartNumberingAfterBreak="0">
    <w:nsid w:val="75C432B5"/>
    <w:multiLevelType w:val="multilevel"/>
    <w:tmpl w:val="2034C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9D3645"/>
    <w:multiLevelType w:val="hybridMultilevel"/>
    <w:tmpl w:val="BFBACD12"/>
    <w:lvl w:ilvl="0" w:tplc="078A7C1C">
      <w:start w:val="1"/>
      <w:numFmt w:val="lowerLetter"/>
      <w:lvlText w:val="%1)"/>
      <w:lvlJc w:val="left"/>
      <w:pPr>
        <w:ind w:left="1080" w:hanging="360"/>
      </w:pPr>
      <w:rPr>
        <w:rFonts w:hint="default"/>
        <w:b w:val="0"/>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3" w15:restartNumberingAfterBreak="0">
    <w:nsid w:val="772402FA"/>
    <w:multiLevelType w:val="multilevel"/>
    <w:tmpl w:val="8FD2F7D6"/>
    <w:lvl w:ilvl="0">
      <w:start w:val="1"/>
      <w:numFmt w:val="decimal"/>
      <w:lvlText w:val="%1)"/>
      <w:lvlJc w:val="left"/>
      <w:pPr>
        <w:tabs>
          <w:tab w:val="num"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8AE77B3"/>
    <w:multiLevelType w:val="hybridMultilevel"/>
    <w:tmpl w:val="DBC6F71E"/>
    <w:lvl w:ilvl="0" w:tplc="4822A0CA">
      <w:start w:val="1"/>
      <w:numFmt w:val="lowerLetter"/>
      <w:lvlText w:val="%1)"/>
      <w:lvlJc w:val="left"/>
      <w:pPr>
        <w:ind w:left="1080" w:hanging="360"/>
      </w:pPr>
      <w:rPr>
        <w:rFonts w:ascii="Times New Roman"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79520987"/>
    <w:multiLevelType w:val="hybridMultilevel"/>
    <w:tmpl w:val="7062C3F8"/>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6" w15:restartNumberingAfterBreak="0">
    <w:nsid w:val="79A87FD4"/>
    <w:multiLevelType w:val="hybridMultilevel"/>
    <w:tmpl w:val="52F05B46"/>
    <w:lvl w:ilvl="0" w:tplc="17383C00">
      <w:start w:val="1"/>
      <w:numFmt w:val="lowerLetter"/>
      <w:lvlText w:val="%1)"/>
      <w:lvlJc w:val="left"/>
      <w:pPr>
        <w:ind w:left="4241" w:hanging="413"/>
      </w:pPr>
      <w:rPr>
        <w:rFonts w:ascii="Times New Roman" w:eastAsia="Times New Roman" w:hAnsi="Times New Roman" w:cs="Times New Roman" w:hint="default"/>
        <w:b/>
        <w:bCs/>
        <w:w w:val="99"/>
        <w:sz w:val="24"/>
        <w:szCs w:val="24"/>
        <w:lang w:val="en-US" w:eastAsia="en-US" w:bidi="ar-SA"/>
      </w:rPr>
    </w:lvl>
    <w:lvl w:ilvl="1" w:tplc="1DD4BF98">
      <w:numFmt w:val="bullet"/>
      <w:lvlText w:val="•"/>
      <w:lvlJc w:val="left"/>
      <w:pPr>
        <w:ind w:left="5189" w:hanging="413"/>
      </w:pPr>
      <w:rPr>
        <w:rFonts w:hint="default"/>
        <w:lang w:val="en-US" w:eastAsia="en-US" w:bidi="ar-SA"/>
      </w:rPr>
    </w:lvl>
    <w:lvl w:ilvl="2" w:tplc="DA7C3F4E">
      <w:numFmt w:val="bullet"/>
      <w:lvlText w:val="•"/>
      <w:lvlJc w:val="left"/>
      <w:pPr>
        <w:ind w:left="6137" w:hanging="413"/>
      </w:pPr>
      <w:rPr>
        <w:rFonts w:hint="default"/>
        <w:lang w:val="en-US" w:eastAsia="en-US" w:bidi="ar-SA"/>
      </w:rPr>
    </w:lvl>
    <w:lvl w:ilvl="3" w:tplc="E51E33A4">
      <w:numFmt w:val="bullet"/>
      <w:lvlText w:val="•"/>
      <w:lvlJc w:val="left"/>
      <w:pPr>
        <w:ind w:left="7085" w:hanging="413"/>
      </w:pPr>
      <w:rPr>
        <w:rFonts w:hint="default"/>
        <w:lang w:val="en-US" w:eastAsia="en-US" w:bidi="ar-SA"/>
      </w:rPr>
    </w:lvl>
    <w:lvl w:ilvl="4" w:tplc="96DCF640">
      <w:numFmt w:val="bullet"/>
      <w:lvlText w:val="•"/>
      <w:lvlJc w:val="left"/>
      <w:pPr>
        <w:ind w:left="8033" w:hanging="413"/>
      </w:pPr>
      <w:rPr>
        <w:rFonts w:hint="default"/>
        <w:lang w:val="en-US" w:eastAsia="en-US" w:bidi="ar-SA"/>
      </w:rPr>
    </w:lvl>
    <w:lvl w:ilvl="5" w:tplc="912842C4">
      <w:numFmt w:val="bullet"/>
      <w:lvlText w:val="•"/>
      <w:lvlJc w:val="left"/>
      <w:pPr>
        <w:ind w:left="8981" w:hanging="413"/>
      </w:pPr>
      <w:rPr>
        <w:rFonts w:hint="default"/>
        <w:lang w:val="en-US" w:eastAsia="en-US" w:bidi="ar-SA"/>
      </w:rPr>
    </w:lvl>
    <w:lvl w:ilvl="6" w:tplc="C78A92CE">
      <w:numFmt w:val="bullet"/>
      <w:lvlText w:val="•"/>
      <w:lvlJc w:val="left"/>
      <w:pPr>
        <w:ind w:left="9929" w:hanging="413"/>
      </w:pPr>
      <w:rPr>
        <w:rFonts w:hint="default"/>
        <w:lang w:val="en-US" w:eastAsia="en-US" w:bidi="ar-SA"/>
      </w:rPr>
    </w:lvl>
    <w:lvl w:ilvl="7" w:tplc="9496CD44">
      <w:numFmt w:val="bullet"/>
      <w:lvlText w:val="•"/>
      <w:lvlJc w:val="left"/>
      <w:pPr>
        <w:ind w:left="10877" w:hanging="413"/>
      </w:pPr>
      <w:rPr>
        <w:rFonts w:hint="default"/>
        <w:lang w:val="en-US" w:eastAsia="en-US" w:bidi="ar-SA"/>
      </w:rPr>
    </w:lvl>
    <w:lvl w:ilvl="8" w:tplc="5150DAA8">
      <w:numFmt w:val="bullet"/>
      <w:lvlText w:val="•"/>
      <w:lvlJc w:val="left"/>
      <w:pPr>
        <w:ind w:left="11825" w:hanging="413"/>
      </w:pPr>
      <w:rPr>
        <w:rFonts w:hint="default"/>
        <w:lang w:val="en-US" w:eastAsia="en-US" w:bidi="ar-SA"/>
      </w:rPr>
    </w:lvl>
  </w:abstractNum>
  <w:abstractNum w:abstractNumId="77" w15:restartNumberingAfterBreak="0">
    <w:nsid w:val="7CDB2E8A"/>
    <w:multiLevelType w:val="hybridMultilevel"/>
    <w:tmpl w:val="3C18B298"/>
    <w:lvl w:ilvl="0" w:tplc="24F671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7D04504A"/>
    <w:multiLevelType w:val="hybridMultilevel"/>
    <w:tmpl w:val="BB042FD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D2B39EA"/>
    <w:multiLevelType w:val="hybridMultilevel"/>
    <w:tmpl w:val="84AAFA28"/>
    <w:lvl w:ilvl="0" w:tplc="FFFFFFFF">
      <w:start w:val="1"/>
      <w:numFmt w:val="lowerLetter"/>
      <w:lvlText w:val="%1)"/>
      <w:lvlJc w:val="left"/>
      <w:pPr>
        <w:ind w:left="1069" w:hanging="360"/>
      </w:pPr>
      <w:rPr>
        <w:rFonts w:hint="default"/>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80" w15:restartNumberingAfterBreak="0">
    <w:nsid w:val="7D45266B"/>
    <w:multiLevelType w:val="hybridMultilevel"/>
    <w:tmpl w:val="CFDE0574"/>
    <w:lvl w:ilvl="0" w:tplc="FB60291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1" w15:restartNumberingAfterBreak="0">
    <w:nsid w:val="7DBB4E09"/>
    <w:multiLevelType w:val="hybridMultilevel"/>
    <w:tmpl w:val="F7762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EC77C60"/>
    <w:multiLevelType w:val="hybridMultilevel"/>
    <w:tmpl w:val="6D921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7823462">
    <w:abstractNumId w:val="33"/>
  </w:num>
  <w:num w:numId="2" w16cid:durableId="1011638">
    <w:abstractNumId w:val="69"/>
  </w:num>
  <w:num w:numId="3" w16cid:durableId="377509100">
    <w:abstractNumId w:val="31"/>
  </w:num>
  <w:num w:numId="4" w16cid:durableId="2112502907">
    <w:abstractNumId w:val="15"/>
  </w:num>
  <w:num w:numId="5" w16cid:durableId="943807167">
    <w:abstractNumId w:val="70"/>
  </w:num>
  <w:num w:numId="6" w16cid:durableId="350029605">
    <w:abstractNumId w:val="2"/>
  </w:num>
  <w:num w:numId="7" w16cid:durableId="1684362438">
    <w:abstractNumId w:val="19"/>
  </w:num>
  <w:num w:numId="8" w16cid:durableId="1040327762">
    <w:abstractNumId w:val="28"/>
  </w:num>
  <w:num w:numId="9" w16cid:durableId="1083070577">
    <w:abstractNumId w:val="76"/>
  </w:num>
  <w:num w:numId="10" w16cid:durableId="1757239739">
    <w:abstractNumId w:val="64"/>
  </w:num>
  <w:num w:numId="11" w16cid:durableId="1964730599">
    <w:abstractNumId w:val="40"/>
  </w:num>
  <w:num w:numId="12" w16cid:durableId="989671146">
    <w:abstractNumId w:val="72"/>
  </w:num>
  <w:num w:numId="13" w16cid:durableId="694111831">
    <w:abstractNumId w:val="16"/>
  </w:num>
  <w:num w:numId="14" w16cid:durableId="1493328829">
    <w:abstractNumId w:val="53"/>
  </w:num>
  <w:num w:numId="15" w16cid:durableId="814373697">
    <w:abstractNumId w:val="68"/>
  </w:num>
  <w:num w:numId="16" w16cid:durableId="921568579">
    <w:abstractNumId w:val="24"/>
  </w:num>
  <w:num w:numId="17" w16cid:durableId="248000562">
    <w:abstractNumId w:val="46"/>
  </w:num>
  <w:num w:numId="18" w16cid:durableId="160245823">
    <w:abstractNumId w:val="44"/>
  </w:num>
  <w:num w:numId="19" w16cid:durableId="952633703">
    <w:abstractNumId w:val="32"/>
  </w:num>
  <w:num w:numId="20" w16cid:durableId="934168186">
    <w:abstractNumId w:val="23"/>
  </w:num>
  <w:num w:numId="21" w16cid:durableId="129637315">
    <w:abstractNumId w:val="3"/>
  </w:num>
  <w:num w:numId="22" w16cid:durableId="28605697">
    <w:abstractNumId w:val="14"/>
  </w:num>
  <w:num w:numId="23" w16cid:durableId="1371999625">
    <w:abstractNumId w:val="4"/>
  </w:num>
  <w:num w:numId="24" w16cid:durableId="468321495">
    <w:abstractNumId w:val="10"/>
  </w:num>
  <w:num w:numId="25" w16cid:durableId="1999990461">
    <w:abstractNumId w:val="18"/>
  </w:num>
  <w:num w:numId="26" w16cid:durableId="602493429">
    <w:abstractNumId w:val="50"/>
  </w:num>
  <w:num w:numId="27" w16cid:durableId="102843222">
    <w:abstractNumId w:val="65"/>
  </w:num>
  <w:num w:numId="28" w16cid:durableId="1760636419">
    <w:abstractNumId w:val="42"/>
  </w:num>
  <w:num w:numId="29" w16cid:durableId="748237437">
    <w:abstractNumId w:val="74"/>
  </w:num>
  <w:num w:numId="30" w16cid:durableId="865944913">
    <w:abstractNumId w:val="80"/>
  </w:num>
  <w:num w:numId="31" w16cid:durableId="835458883">
    <w:abstractNumId w:val="26"/>
  </w:num>
  <w:num w:numId="32" w16cid:durableId="1140339435">
    <w:abstractNumId w:val="45"/>
  </w:num>
  <w:num w:numId="33" w16cid:durableId="392772843">
    <w:abstractNumId w:val="79"/>
  </w:num>
  <w:num w:numId="34" w16cid:durableId="1946036327">
    <w:abstractNumId w:val="67"/>
  </w:num>
  <w:num w:numId="35" w16cid:durableId="1603340016">
    <w:abstractNumId w:val="9"/>
  </w:num>
  <w:num w:numId="36" w16cid:durableId="1083453906">
    <w:abstractNumId w:val="77"/>
  </w:num>
  <w:num w:numId="37" w16cid:durableId="485049844">
    <w:abstractNumId w:val="12"/>
  </w:num>
  <w:num w:numId="38" w16cid:durableId="9381830">
    <w:abstractNumId w:val="30"/>
  </w:num>
  <w:num w:numId="39" w16cid:durableId="1073238166">
    <w:abstractNumId w:val="56"/>
  </w:num>
  <w:num w:numId="40" w16cid:durableId="972293609">
    <w:abstractNumId w:val="22"/>
  </w:num>
  <w:num w:numId="41" w16cid:durableId="1323774425">
    <w:abstractNumId w:val="17"/>
  </w:num>
  <w:num w:numId="42" w16cid:durableId="574509012">
    <w:abstractNumId w:val="38"/>
  </w:num>
  <w:num w:numId="43" w16cid:durableId="598835006">
    <w:abstractNumId w:val="61"/>
  </w:num>
  <w:num w:numId="44" w16cid:durableId="937712656">
    <w:abstractNumId w:val="5"/>
  </w:num>
  <w:num w:numId="45" w16cid:durableId="320502736">
    <w:abstractNumId w:val="20"/>
  </w:num>
  <w:num w:numId="46" w16cid:durableId="11305742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117019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720981740">
    <w:abstractNumId w:val="54"/>
  </w:num>
  <w:num w:numId="49" w16cid:durableId="371923622">
    <w:abstractNumId w:val="1"/>
  </w:num>
  <w:num w:numId="50" w16cid:durableId="1071661833">
    <w:abstractNumId w:val="0"/>
  </w:num>
  <w:num w:numId="51" w16cid:durableId="1076783479">
    <w:abstractNumId w:val="52"/>
  </w:num>
  <w:num w:numId="52" w16cid:durableId="1620868588">
    <w:abstractNumId w:val="55"/>
  </w:num>
  <w:num w:numId="53" w16cid:durableId="687489626">
    <w:abstractNumId w:val="41"/>
  </w:num>
  <w:num w:numId="54" w16cid:durableId="1239753852">
    <w:abstractNumId w:val="39"/>
  </w:num>
  <w:num w:numId="55" w16cid:durableId="1502550922">
    <w:abstractNumId w:val="51"/>
  </w:num>
  <w:num w:numId="56" w16cid:durableId="223218260">
    <w:abstractNumId w:val="60"/>
  </w:num>
  <w:num w:numId="57" w16cid:durableId="1724400424">
    <w:abstractNumId w:val="13"/>
  </w:num>
  <w:num w:numId="58" w16cid:durableId="296301939">
    <w:abstractNumId w:val="57"/>
  </w:num>
  <w:num w:numId="59" w16cid:durableId="377240136">
    <w:abstractNumId w:val="59"/>
  </w:num>
  <w:num w:numId="60" w16cid:durableId="416100309">
    <w:abstractNumId w:val="27"/>
  </w:num>
  <w:num w:numId="61" w16cid:durableId="1514607046">
    <w:abstractNumId w:val="21"/>
  </w:num>
  <w:num w:numId="62" w16cid:durableId="1631092228">
    <w:abstractNumId w:val="29"/>
  </w:num>
  <w:num w:numId="63" w16cid:durableId="1170173129">
    <w:abstractNumId w:val="36"/>
  </w:num>
  <w:num w:numId="64" w16cid:durableId="1061244659">
    <w:abstractNumId w:val="82"/>
  </w:num>
  <w:num w:numId="65" w16cid:durableId="246427942">
    <w:abstractNumId w:val="37"/>
  </w:num>
  <w:num w:numId="66" w16cid:durableId="393695896">
    <w:abstractNumId w:val="49"/>
  </w:num>
  <w:num w:numId="67" w16cid:durableId="937445510">
    <w:abstractNumId w:val="75"/>
  </w:num>
  <w:num w:numId="68" w16cid:durableId="1554195457">
    <w:abstractNumId w:val="66"/>
  </w:num>
  <w:num w:numId="69" w16cid:durableId="714354467">
    <w:abstractNumId w:val="6"/>
  </w:num>
  <w:num w:numId="70" w16cid:durableId="719669540">
    <w:abstractNumId w:val="35"/>
  </w:num>
  <w:num w:numId="71" w16cid:durableId="2010522741">
    <w:abstractNumId w:val="8"/>
  </w:num>
  <w:num w:numId="72" w16cid:durableId="732702373">
    <w:abstractNumId w:val="43"/>
  </w:num>
  <w:num w:numId="73" w16cid:durableId="1713380789">
    <w:abstractNumId w:val="78"/>
  </w:num>
  <w:num w:numId="74" w16cid:durableId="988291744">
    <w:abstractNumId w:val="48"/>
  </w:num>
  <w:num w:numId="75" w16cid:durableId="1706906543">
    <w:abstractNumId w:val="25"/>
  </w:num>
  <w:num w:numId="76" w16cid:durableId="1505823181">
    <w:abstractNumId w:val="71"/>
  </w:num>
  <w:num w:numId="77" w16cid:durableId="1584946811">
    <w:abstractNumId w:val="7"/>
  </w:num>
  <w:num w:numId="78" w16cid:durableId="886378943">
    <w:abstractNumId w:val="47"/>
  </w:num>
  <w:num w:numId="79" w16cid:durableId="870537742">
    <w:abstractNumId w:val="11"/>
  </w:num>
  <w:num w:numId="80" w16cid:durableId="2047634637">
    <w:abstractNumId w:val="34"/>
  </w:num>
  <w:num w:numId="81" w16cid:durableId="883903505">
    <w:abstractNumId w:val="63"/>
  </w:num>
  <w:num w:numId="82" w16cid:durableId="1833521910">
    <w:abstractNumId w:val="81"/>
  </w:num>
  <w:num w:numId="83" w16cid:durableId="1491603138">
    <w:abstractNumId w:val="5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iranastha3010@outlook.com">
    <w15:presenceInfo w15:providerId="Windows Live" w15:userId="d4bd20e0de4189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FF8"/>
    <w:rsid w:val="00005AA7"/>
    <w:rsid w:val="00005FC9"/>
    <w:rsid w:val="000345F5"/>
    <w:rsid w:val="000363C2"/>
    <w:rsid w:val="00037532"/>
    <w:rsid w:val="00037D0F"/>
    <w:rsid w:val="00050E6C"/>
    <w:rsid w:val="000536D5"/>
    <w:rsid w:val="00054250"/>
    <w:rsid w:val="0005461C"/>
    <w:rsid w:val="00055989"/>
    <w:rsid w:val="00061831"/>
    <w:rsid w:val="000658BC"/>
    <w:rsid w:val="00066153"/>
    <w:rsid w:val="00074481"/>
    <w:rsid w:val="000778CD"/>
    <w:rsid w:val="000A32E9"/>
    <w:rsid w:val="000C4011"/>
    <w:rsid w:val="000D5050"/>
    <w:rsid w:val="000F4466"/>
    <w:rsid w:val="000F58E3"/>
    <w:rsid w:val="00100024"/>
    <w:rsid w:val="001238B9"/>
    <w:rsid w:val="00126957"/>
    <w:rsid w:val="001327AE"/>
    <w:rsid w:val="00133BDE"/>
    <w:rsid w:val="0014248B"/>
    <w:rsid w:val="0014681A"/>
    <w:rsid w:val="00162E66"/>
    <w:rsid w:val="00164796"/>
    <w:rsid w:val="0017775D"/>
    <w:rsid w:val="00185C82"/>
    <w:rsid w:val="00191114"/>
    <w:rsid w:val="00193884"/>
    <w:rsid w:val="001C286F"/>
    <w:rsid w:val="001C563B"/>
    <w:rsid w:val="001D1213"/>
    <w:rsid w:val="001E0A08"/>
    <w:rsid w:val="001F243F"/>
    <w:rsid w:val="001F76C2"/>
    <w:rsid w:val="00210E31"/>
    <w:rsid w:val="00211B14"/>
    <w:rsid w:val="002166CE"/>
    <w:rsid w:val="00221E9C"/>
    <w:rsid w:val="0022531A"/>
    <w:rsid w:val="00226014"/>
    <w:rsid w:val="00245369"/>
    <w:rsid w:val="00256EED"/>
    <w:rsid w:val="00265406"/>
    <w:rsid w:val="00276F21"/>
    <w:rsid w:val="002A6B8A"/>
    <w:rsid w:val="002B3ABD"/>
    <w:rsid w:val="002C06CA"/>
    <w:rsid w:val="002C53B7"/>
    <w:rsid w:val="002C74EC"/>
    <w:rsid w:val="002D0039"/>
    <w:rsid w:val="002D35D4"/>
    <w:rsid w:val="002D360A"/>
    <w:rsid w:val="002E47A3"/>
    <w:rsid w:val="002E4AC5"/>
    <w:rsid w:val="002E6D9A"/>
    <w:rsid w:val="002F1932"/>
    <w:rsid w:val="002F4F99"/>
    <w:rsid w:val="00310737"/>
    <w:rsid w:val="00312C58"/>
    <w:rsid w:val="00313C64"/>
    <w:rsid w:val="003140BC"/>
    <w:rsid w:val="00333BE4"/>
    <w:rsid w:val="00334198"/>
    <w:rsid w:val="003512E1"/>
    <w:rsid w:val="003542E1"/>
    <w:rsid w:val="00374D6E"/>
    <w:rsid w:val="00381BC6"/>
    <w:rsid w:val="0038285F"/>
    <w:rsid w:val="003B3E65"/>
    <w:rsid w:val="003B4C75"/>
    <w:rsid w:val="003C6FBA"/>
    <w:rsid w:val="003D0086"/>
    <w:rsid w:val="003D493A"/>
    <w:rsid w:val="003E78C6"/>
    <w:rsid w:val="003E7D23"/>
    <w:rsid w:val="00407A6C"/>
    <w:rsid w:val="00411BAC"/>
    <w:rsid w:val="00414784"/>
    <w:rsid w:val="0042702A"/>
    <w:rsid w:val="0044027F"/>
    <w:rsid w:val="004414EA"/>
    <w:rsid w:val="0044583B"/>
    <w:rsid w:val="00457236"/>
    <w:rsid w:val="00470DDA"/>
    <w:rsid w:val="00475E10"/>
    <w:rsid w:val="00486FF8"/>
    <w:rsid w:val="00491819"/>
    <w:rsid w:val="00494097"/>
    <w:rsid w:val="004A1C73"/>
    <w:rsid w:val="004A39D1"/>
    <w:rsid w:val="004C0C5E"/>
    <w:rsid w:val="00502A03"/>
    <w:rsid w:val="00515566"/>
    <w:rsid w:val="00520AC0"/>
    <w:rsid w:val="00525F44"/>
    <w:rsid w:val="00531E7D"/>
    <w:rsid w:val="005466A8"/>
    <w:rsid w:val="00550FDC"/>
    <w:rsid w:val="005574F6"/>
    <w:rsid w:val="0056250A"/>
    <w:rsid w:val="0056710E"/>
    <w:rsid w:val="0057034E"/>
    <w:rsid w:val="00570BA3"/>
    <w:rsid w:val="005736D0"/>
    <w:rsid w:val="00590E82"/>
    <w:rsid w:val="00594B5A"/>
    <w:rsid w:val="005C65DB"/>
    <w:rsid w:val="005D2035"/>
    <w:rsid w:val="005F2A27"/>
    <w:rsid w:val="005F532D"/>
    <w:rsid w:val="00611F8E"/>
    <w:rsid w:val="0062757F"/>
    <w:rsid w:val="00633045"/>
    <w:rsid w:val="0063306A"/>
    <w:rsid w:val="00646966"/>
    <w:rsid w:val="00657625"/>
    <w:rsid w:val="00662927"/>
    <w:rsid w:val="00664F1F"/>
    <w:rsid w:val="00666AC5"/>
    <w:rsid w:val="00683D6B"/>
    <w:rsid w:val="006846B5"/>
    <w:rsid w:val="006A5B74"/>
    <w:rsid w:val="006A6BC2"/>
    <w:rsid w:val="006A7EDE"/>
    <w:rsid w:val="006C4233"/>
    <w:rsid w:val="006C5ABA"/>
    <w:rsid w:val="006E1B20"/>
    <w:rsid w:val="006E2E7C"/>
    <w:rsid w:val="006E76AB"/>
    <w:rsid w:val="006F6A76"/>
    <w:rsid w:val="00703577"/>
    <w:rsid w:val="00717889"/>
    <w:rsid w:val="0072006F"/>
    <w:rsid w:val="00723736"/>
    <w:rsid w:val="00736EA2"/>
    <w:rsid w:val="00755973"/>
    <w:rsid w:val="00761A88"/>
    <w:rsid w:val="007629B4"/>
    <w:rsid w:val="00763DBF"/>
    <w:rsid w:val="00773721"/>
    <w:rsid w:val="00775409"/>
    <w:rsid w:val="00792579"/>
    <w:rsid w:val="00797D2E"/>
    <w:rsid w:val="007A2105"/>
    <w:rsid w:val="007C0C57"/>
    <w:rsid w:val="007C12B7"/>
    <w:rsid w:val="007C5FBF"/>
    <w:rsid w:val="00804034"/>
    <w:rsid w:val="00813384"/>
    <w:rsid w:val="00813421"/>
    <w:rsid w:val="00820CA9"/>
    <w:rsid w:val="00821839"/>
    <w:rsid w:val="0082307D"/>
    <w:rsid w:val="008311D9"/>
    <w:rsid w:val="008437DF"/>
    <w:rsid w:val="00855DF4"/>
    <w:rsid w:val="00860215"/>
    <w:rsid w:val="0088535B"/>
    <w:rsid w:val="0088747D"/>
    <w:rsid w:val="00891FE5"/>
    <w:rsid w:val="008953A8"/>
    <w:rsid w:val="00897E10"/>
    <w:rsid w:val="008A2356"/>
    <w:rsid w:val="008A7CB2"/>
    <w:rsid w:val="008D7EB3"/>
    <w:rsid w:val="008E1498"/>
    <w:rsid w:val="008E5D29"/>
    <w:rsid w:val="008E636B"/>
    <w:rsid w:val="008F0139"/>
    <w:rsid w:val="008F1EA8"/>
    <w:rsid w:val="009072E7"/>
    <w:rsid w:val="00917E66"/>
    <w:rsid w:val="00923B33"/>
    <w:rsid w:val="0092743D"/>
    <w:rsid w:val="00933577"/>
    <w:rsid w:val="0093585D"/>
    <w:rsid w:val="009434EA"/>
    <w:rsid w:val="00944F4D"/>
    <w:rsid w:val="00945856"/>
    <w:rsid w:val="00955080"/>
    <w:rsid w:val="009558CB"/>
    <w:rsid w:val="00994C61"/>
    <w:rsid w:val="009A0FEA"/>
    <w:rsid w:val="009A1181"/>
    <w:rsid w:val="009B43EE"/>
    <w:rsid w:val="009C6786"/>
    <w:rsid w:val="009D60DF"/>
    <w:rsid w:val="009D70C9"/>
    <w:rsid w:val="009D73A5"/>
    <w:rsid w:val="009E68DE"/>
    <w:rsid w:val="009F201A"/>
    <w:rsid w:val="009F5981"/>
    <w:rsid w:val="00A01507"/>
    <w:rsid w:val="00A1229E"/>
    <w:rsid w:val="00A13790"/>
    <w:rsid w:val="00A15734"/>
    <w:rsid w:val="00A2602F"/>
    <w:rsid w:val="00A2701F"/>
    <w:rsid w:val="00A337A7"/>
    <w:rsid w:val="00A33924"/>
    <w:rsid w:val="00A46425"/>
    <w:rsid w:val="00A473AD"/>
    <w:rsid w:val="00A642CB"/>
    <w:rsid w:val="00A71C59"/>
    <w:rsid w:val="00A817A9"/>
    <w:rsid w:val="00A84A6F"/>
    <w:rsid w:val="00A86C56"/>
    <w:rsid w:val="00A93F7A"/>
    <w:rsid w:val="00A941B7"/>
    <w:rsid w:val="00AC7649"/>
    <w:rsid w:val="00AD00D2"/>
    <w:rsid w:val="00AE2DBD"/>
    <w:rsid w:val="00AF4B22"/>
    <w:rsid w:val="00B02101"/>
    <w:rsid w:val="00B10C67"/>
    <w:rsid w:val="00B119A2"/>
    <w:rsid w:val="00B14729"/>
    <w:rsid w:val="00B506F7"/>
    <w:rsid w:val="00B50B38"/>
    <w:rsid w:val="00B63D3F"/>
    <w:rsid w:val="00B91AA1"/>
    <w:rsid w:val="00BB6F39"/>
    <w:rsid w:val="00BC3A9E"/>
    <w:rsid w:val="00BC46B5"/>
    <w:rsid w:val="00BD08B9"/>
    <w:rsid w:val="00BD16CD"/>
    <w:rsid w:val="00BD4AB0"/>
    <w:rsid w:val="00BD4E68"/>
    <w:rsid w:val="00BE03AE"/>
    <w:rsid w:val="00BE4E3A"/>
    <w:rsid w:val="00BF09CA"/>
    <w:rsid w:val="00C00FDC"/>
    <w:rsid w:val="00C02C62"/>
    <w:rsid w:val="00C040A8"/>
    <w:rsid w:val="00C0538C"/>
    <w:rsid w:val="00C2439C"/>
    <w:rsid w:val="00C47F9B"/>
    <w:rsid w:val="00C622B7"/>
    <w:rsid w:val="00C6788A"/>
    <w:rsid w:val="00C82EE9"/>
    <w:rsid w:val="00C83A79"/>
    <w:rsid w:val="00C870AF"/>
    <w:rsid w:val="00C937F4"/>
    <w:rsid w:val="00C94DCF"/>
    <w:rsid w:val="00C96494"/>
    <w:rsid w:val="00CA5569"/>
    <w:rsid w:val="00CB06C7"/>
    <w:rsid w:val="00CB46C4"/>
    <w:rsid w:val="00CB6531"/>
    <w:rsid w:val="00CC2BC8"/>
    <w:rsid w:val="00CD56B5"/>
    <w:rsid w:val="00CD5915"/>
    <w:rsid w:val="00CE1344"/>
    <w:rsid w:val="00CE25F8"/>
    <w:rsid w:val="00CE32C7"/>
    <w:rsid w:val="00CE744E"/>
    <w:rsid w:val="00CE765F"/>
    <w:rsid w:val="00CF0B5D"/>
    <w:rsid w:val="00CF77AF"/>
    <w:rsid w:val="00D10FFF"/>
    <w:rsid w:val="00D12956"/>
    <w:rsid w:val="00D131BF"/>
    <w:rsid w:val="00D13DB7"/>
    <w:rsid w:val="00D14379"/>
    <w:rsid w:val="00D17317"/>
    <w:rsid w:val="00D24D21"/>
    <w:rsid w:val="00D27F2E"/>
    <w:rsid w:val="00D439B3"/>
    <w:rsid w:val="00D55404"/>
    <w:rsid w:val="00D55F87"/>
    <w:rsid w:val="00D577CD"/>
    <w:rsid w:val="00D63FE8"/>
    <w:rsid w:val="00D86BE7"/>
    <w:rsid w:val="00D8751C"/>
    <w:rsid w:val="00D91488"/>
    <w:rsid w:val="00D96695"/>
    <w:rsid w:val="00DB2057"/>
    <w:rsid w:val="00DD0AC3"/>
    <w:rsid w:val="00DD71EE"/>
    <w:rsid w:val="00DF74B2"/>
    <w:rsid w:val="00E011BC"/>
    <w:rsid w:val="00E1073C"/>
    <w:rsid w:val="00E21164"/>
    <w:rsid w:val="00E338A5"/>
    <w:rsid w:val="00E41BE5"/>
    <w:rsid w:val="00E43EE8"/>
    <w:rsid w:val="00E53B0C"/>
    <w:rsid w:val="00E574A6"/>
    <w:rsid w:val="00E6328A"/>
    <w:rsid w:val="00E67D13"/>
    <w:rsid w:val="00E76121"/>
    <w:rsid w:val="00E8219B"/>
    <w:rsid w:val="00EB097F"/>
    <w:rsid w:val="00EB41C4"/>
    <w:rsid w:val="00EC11D3"/>
    <w:rsid w:val="00EC6DAF"/>
    <w:rsid w:val="00EC76BA"/>
    <w:rsid w:val="00ED4C05"/>
    <w:rsid w:val="00EE2F42"/>
    <w:rsid w:val="00EF3A08"/>
    <w:rsid w:val="00F12517"/>
    <w:rsid w:val="00F13C51"/>
    <w:rsid w:val="00F22441"/>
    <w:rsid w:val="00F26F92"/>
    <w:rsid w:val="00F42CD9"/>
    <w:rsid w:val="00F5603E"/>
    <w:rsid w:val="00F56BA3"/>
    <w:rsid w:val="00F65BD1"/>
    <w:rsid w:val="00F67543"/>
    <w:rsid w:val="00F77D15"/>
    <w:rsid w:val="00FB3EE6"/>
    <w:rsid w:val="00FC590F"/>
    <w:rsid w:val="00FD4603"/>
    <w:rsid w:val="00FD6A3A"/>
    <w:rsid w:val="00FF0E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EAC65"/>
  <w15:docId w15:val="{0AAE5759-7727-4836-9ABB-471B98F97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40" w:hanging="361"/>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left="1692" w:right="1691"/>
      <w:jc w:val="center"/>
    </w:pPr>
    <w:rPr>
      <w:b/>
      <w:bCs/>
      <w:sz w:val="36"/>
      <w:szCs w:val="36"/>
    </w:rPr>
  </w:style>
  <w:style w:type="paragraph" w:styleId="ListParagraph">
    <w:name w:val="List Paragraph"/>
    <w:basedOn w:val="Normal"/>
    <w:uiPriority w:val="1"/>
    <w:qFormat/>
    <w:pPr>
      <w:ind w:left="8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14379"/>
    <w:pPr>
      <w:tabs>
        <w:tab w:val="center" w:pos="4513"/>
        <w:tab w:val="right" w:pos="9026"/>
      </w:tabs>
    </w:pPr>
  </w:style>
  <w:style w:type="character" w:customStyle="1" w:styleId="HeaderChar">
    <w:name w:val="Header Char"/>
    <w:basedOn w:val="DefaultParagraphFont"/>
    <w:link w:val="Header"/>
    <w:uiPriority w:val="99"/>
    <w:rsid w:val="00D14379"/>
    <w:rPr>
      <w:rFonts w:ascii="Times New Roman" w:eastAsia="Times New Roman" w:hAnsi="Times New Roman" w:cs="Times New Roman"/>
    </w:rPr>
  </w:style>
  <w:style w:type="paragraph" w:styleId="Footer">
    <w:name w:val="footer"/>
    <w:basedOn w:val="Normal"/>
    <w:link w:val="FooterChar"/>
    <w:uiPriority w:val="99"/>
    <w:unhideWhenUsed/>
    <w:rsid w:val="00D14379"/>
    <w:pPr>
      <w:tabs>
        <w:tab w:val="center" w:pos="4513"/>
        <w:tab w:val="right" w:pos="9026"/>
      </w:tabs>
    </w:pPr>
  </w:style>
  <w:style w:type="character" w:customStyle="1" w:styleId="FooterChar">
    <w:name w:val="Footer Char"/>
    <w:basedOn w:val="DefaultParagraphFont"/>
    <w:link w:val="Footer"/>
    <w:uiPriority w:val="99"/>
    <w:rsid w:val="00D14379"/>
    <w:rPr>
      <w:rFonts w:ascii="Times New Roman" w:eastAsia="Times New Roman" w:hAnsi="Times New Roman" w:cs="Times New Roman"/>
    </w:rPr>
  </w:style>
  <w:style w:type="table" w:styleId="TableGrid">
    <w:name w:val="Table Grid"/>
    <w:basedOn w:val="TableNormal"/>
    <w:uiPriority w:val="39"/>
    <w:rsid w:val="00FD6A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658BC"/>
    <w:pPr>
      <w:widowControl/>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899241">
      <w:bodyDiv w:val="1"/>
      <w:marLeft w:val="0"/>
      <w:marRight w:val="0"/>
      <w:marTop w:val="0"/>
      <w:marBottom w:val="0"/>
      <w:divBdr>
        <w:top w:val="none" w:sz="0" w:space="0" w:color="auto"/>
        <w:left w:val="none" w:sz="0" w:space="0" w:color="auto"/>
        <w:bottom w:val="none" w:sz="0" w:space="0" w:color="auto"/>
        <w:right w:val="none" w:sz="0" w:space="0" w:color="auto"/>
      </w:divBdr>
    </w:div>
    <w:div w:id="155461613">
      <w:bodyDiv w:val="1"/>
      <w:marLeft w:val="0"/>
      <w:marRight w:val="0"/>
      <w:marTop w:val="0"/>
      <w:marBottom w:val="0"/>
      <w:divBdr>
        <w:top w:val="none" w:sz="0" w:space="0" w:color="auto"/>
        <w:left w:val="none" w:sz="0" w:space="0" w:color="auto"/>
        <w:bottom w:val="none" w:sz="0" w:space="0" w:color="auto"/>
        <w:right w:val="none" w:sz="0" w:space="0" w:color="auto"/>
      </w:divBdr>
    </w:div>
    <w:div w:id="294024796">
      <w:bodyDiv w:val="1"/>
      <w:marLeft w:val="0"/>
      <w:marRight w:val="0"/>
      <w:marTop w:val="0"/>
      <w:marBottom w:val="0"/>
      <w:divBdr>
        <w:top w:val="none" w:sz="0" w:space="0" w:color="auto"/>
        <w:left w:val="none" w:sz="0" w:space="0" w:color="auto"/>
        <w:bottom w:val="none" w:sz="0" w:space="0" w:color="auto"/>
        <w:right w:val="none" w:sz="0" w:space="0" w:color="auto"/>
      </w:divBdr>
    </w:div>
    <w:div w:id="322204417">
      <w:bodyDiv w:val="1"/>
      <w:marLeft w:val="0"/>
      <w:marRight w:val="0"/>
      <w:marTop w:val="0"/>
      <w:marBottom w:val="0"/>
      <w:divBdr>
        <w:top w:val="none" w:sz="0" w:space="0" w:color="auto"/>
        <w:left w:val="none" w:sz="0" w:space="0" w:color="auto"/>
        <w:bottom w:val="none" w:sz="0" w:space="0" w:color="auto"/>
        <w:right w:val="none" w:sz="0" w:space="0" w:color="auto"/>
      </w:divBdr>
    </w:div>
    <w:div w:id="414402338">
      <w:bodyDiv w:val="1"/>
      <w:marLeft w:val="0"/>
      <w:marRight w:val="0"/>
      <w:marTop w:val="0"/>
      <w:marBottom w:val="0"/>
      <w:divBdr>
        <w:top w:val="none" w:sz="0" w:space="0" w:color="auto"/>
        <w:left w:val="none" w:sz="0" w:space="0" w:color="auto"/>
        <w:bottom w:val="none" w:sz="0" w:space="0" w:color="auto"/>
        <w:right w:val="none" w:sz="0" w:space="0" w:color="auto"/>
      </w:divBdr>
    </w:div>
    <w:div w:id="429204671">
      <w:bodyDiv w:val="1"/>
      <w:marLeft w:val="0"/>
      <w:marRight w:val="0"/>
      <w:marTop w:val="0"/>
      <w:marBottom w:val="0"/>
      <w:divBdr>
        <w:top w:val="none" w:sz="0" w:space="0" w:color="auto"/>
        <w:left w:val="none" w:sz="0" w:space="0" w:color="auto"/>
        <w:bottom w:val="none" w:sz="0" w:space="0" w:color="auto"/>
        <w:right w:val="none" w:sz="0" w:space="0" w:color="auto"/>
      </w:divBdr>
    </w:div>
    <w:div w:id="444886674">
      <w:bodyDiv w:val="1"/>
      <w:marLeft w:val="0"/>
      <w:marRight w:val="0"/>
      <w:marTop w:val="0"/>
      <w:marBottom w:val="0"/>
      <w:divBdr>
        <w:top w:val="none" w:sz="0" w:space="0" w:color="auto"/>
        <w:left w:val="none" w:sz="0" w:space="0" w:color="auto"/>
        <w:bottom w:val="none" w:sz="0" w:space="0" w:color="auto"/>
        <w:right w:val="none" w:sz="0" w:space="0" w:color="auto"/>
      </w:divBdr>
    </w:div>
    <w:div w:id="795223513">
      <w:bodyDiv w:val="1"/>
      <w:marLeft w:val="0"/>
      <w:marRight w:val="0"/>
      <w:marTop w:val="0"/>
      <w:marBottom w:val="0"/>
      <w:divBdr>
        <w:top w:val="none" w:sz="0" w:space="0" w:color="auto"/>
        <w:left w:val="none" w:sz="0" w:space="0" w:color="auto"/>
        <w:bottom w:val="none" w:sz="0" w:space="0" w:color="auto"/>
        <w:right w:val="none" w:sz="0" w:space="0" w:color="auto"/>
      </w:divBdr>
    </w:div>
    <w:div w:id="825434781">
      <w:bodyDiv w:val="1"/>
      <w:marLeft w:val="0"/>
      <w:marRight w:val="0"/>
      <w:marTop w:val="0"/>
      <w:marBottom w:val="0"/>
      <w:divBdr>
        <w:top w:val="none" w:sz="0" w:space="0" w:color="auto"/>
        <w:left w:val="none" w:sz="0" w:space="0" w:color="auto"/>
        <w:bottom w:val="none" w:sz="0" w:space="0" w:color="auto"/>
        <w:right w:val="none" w:sz="0" w:space="0" w:color="auto"/>
      </w:divBdr>
    </w:div>
    <w:div w:id="900560671">
      <w:bodyDiv w:val="1"/>
      <w:marLeft w:val="0"/>
      <w:marRight w:val="0"/>
      <w:marTop w:val="0"/>
      <w:marBottom w:val="0"/>
      <w:divBdr>
        <w:top w:val="none" w:sz="0" w:space="0" w:color="auto"/>
        <w:left w:val="none" w:sz="0" w:space="0" w:color="auto"/>
        <w:bottom w:val="none" w:sz="0" w:space="0" w:color="auto"/>
        <w:right w:val="none" w:sz="0" w:space="0" w:color="auto"/>
      </w:divBdr>
    </w:div>
    <w:div w:id="992300176">
      <w:bodyDiv w:val="1"/>
      <w:marLeft w:val="0"/>
      <w:marRight w:val="0"/>
      <w:marTop w:val="0"/>
      <w:marBottom w:val="0"/>
      <w:divBdr>
        <w:top w:val="none" w:sz="0" w:space="0" w:color="auto"/>
        <w:left w:val="none" w:sz="0" w:space="0" w:color="auto"/>
        <w:bottom w:val="none" w:sz="0" w:space="0" w:color="auto"/>
        <w:right w:val="none" w:sz="0" w:space="0" w:color="auto"/>
      </w:divBdr>
    </w:div>
    <w:div w:id="1091389992">
      <w:bodyDiv w:val="1"/>
      <w:marLeft w:val="0"/>
      <w:marRight w:val="0"/>
      <w:marTop w:val="0"/>
      <w:marBottom w:val="0"/>
      <w:divBdr>
        <w:top w:val="none" w:sz="0" w:space="0" w:color="auto"/>
        <w:left w:val="none" w:sz="0" w:space="0" w:color="auto"/>
        <w:bottom w:val="none" w:sz="0" w:space="0" w:color="auto"/>
        <w:right w:val="none" w:sz="0" w:space="0" w:color="auto"/>
      </w:divBdr>
    </w:div>
    <w:div w:id="1154833485">
      <w:bodyDiv w:val="1"/>
      <w:marLeft w:val="0"/>
      <w:marRight w:val="0"/>
      <w:marTop w:val="0"/>
      <w:marBottom w:val="0"/>
      <w:divBdr>
        <w:top w:val="none" w:sz="0" w:space="0" w:color="auto"/>
        <w:left w:val="none" w:sz="0" w:space="0" w:color="auto"/>
        <w:bottom w:val="none" w:sz="0" w:space="0" w:color="auto"/>
        <w:right w:val="none" w:sz="0" w:space="0" w:color="auto"/>
      </w:divBdr>
    </w:div>
    <w:div w:id="1258058228">
      <w:bodyDiv w:val="1"/>
      <w:marLeft w:val="0"/>
      <w:marRight w:val="0"/>
      <w:marTop w:val="0"/>
      <w:marBottom w:val="0"/>
      <w:divBdr>
        <w:top w:val="none" w:sz="0" w:space="0" w:color="auto"/>
        <w:left w:val="none" w:sz="0" w:space="0" w:color="auto"/>
        <w:bottom w:val="none" w:sz="0" w:space="0" w:color="auto"/>
        <w:right w:val="none" w:sz="0" w:space="0" w:color="auto"/>
      </w:divBdr>
    </w:div>
    <w:div w:id="1430075949">
      <w:bodyDiv w:val="1"/>
      <w:marLeft w:val="0"/>
      <w:marRight w:val="0"/>
      <w:marTop w:val="0"/>
      <w:marBottom w:val="0"/>
      <w:divBdr>
        <w:top w:val="none" w:sz="0" w:space="0" w:color="auto"/>
        <w:left w:val="none" w:sz="0" w:space="0" w:color="auto"/>
        <w:bottom w:val="none" w:sz="0" w:space="0" w:color="auto"/>
        <w:right w:val="none" w:sz="0" w:space="0" w:color="auto"/>
      </w:divBdr>
    </w:div>
    <w:div w:id="1608544854">
      <w:bodyDiv w:val="1"/>
      <w:marLeft w:val="0"/>
      <w:marRight w:val="0"/>
      <w:marTop w:val="0"/>
      <w:marBottom w:val="0"/>
      <w:divBdr>
        <w:top w:val="none" w:sz="0" w:space="0" w:color="auto"/>
        <w:left w:val="none" w:sz="0" w:space="0" w:color="auto"/>
        <w:bottom w:val="none" w:sz="0" w:space="0" w:color="auto"/>
        <w:right w:val="none" w:sz="0" w:space="0" w:color="auto"/>
      </w:divBdr>
    </w:div>
    <w:div w:id="1668048741">
      <w:bodyDiv w:val="1"/>
      <w:marLeft w:val="0"/>
      <w:marRight w:val="0"/>
      <w:marTop w:val="0"/>
      <w:marBottom w:val="0"/>
      <w:divBdr>
        <w:top w:val="none" w:sz="0" w:space="0" w:color="auto"/>
        <w:left w:val="none" w:sz="0" w:space="0" w:color="auto"/>
        <w:bottom w:val="none" w:sz="0" w:space="0" w:color="auto"/>
        <w:right w:val="none" w:sz="0" w:space="0" w:color="auto"/>
      </w:divBdr>
    </w:div>
    <w:div w:id="1725180127">
      <w:bodyDiv w:val="1"/>
      <w:marLeft w:val="0"/>
      <w:marRight w:val="0"/>
      <w:marTop w:val="0"/>
      <w:marBottom w:val="0"/>
      <w:divBdr>
        <w:top w:val="none" w:sz="0" w:space="0" w:color="auto"/>
        <w:left w:val="none" w:sz="0" w:space="0" w:color="auto"/>
        <w:bottom w:val="none" w:sz="0" w:space="0" w:color="auto"/>
        <w:right w:val="none" w:sz="0" w:space="0" w:color="auto"/>
      </w:divBdr>
    </w:div>
    <w:div w:id="1836872459">
      <w:bodyDiv w:val="1"/>
      <w:marLeft w:val="0"/>
      <w:marRight w:val="0"/>
      <w:marTop w:val="0"/>
      <w:marBottom w:val="0"/>
      <w:divBdr>
        <w:top w:val="none" w:sz="0" w:space="0" w:color="auto"/>
        <w:left w:val="none" w:sz="0" w:space="0" w:color="auto"/>
        <w:bottom w:val="none" w:sz="0" w:space="0" w:color="auto"/>
        <w:right w:val="none" w:sz="0" w:space="0" w:color="auto"/>
      </w:divBdr>
    </w:div>
    <w:div w:id="1933735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9A193-98A6-4621-9AB6-9EFC20BBE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TotalTime>
  <Pages>39</Pages>
  <Words>3250</Words>
  <Characters>18525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pooji jonnala</dc:creator>
  <cp:lastModifiedBy>kiranastha3010@outlook.com</cp:lastModifiedBy>
  <cp:revision>103</cp:revision>
  <cp:lastPrinted>2024-12-15T14:59:00Z</cp:lastPrinted>
  <dcterms:created xsi:type="dcterms:W3CDTF">2025-01-31T13:51:00Z</dcterms:created>
  <dcterms:modified xsi:type="dcterms:W3CDTF">2025-04-06T17:01:00Z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2024-11-19T00:00:00Z</vt:filetime>
  </property>
  <property fmtid="{D5CDD505-2E9C-101B-9397-08002B2CF9AE}" pid="3" name="Creator">
    <vt:lpwstr>Microsoft® Word 2016</vt:lpwstr>
  </property>
  <property fmtid="{D5CDD505-2E9C-101B-9397-08002B2CF9AE}" pid="4" name="LastSaved">
    <vt:filetime>2024-11-29T00:00:00Z</vt:filetime>
  </property>
</Properties>
</file>