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3F3484" w14:textId="77777777" w:rsidR="00486FF8" w:rsidRDefault="00486FF8">
      <w:pPr>
        <w:pStyle w:val="BodyText"/>
        <w:spacing w:before="3"/>
        <w:rPr>
          <w:sz w:val="26"/>
        </w:rPr>
      </w:pPr>
      <w:bookmarkStart w:id="0" w:name="_Hlk190252759"/>
    </w:p>
    <w:p w14:paraId="17CE9528" w14:textId="77777777" w:rsidR="00486FF8" w:rsidRDefault="00000000">
      <w:pPr>
        <w:pStyle w:val="Title"/>
        <w:spacing w:before="85"/>
      </w:pPr>
      <w:r>
        <w:t>23CSE101</w:t>
      </w:r>
    </w:p>
    <w:p w14:paraId="179A43D9" w14:textId="77777777" w:rsidR="00486FF8" w:rsidRDefault="00486FF8">
      <w:pPr>
        <w:pStyle w:val="BodyText"/>
        <w:spacing w:before="9"/>
        <w:rPr>
          <w:b/>
          <w:sz w:val="36"/>
        </w:rPr>
      </w:pPr>
    </w:p>
    <w:p w14:paraId="1A2CBF6E" w14:textId="47971B0F" w:rsidR="00BD08B9" w:rsidRDefault="00BD08B9" w:rsidP="00BD08B9">
      <w:pPr>
        <w:pStyle w:val="Title"/>
        <w:spacing w:line="703" w:lineRule="auto"/>
        <w:ind w:left="0"/>
        <w:jc w:val="left"/>
      </w:pPr>
      <w:r>
        <w:t xml:space="preserve"> </w:t>
      </w:r>
      <w:r>
        <w:tab/>
      </w:r>
      <w:r>
        <w:tab/>
        <w:t>OBJECT ORIENTED PROBLEM SOLVING</w:t>
      </w:r>
    </w:p>
    <w:p w14:paraId="1429AA49" w14:textId="1D1A6F4E" w:rsidR="00486FF8" w:rsidRDefault="00000000">
      <w:pPr>
        <w:pStyle w:val="Title"/>
        <w:spacing w:line="703" w:lineRule="auto"/>
        <w:ind w:left="1695"/>
      </w:pPr>
      <w:r>
        <w:t>LAB</w:t>
      </w:r>
      <w:r>
        <w:rPr>
          <w:spacing w:val="1"/>
        </w:rPr>
        <w:t xml:space="preserve"> </w:t>
      </w:r>
      <w:r>
        <w:t>MANUAL</w:t>
      </w:r>
    </w:p>
    <w:p w14:paraId="1D766CD1" w14:textId="52CBCEC4" w:rsidR="00486FF8" w:rsidRDefault="00BD08B9">
      <w:pPr>
        <w:pStyle w:val="BodyText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31616" behindDoc="0" locked="0" layoutInCell="1" allowOverlap="1" wp14:anchorId="7C50D75A" wp14:editId="1A3A4098">
            <wp:simplePos x="0" y="0"/>
            <wp:positionH relativeFrom="page">
              <wp:posOffset>2094765</wp:posOffset>
            </wp:positionH>
            <wp:positionV relativeFrom="paragraph">
              <wp:posOffset>202298</wp:posOffset>
            </wp:positionV>
            <wp:extent cx="3611653" cy="804862"/>
            <wp:effectExtent l="0" t="0" r="0" b="0"/>
            <wp:wrapTopAndBottom/>
            <wp:docPr id="1" name="image1.jpeg" descr="PDF File viewer | Microsoft Teams Class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1653" cy="804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394D8A" w14:textId="643F6F48" w:rsidR="00486FF8" w:rsidRDefault="00486FF8">
      <w:pPr>
        <w:pStyle w:val="BodyText"/>
        <w:rPr>
          <w:b/>
          <w:sz w:val="20"/>
        </w:rPr>
      </w:pPr>
    </w:p>
    <w:p w14:paraId="28608924" w14:textId="263AF19A" w:rsidR="00486FF8" w:rsidRDefault="00486FF8" w:rsidP="00BD08B9">
      <w:pPr>
        <w:pStyle w:val="BodyText"/>
      </w:pPr>
    </w:p>
    <w:p w14:paraId="1A79F409" w14:textId="2C805864" w:rsidR="00486FF8" w:rsidRDefault="00486FF8">
      <w:pPr>
        <w:pStyle w:val="BodyText"/>
        <w:spacing w:before="8"/>
        <w:rPr>
          <w:b/>
          <w:sz w:val="16"/>
        </w:rPr>
      </w:pPr>
    </w:p>
    <w:p w14:paraId="658B6E90" w14:textId="77777777" w:rsidR="00486FF8" w:rsidRDefault="00486FF8">
      <w:pPr>
        <w:pStyle w:val="BodyText"/>
        <w:rPr>
          <w:b/>
          <w:sz w:val="40"/>
        </w:rPr>
      </w:pPr>
    </w:p>
    <w:p w14:paraId="311D7C34" w14:textId="77777777" w:rsidR="00486FF8" w:rsidRDefault="00486FF8">
      <w:pPr>
        <w:pStyle w:val="BodyText"/>
        <w:rPr>
          <w:b/>
          <w:sz w:val="40"/>
        </w:rPr>
      </w:pPr>
    </w:p>
    <w:p w14:paraId="5332B453" w14:textId="77777777" w:rsidR="00486FF8" w:rsidRDefault="00000000">
      <w:pPr>
        <w:spacing w:before="235" w:line="376" w:lineRule="auto"/>
        <w:ind w:left="1694" w:right="1691"/>
        <w:jc w:val="center"/>
        <w:rPr>
          <w:b/>
          <w:sz w:val="28"/>
        </w:rPr>
      </w:pPr>
      <w:r>
        <w:rPr>
          <w:b/>
          <w:sz w:val="28"/>
        </w:rPr>
        <w:t>Department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computer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communication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Amrita School</w:t>
      </w:r>
      <w:r>
        <w:rPr>
          <w:b/>
          <w:spacing w:val="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Engineering</w:t>
      </w:r>
    </w:p>
    <w:p w14:paraId="5B3CC165" w14:textId="77777777" w:rsidR="00486FF8" w:rsidRDefault="00000000">
      <w:pPr>
        <w:spacing w:before="3"/>
        <w:ind w:left="1692" w:right="1691"/>
        <w:jc w:val="center"/>
        <w:rPr>
          <w:b/>
          <w:sz w:val="28"/>
        </w:rPr>
      </w:pPr>
      <w:r>
        <w:rPr>
          <w:b/>
          <w:spacing w:val="-1"/>
          <w:sz w:val="28"/>
        </w:rPr>
        <w:t>Amrita</w:t>
      </w:r>
      <w:r>
        <w:rPr>
          <w:b/>
          <w:spacing w:val="-14"/>
          <w:sz w:val="28"/>
        </w:rPr>
        <w:t xml:space="preserve"> </w:t>
      </w:r>
      <w:r>
        <w:rPr>
          <w:b/>
          <w:spacing w:val="-1"/>
          <w:sz w:val="28"/>
        </w:rPr>
        <w:t>Vishwa</w:t>
      </w:r>
      <w:r>
        <w:rPr>
          <w:b/>
          <w:spacing w:val="-10"/>
          <w:sz w:val="28"/>
        </w:rPr>
        <w:t xml:space="preserve"> </w:t>
      </w:r>
      <w:r>
        <w:rPr>
          <w:b/>
          <w:spacing w:val="-1"/>
          <w:sz w:val="28"/>
        </w:rPr>
        <w:t>Vidyapeetham,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Amaravati</w:t>
      </w:r>
      <w:r>
        <w:rPr>
          <w:b/>
          <w:spacing w:val="-7"/>
          <w:sz w:val="28"/>
        </w:rPr>
        <w:t xml:space="preserve"> </w:t>
      </w:r>
      <w:r>
        <w:rPr>
          <w:b/>
          <w:spacing w:val="-1"/>
          <w:sz w:val="28"/>
        </w:rPr>
        <w:t>Campus</w:t>
      </w:r>
    </w:p>
    <w:p w14:paraId="44D43973" w14:textId="77777777" w:rsidR="00486FF8" w:rsidRDefault="00486FF8">
      <w:pPr>
        <w:pStyle w:val="BodyText"/>
        <w:rPr>
          <w:b/>
          <w:sz w:val="30"/>
        </w:rPr>
      </w:pPr>
    </w:p>
    <w:p w14:paraId="1CACD0FD" w14:textId="77777777" w:rsidR="00486FF8" w:rsidRDefault="00486FF8">
      <w:pPr>
        <w:pStyle w:val="BodyText"/>
        <w:rPr>
          <w:b/>
          <w:sz w:val="30"/>
        </w:rPr>
      </w:pPr>
    </w:p>
    <w:p w14:paraId="2CDA3614" w14:textId="77777777" w:rsidR="00486FF8" w:rsidRDefault="00486FF8">
      <w:pPr>
        <w:pStyle w:val="BodyText"/>
        <w:rPr>
          <w:b/>
          <w:sz w:val="30"/>
        </w:rPr>
      </w:pPr>
    </w:p>
    <w:p w14:paraId="2D77C854" w14:textId="751F084D" w:rsidR="00486FF8" w:rsidRDefault="00486FF8" w:rsidP="0042702A">
      <w:pPr>
        <w:pStyle w:val="BodyText"/>
        <w:tabs>
          <w:tab w:val="left" w:pos="6750"/>
        </w:tabs>
        <w:rPr>
          <w:b/>
          <w:sz w:val="30"/>
        </w:rPr>
      </w:pPr>
    </w:p>
    <w:p w14:paraId="6A577AC2" w14:textId="77777777" w:rsidR="00BD08B9" w:rsidRDefault="00BD08B9" w:rsidP="0042702A">
      <w:pPr>
        <w:pStyle w:val="BodyText"/>
        <w:tabs>
          <w:tab w:val="left" w:pos="6750"/>
        </w:tabs>
        <w:rPr>
          <w:b/>
          <w:sz w:val="30"/>
        </w:rPr>
      </w:pPr>
    </w:p>
    <w:p w14:paraId="674CFECD" w14:textId="659B5334" w:rsidR="00486FF8" w:rsidRDefault="0042702A">
      <w:pPr>
        <w:pStyle w:val="Heading1"/>
        <w:spacing w:before="258"/>
        <w:ind w:left="6698" w:firstLine="0"/>
      </w:pPr>
      <w:bookmarkStart w:id="1" w:name="Name:"/>
      <w:bookmarkEnd w:id="1"/>
      <w:r>
        <w:t xml:space="preserve"> </w:t>
      </w:r>
      <w:r w:rsidRPr="00BD08B9">
        <w:t>Name</w:t>
      </w:r>
      <w:r>
        <w:t>: Astha Kiran</w:t>
      </w:r>
    </w:p>
    <w:p w14:paraId="6DF597B6" w14:textId="1E5DE38C" w:rsidR="00486FF8" w:rsidRDefault="0042702A" w:rsidP="0042702A">
      <w:pPr>
        <w:tabs>
          <w:tab w:val="left" w:pos="6741"/>
        </w:tabs>
        <w:spacing w:before="185"/>
        <w:ind w:left="120"/>
        <w:rPr>
          <w:b/>
          <w:sz w:val="24"/>
        </w:rPr>
      </w:pPr>
      <w:r>
        <w:rPr>
          <w:b/>
          <w:sz w:val="24"/>
        </w:rPr>
        <w:t>Verified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By:</w:t>
      </w:r>
      <w:r>
        <w:rPr>
          <w:b/>
          <w:sz w:val="24"/>
        </w:rPr>
        <w:tab/>
      </w:r>
      <w:r>
        <w:rPr>
          <w:b/>
          <w:spacing w:val="-1"/>
          <w:sz w:val="24"/>
        </w:rPr>
        <w:t>Roll</w:t>
      </w:r>
      <w:r>
        <w:rPr>
          <w:b/>
          <w:spacing w:val="-16"/>
          <w:sz w:val="24"/>
        </w:rPr>
        <w:t xml:space="preserve"> </w:t>
      </w:r>
      <w:r>
        <w:rPr>
          <w:b/>
          <w:spacing w:val="-1"/>
          <w:sz w:val="24"/>
        </w:rPr>
        <w:t xml:space="preserve">No: </w:t>
      </w:r>
      <w:r>
        <w:rPr>
          <w:b/>
          <w:sz w:val="24"/>
        </w:rPr>
        <w:t>AV.SC.U4CSE24010</w:t>
      </w:r>
    </w:p>
    <w:p w14:paraId="3E766643" w14:textId="12EF2962" w:rsidR="0042702A" w:rsidRDefault="0042702A" w:rsidP="0042702A">
      <w:pPr>
        <w:tabs>
          <w:tab w:val="left" w:pos="6741"/>
        </w:tabs>
        <w:spacing w:before="185"/>
        <w:ind w:left="120"/>
        <w:rPr>
          <w:b/>
          <w:sz w:val="24"/>
        </w:rPr>
      </w:pPr>
      <w:r>
        <w:rPr>
          <w:b/>
          <w:sz w:val="24"/>
        </w:rPr>
        <w:t>Date of submission:</w:t>
      </w:r>
      <w:r>
        <w:rPr>
          <w:b/>
          <w:sz w:val="24"/>
        </w:rPr>
        <w:tab/>
        <w:t>Sem: 1</w:t>
      </w:r>
      <w:r w:rsidRPr="0042702A">
        <w:rPr>
          <w:b/>
          <w:sz w:val="24"/>
          <w:vertAlign w:val="superscript"/>
        </w:rPr>
        <w:t>st</w:t>
      </w:r>
      <w:r>
        <w:rPr>
          <w:b/>
          <w:sz w:val="24"/>
        </w:rPr>
        <w:t xml:space="preserve"> Year</w:t>
      </w:r>
    </w:p>
    <w:p w14:paraId="28DA2C6D" w14:textId="723207B8" w:rsidR="0042702A" w:rsidRDefault="0042702A" w:rsidP="0042702A">
      <w:pPr>
        <w:tabs>
          <w:tab w:val="left" w:pos="6741"/>
        </w:tabs>
        <w:spacing w:before="185"/>
        <w:ind w:left="120"/>
        <w:rPr>
          <w:b/>
          <w:sz w:val="24"/>
        </w:rPr>
      </w:pPr>
      <w:r>
        <w:rPr>
          <w:b/>
          <w:sz w:val="24"/>
        </w:rPr>
        <w:tab/>
        <w:t>Class: CSE/A</w:t>
      </w:r>
    </w:p>
    <w:p w14:paraId="6B71CE9B" w14:textId="5343A017" w:rsidR="0042702A" w:rsidRPr="0042702A" w:rsidRDefault="0042702A" w:rsidP="0042702A">
      <w:pPr>
        <w:tabs>
          <w:tab w:val="left" w:pos="6741"/>
        </w:tabs>
        <w:spacing w:before="185"/>
        <w:ind w:left="120"/>
        <w:rPr>
          <w:b/>
          <w:sz w:val="24"/>
        </w:rPr>
        <w:sectPr w:rsidR="0042702A" w:rsidRPr="0042702A">
          <w:headerReference w:type="default" r:id="rId9"/>
          <w:type w:val="continuous"/>
          <w:pgSz w:w="12240" w:h="15840"/>
          <w:pgMar w:top="1320" w:right="960" w:bottom="280" w:left="960" w:header="776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  <w:r>
        <w:rPr>
          <w:b/>
          <w:sz w:val="24"/>
        </w:rPr>
        <w:tab/>
      </w:r>
      <w:bookmarkEnd w:id="0"/>
    </w:p>
    <w:p w14:paraId="080FF83D" w14:textId="77777777" w:rsidR="00486FF8" w:rsidRPr="000D5050" w:rsidRDefault="00486FF8" w:rsidP="00245369">
      <w:pPr>
        <w:pStyle w:val="BodyText"/>
        <w:spacing w:before="7"/>
        <w:jc w:val="center"/>
        <w:rPr>
          <w:b/>
          <w:sz w:val="28"/>
          <w:szCs w:val="28"/>
        </w:rPr>
      </w:pPr>
    </w:p>
    <w:tbl>
      <w:tblPr>
        <w:tblW w:w="0" w:type="auto"/>
        <w:tblInd w:w="1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4820"/>
        <w:gridCol w:w="1291"/>
        <w:gridCol w:w="1134"/>
        <w:gridCol w:w="1560"/>
      </w:tblGrid>
      <w:tr w:rsidR="00486FF8" w:rsidRPr="00797D2E" w14:paraId="7D0125E6" w14:textId="77777777" w:rsidTr="002D35D4">
        <w:trPr>
          <w:trHeight w:val="359"/>
        </w:trPr>
        <w:tc>
          <w:tcPr>
            <w:tcW w:w="1138" w:type="dxa"/>
          </w:tcPr>
          <w:p w14:paraId="67B2ED3C" w14:textId="77777777" w:rsidR="00486FF8" w:rsidRPr="00797D2E" w:rsidRDefault="00000000">
            <w:pPr>
              <w:pStyle w:val="TableParagraph"/>
              <w:spacing w:before="1"/>
              <w:ind w:left="59" w:right="65"/>
              <w:jc w:val="center"/>
              <w:rPr>
                <w:sz w:val="24"/>
                <w:szCs w:val="24"/>
              </w:rPr>
            </w:pPr>
            <w:proofErr w:type="spellStart"/>
            <w:r w:rsidRPr="00797D2E">
              <w:rPr>
                <w:sz w:val="24"/>
                <w:szCs w:val="24"/>
              </w:rPr>
              <w:t>SNo</w:t>
            </w:r>
            <w:proofErr w:type="spellEnd"/>
          </w:p>
        </w:tc>
        <w:tc>
          <w:tcPr>
            <w:tcW w:w="4820" w:type="dxa"/>
          </w:tcPr>
          <w:p w14:paraId="56441606" w14:textId="77777777" w:rsidR="00486FF8" w:rsidRPr="00797D2E" w:rsidRDefault="00000000">
            <w:pPr>
              <w:pStyle w:val="TableParagraph"/>
              <w:spacing w:line="272" w:lineRule="exact"/>
              <w:ind w:left="22" w:right="47"/>
              <w:jc w:val="center"/>
              <w:rPr>
                <w:sz w:val="24"/>
                <w:szCs w:val="24"/>
              </w:rPr>
            </w:pPr>
            <w:r w:rsidRPr="00797D2E">
              <w:rPr>
                <w:sz w:val="24"/>
                <w:szCs w:val="24"/>
              </w:rPr>
              <w:t>Title</w:t>
            </w:r>
          </w:p>
        </w:tc>
        <w:tc>
          <w:tcPr>
            <w:tcW w:w="1291" w:type="dxa"/>
          </w:tcPr>
          <w:p w14:paraId="0D0DCE5B" w14:textId="77777777" w:rsidR="00486FF8" w:rsidRPr="00797D2E" w:rsidRDefault="00000000">
            <w:pPr>
              <w:pStyle w:val="TableParagraph"/>
              <w:spacing w:line="272" w:lineRule="exact"/>
              <w:ind w:left="154" w:right="163"/>
              <w:jc w:val="center"/>
              <w:rPr>
                <w:sz w:val="24"/>
                <w:szCs w:val="24"/>
              </w:rPr>
            </w:pPr>
            <w:r w:rsidRPr="00797D2E">
              <w:rPr>
                <w:sz w:val="24"/>
                <w:szCs w:val="24"/>
              </w:rPr>
              <w:t>Date</w:t>
            </w:r>
          </w:p>
        </w:tc>
        <w:tc>
          <w:tcPr>
            <w:tcW w:w="1134" w:type="dxa"/>
          </w:tcPr>
          <w:p w14:paraId="65B23B4B" w14:textId="77777777" w:rsidR="00486FF8" w:rsidRPr="00797D2E" w:rsidRDefault="00000000">
            <w:pPr>
              <w:pStyle w:val="TableParagraph"/>
              <w:spacing w:line="272" w:lineRule="exact"/>
              <w:ind w:left="242" w:right="269"/>
              <w:jc w:val="center"/>
              <w:rPr>
                <w:sz w:val="24"/>
                <w:szCs w:val="24"/>
              </w:rPr>
            </w:pPr>
            <w:r w:rsidRPr="00797D2E">
              <w:rPr>
                <w:sz w:val="24"/>
                <w:szCs w:val="24"/>
              </w:rPr>
              <w:t>Page</w:t>
            </w:r>
            <w:r w:rsidRPr="00797D2E">
              <w:rPr>
                <w:spacing w:val="-5"/>
                <w:sz w:val="24"/>
                <w:szCs w:val="24"/>
              </w:rPr>
              <w:t xml:space="preserve"> </w:t>
            </w:r>
            <w:r w:rsidRPr="00797D2E">
              <w:rPr>
                <w:sz w:val="24"/>
                <w:szCs w:val="24"/>
              </w:rPr>
              <w:t>No</w:t>
            </w:r>
          </w:p>
        </w:tc>
        <w:tc>
          <w:tcPr>
            <w:tcW w:w="1560" w:type="dxa"/>
          </w:tcPr>
          <w:p w14:paraId="01999BF8" w14:textId="77777777" w:rsidR="00486FF8" w:rsidRPr="00797D2E" w:rsidRDefault="00000000">
            <w:pPr>
              <w:pStyle w:val="TableParagraph"/>
              <w:spacing w:line="272" w:lineRule="exact"/>
              <w:ind w:left="336"/>
              <w:rPr>
                <w:sz w:val="24"/>
                <w:szCs w:val="24"/>
              </w:rPr>
            </w:pPr>
            <w:r w:rsidRPr="00797D2E">
              <w:rPr>
                <w:sz w:val="24"/>
                <w:szCs w:val="24"/>
              </w:rPr>
              <w:t>Signature</w:t>
            </w:r>
          </w:p>
        </w:tc>
      </w:tr>
      <w:tr w:rsidR="00486FF8" w:rsidRPr="00797D2E" w14:paraId="0E2C9AF4" w14:textId="77777777" w:rsidTr="002D35D4">
        <w:trPr>
          <w:trHeight w:val="546"/>
        </w:trPr>
        <w:tc>
          <w:tcPr>
            <w:tcW w:w="1138" w:type="dxa"/>
          </w:tcPr>
          <w:p w14:paraId="3017DA39" w14:textId="4AD5E0EE" w:rsidR="00486FF8" w:rsidRPr="00797D2E" w:rsidRDefault="000363C2">
            <w:pPr>
              <w:pStyle w:val="TableParagraph"/>
              <w:spacing w:line="272" w:lineRule="exact"/>
              <w:ind w:left="55" w:right="83"/>
              <w:jc w:val="center"/>
              <w:rPr>
                <w:sz w:val="24"/>
                <w:szCs w:val="24"/>
              </w:rPr>
            </w:pPr>
            <w:r w:rsidRPr="00797D2E">
              <w:rPr>
                <w:sz w:val="24"/>
                <w:szCs w:val="24"/>
              </w:rPr>
              <w:t>WEEK</w:t>
            </w:r>
            <w:r w:rsidRPr="00797D2E">
              <w:rPr>
                <w:spacing w:val="-3"/>
                <w:sz w:val="24"/>
                <w:szCs w:val="24"/>
              </w:rPr>
              <w:t xml:space="preserve"> </w:t>
            </w:r>
            <w:r w:rsidRPr="00797D2E">
              <w:rPr>
                <w:sz w:val="24"/>
                <w:szCs w:val="24"/>
              </w:rPr>
              <w:t>1</w:t>
            </w:r>
          </w:p>
        </w:tc>
        <w:tc>
          <w:tcPr>
            <w:tcW w:w="4820" w:type="dxa"/>
          </w:tcPr>
          <w:p w14:paraId="1E1B90DB" w14:textId="25CF42CC" w:rsidR="00486FF8" w:rsidRPr="00797D2E" w:rsidRDefault="00486FF8">
            <w:pPr>
              <w:pStyle w:val="TableParagraph"/>
              <w:spacing w:line="272" w:lineRule="exact"/>
              <w:ind w:left="607"/>
              <w:rPr>
                <w:sz w:val="24"/>
                <w:szCs w:val="24"/>
              </w:rPr>
            </w:pPr>
          </w:p>
        </w:tc>
        <w:tc>
          <w:tcPr>
            <w:tcW w:w="1291" w:type="dxa"/>
          </w:tcPr>
          <w:p w14:paraId="2290D45D" w14:textId="241CD42E" w:rsidR="00486FF8" w:rsidRPr="00797D2E" w:rsidRDefault="00486FF8">
            <w:pPr>
              <w:pStyle w:val="TableParagraph"/>
              <w:spacing w:line="272" w:lineRule="exact"/>
              <w:ind w:left="154" w:right="168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292FAD1B" w14:textId="77777777" w:rsidR="00486FF8" w:rsidRPr="00797D2E" w:rsidRDefault="00486FF8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560" w:type="dxa"/>
          </w:tcPr>
          <w:p w14:paraId="2510BCED" w14:textId="77777777" w:rsidR="00486FF8" w:rsidRPr="00797D2E" w:rsidRDefault="00486FF8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486FF8" w:rsidRPr="00797D2E" w14:paraId="39BC81CB" w14:textId="77777777" w:rsidTr="002D35D4">
        <w:trPr>
          <w:trHeight w:val="519"/>
        </w:trPr>
        <w:tc>
          <w:tcPr>
            <w:tcW w:w="1138" w:type="dxa"/>
          </w:tcPr>
          <w:p w14:paraId="604147B9" w14:textId="4F9329AA" w:rsidR="00486FF8" w:rsidRPr="00797D2E" w:rsidRDefault="00797D2E">
            <w:pPr>
              <w:pStyle w:val="TableParagraph"/>
              <w:spacing w:before="7"/>
              <w:ind w:left="3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820" w:type="dxa"/>
          </w:tcPr>
          <w:p w14:paraId="4369702E" w14:textId="369AA956" w:rsidR="00486FF8" w:rsidRPr="00797D2E" w:rsidRDefault="000363C2" w:rsidP="00D439B3">
            <w:pPr>
              <w:pStyle w:val="TableParagraph"/>
              <w:spacing w:line="249" w:lineRule="exact"/>
              <w:rPr>
                <w:sz w:val="24"/>
                <w:szCs w:val="24"/>
              </w:rPr>
            </w:pPr>
            <w:r w:rsidRPr="00797D2E">
              <w:rPr>
                <w:sz w:val="24"/>
                <w:szCs w:val="24"/>
              </w:rPr>
              <w:t xml:space="preserve">How to download and install JAVA </w:t>
            </w:r>
          </w:p>
        </w:tc>
        <w:tc>
          <w:tcPr>
            <w:tcW w:w="1291" w:type="dxa"/>
          </w:tcPr>
          <w:p w14:paraId="3F0164BC" w14:textId="12DDA5DE" w:rsidR="00486FF8" w:rsidRPr="00797D2E" w:rsidRDefault="00245369">
            <w:pPr>
              <w:pStyle w:val="TableParagraph"/>
              <w:rPr>
                <w:sz w:val="24"/>
                <w:szCs w:val="24"/>
              </w:rPr>
            </w:pPr>
            <w:r w:rsidRPr="00797D2E">
              <w:rPr>
                <w:sz w:val="24"/>
                <w:szCs w:val="24"/>
              </w:rPr>
              <w:t xml:space="preserve">   </w:t>
            </w:r>
          </w:p>
        </w:tc>
        <w:tc>
          <w:tcPr>
            <w:tcW w:w="1134" w:type="dxa"/>
          </w:tcPr>
          <w:p w14:paraId="338259D6" w14:textId="0ACA1270" w:rsidR="00486FF8" w:rsidRPr="00797D2E" w:rsidRDefault="00486FF8">
            <w:pPr>
              <w:pStyle w:val="TableParagraph"/>
              <w:spacing w:before="7"/>
              <w:ind w:left="39"/>
              <w:jc w:val="center"/>
              <w:rPr>
                <w:sz w:val="24"/>
                <w:szCs w:val="24"/>
              </w:rPr>
            </w:pPr>
          </w:p>
        </w:tc>
        <w:tc>
          <w:tcPr>
            <w:tcW w:w="1560" w:type="dxa"/>
          </w:tcPr>
          <w:p w14:paraId="2ABD42E8" w14:textId="77777777" w:rsidR="00486FF8" w:rsidRPr="00797D2E" w:rsidRDefault="00486FF8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486FF8" w:rsidRPr="00797D2E" w14:paraId="00CA6540" w14:textId="77777777" w:rsidTr="002D35D4">
        <w:trPr>
          <w:trHeight w:val="560"/>
        </w:trPr>
        <w:tc>
          <w:tcPr>
            <w:tcW w:w="1138" w:type="dxa"/>
          </w:tcPr>
          <w:p w14:paraId="0FCC157A" w14:textId="5BB24290" w:rsidR="00486FF8" w:rsidRPr="00797D2E" w:rsidRDefault="00797D2E">
            <w:pPr>
              <w:pStyle w:val="TableParagraph"/>
              <w:spacing w:before="6"/>
              <w:ind w:left="3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820" w:type="dxa"/>
          </w:tcPr>
          <w:p w14:paraId="23609CCC" w14:textId="7BEE138A" w:rsidR="00486FF8" w:rsidRPr="00797D2E" w:rsidRDefault="000363C2">
            <w:pPr>
              <w:pStyle w:val="TableParagraph"/>
              <w:spacing w:line="274" w:lineRule="exact"/>
              <w:ind w:left="16" w:right="239"/>
              <w:rPr>
                <w:sz w:val="24"/>
                <w:szCs w:val="24"/>
              </w:rPr>
            </w:pPr>
            <w:r w:rsidRPr="00797D2E">
              <w:rPr>
                <w:sz w:val="24"/>
                <w:szCs w:val="24"/>
              </w:rPr>
              <w:t>Write a java program to print the message ‘Welcome to Java Programing’</w:t>
            </w:r>
          </w:p>
        </w:tc>
        <w:tc>
          <w:tcPr>
            <w:tcW w:w="1291" w:type="dxa"/>
          </w:tcPr>
          <w:p w14:paraId="4C6C0FC8" w14:textId="5C30EF44" w:rsidR="00486FF8" w:rsidRPr="00797D2E" w:rsidRDefault="00486FF8" w:rsidP="00245369">
            <w:pPr>
              <w:pStyle w:val="TableParagraph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68A6450B" w14:textId="0532020C" w:rsidR="00486FF8" w:rsidRPr="00797D2E" w:rsidRDefault="00486FF8">
            <w:pPr>
              <w:pStyle w:val="TableParagraph"/>
              <w:spacing w:before="6"/>
              <w:ind w:left="39"/>
              <w:jc w:val="center"/>
              <w:rPr>
                <w:sz w:val="24"/>
                <w:szCs w:val="24"/>
              </w:rPr>
            </w:pPr>
          </w:p>
        </w:tc>
        <w:tc>
          <w:tcPr>
            <w:tcW w:w="1560" w:type="dxa"/>
          </w:tcPr>
          <w:p w14:paraId="4DB3AB96" w14:textId="77777777" w:rsidR="00486FF8" w:rsidRPr="00797D2E" w:rsidRDefault="00486FF8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486FF8" w:rsidRPr="00797D2E" w14:paraId="006DCDF1" w14:textId="77777777" w:rsidTr="002D35D4">
        <w:trPr>
          <w:trHeight w:val="548"/>
        </w:trPr>
        <w:tc>
          <w:tcPr>
            <w:tcW w:w="1138" w:type="dxa"/>
          </w:tcPr>
          <w:p w14:paraId="6F9AEDDD" w14:textId="60B0660D" w:rsidR="00486FF8" w:rsidRPr="00797D2E" w:rsidRDefault="00797D2E">
            <w:pPr>
              <w:pStyle w:val="TableParagraph"/>
              <w:spacing w:before="6"/>
              <w:ind w:lef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820" w:type="dxa"/>
          </w:tcPr>
          <w:p w14:paraId="25A4182C" w14:textId="4532DAC9" w:rsidR="00486FF8" w:rsidRPr="00797D2E" w:rsidRDefault="000363C2">
            <w:pPr>
              <w:pStyle w:val="TableParagraph"/>
              <w:spacing w:line="237" w:lineRule="auto"/>
              <w:ind w:left="16" w:right="764"/>
              <w:rPr>
                <w:sz w:val="24"/>
                <w:szCs w:val="24"/>
              </w:rPr>
            </w:pPr>
            <w:r w:rsidRPr="00797D2E">
              <w:rPr>
                <w:sz w:val="24"/>
                <w:szCs w:val="24"/>
              </w:rPr>
              <w:t xml:space="preserve">Write a Java Program to print </w:t>
            </w:r>
            <w:r w:rsidR="009E68DE" w:rsidRPr="00797D2E">
              <w:rPr>
                <w:sz w:val="24"/>
                <w:szCs w:val="24"/>
              </w:rPr>
              <w:t>nam</w:t>
            </w:r>
            <w:r w:rsidRPr="00797D2E">
              <w:rPr>
                <w:sz w:val="24"/>
                <w:szCs w:val="24"/>
              </w:rPr>
              <w:t>e Roll and Section of the student</w:t>
            </w:r>
          </w:p>
        </w:tc>
        <w:tc>
          <w:tcPr>
            <w:tcW w:w="1291" w:type="dxa"/>
          </w:tcPr>
          <w:p w14:paraId="234009C2" w14:textId="5C57F7B1" w:rsidR="00486FF8" w:rsidRPr="00797D2E" w:rsidRDefault="00486FF8" w:rsidP="00245369">
            <w:pPr>
              <w:pStyle w:val="TableParagraph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6AC30CAC" w14:textId="6A85320A" w:rsidR="00486FF8" w:rsidRPr="00797D2E" w:rsidRDefault="00486FF8">
            <w:pPr>
              <w:pStyle w:val="TableParagraph"/>
              <w:spacing w:before="6"/>
              <w:ind w:left="39"/>
              <w:jc w:val="center"/>
              <w:rPr>
                <w:sz w:val="24"/>
                <w:szCs w:val="24"/>
              </w:rPr>
            </w:pPr>
          </w:p>
        </w:tc>
        <w:tc>
          <w:tcPr>
            <w:tcW w:w="1560" w:type="dxa"/>
          </w:tcPr>
          <w:p w14:paraId="57CA2156" w14:textId="77777777" w:rsidR="00486FF8" w:rsidRPr="00797D2E" w:rsidRDefault="00486FF8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97D2E" w:rsidRPr="00797D2E" w14:paraId="68829EEC" w14:textId="77777777" w:rsidTr="002D35D4">
        <w:trPr>
          <w:trHeight w:val="548"/>
        </w:trPr>
        <w:tc>
          <w:tcPr>
            <w:tcW w:w="1138" w:type="dxa"/>
          </w:tcPr>
          <w:p w14:paraId="0F3303D7" w14:textId="068C4DD9" w:rsidR="00797D2E" w:rsidRPr="00797D2E" w:rsidRDefault="00797D2E">
            <w:pPr>
              <w:pStyle w:val="TableParagraph"/>
              <w:spacing w:before="6"/>
              <w:ind w:left="40"/>
              <w:jc w:val="center"/>
              <w:rPr>
                <w:sz w:val="24"/>
                <w:szCs w:val="24"/>
              </w:rPr>
            </w:pPr>
            <w:r w:rsidRPr="00797D2E">
              <w:rPr>
                <w:sz w:val="24"/>
                <w:szCs w:val="24"/>
              </w:rPr>
              <w:t>W</w:t>
            </w:r>
            <w:r>
              <w:rPr>
                <w:sz w:val="24"/>
                <w:szCs w:val="24"/>
              </w:rPr>
              <w:t>EEK 2</w:t>
            </w:r>
          </w:p>
        </w:tc>
        <w:tc>
          <w:tcPr>
            <w:tcW w:w="4820" w:type="dxa"/>
          </w:tcPr>
          <w:p w14:paraId="3327062E" w14:textId="77777777" w:rsidR="00797D2E" w:rsidRPr="00797D2E" w:rsidRDefault="00797D2E">
            <w:pPr>
              <w:pStyle w:val="TableParagraph"/>
              <w:spacing w:line="237" w:lineRule="auto"/>
              <w:ind w:left="16" w:right="764"/>
              <w:rPr>
                <w:sz w:val="24"/>
                <w:szCs w:val="24"/>
              </w:rPr>
            </w:pPr>
          </w:p>
        </w:tc>
        <w:tc>
          <w:tcPr>
            <w:tcW w:w="1291" w:type="dxa"/>
          </w:tcPr>
          <w:p w14:paraId="7B24D997" w14:textId="77777777" w:rsidR="00797D2E" w:rsidRPr="00797D2E" w:rsidRDefault="00797D2E" w:rsidP="00245369">
            <w:pPr>
              <w:pStyle w:val="TableParagraph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4FBC6F9D" w14:textId="77777777" w:rsidR="00797D2E" w:rsidRPr="00797D2E" w:rsidRDefault="00797D2E">
            <w:pPr>
              <w:pStyle w:val="TableParagraph"/>
              <w:spacing w:before="6"/>
              <w:ind w:left="39"/>
              <w:jc w:val="center"/>
              <w:rPr>
                <w:sz w:val="24"/>
                <w:szCs w:val="24"/>
              </w:rPr>
            </w:pPr>
          </w:p>
        </w:tc>
        <w:tc>
          <w:tcPr>
            <w:tcW w:w="1560" w:type="dxa"/>
          </w:tcPr>
          <w:p w14:paraId="0B12BA52" w14:textId="77777777" w:rsidR="00797D2E" w:rsidRPr="00797D2E" w:rsidRDefault="00797D2E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97D2E" w:rsidRPr="00797D2E" w14:paraId="5D96A2D5" w14:textId="77777777" w:rsidTr="002D35D4">
        <w:trPr>
          <w:trHeight w:val="548"/>
        </w:trPr>
        <w:tc>
          <w:tcPr>
            <w:tcW w:w="1138" w:type="dxa"/>
          </w:tcPr>
          <w:p w14:paraId="624D9C3B" w14:textId="278B8F5B" w:rsidR="00797D2E" w:rsidRPr="00797D2E" w:rsidRDefault="008E5D29">
            <w:pPr>
              <w:pStyle w:val="TableParagraph"/>
              <w:spacing w:before="6"/>
              <w:ind w:lef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820" w:type="dxa"/>
          </w:tcPr>
          <w:p w14:paraId="566F5BD9" w14:textId="189057AC" w:rsidR="00797D2E" w:rsidRPr="00797D2E" w:rsidRDefault="00797D2E">
            <w:pPr>
              <w:pStyle w:val="TableParagraph"/>
              <w:spacing w:line="237" w:lineRule="auto"/>
              <w:ind w:left="16" w:right="76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Write a java program to calculate area of rectangle</w:t>
            </w:r>
          </w:p>
        </w:tc>
        <w:tc>
          <w:tcPr>
            <w:tcW w:w="1291" w:type="dxa"/>
          </w:tcPr>
          <w:p w14:paraId="09237A90" w14:textId="77777777" w:rsidR="00797D2E" w:rsidRPr="00797D2E" w:rsidRDefault="00797D2E" w:rsidP="00245369">
            <w:pPr>
              <w:pStyle w:val="TableParagraph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31219AEA" w14:textId="77777777" w:rsidR="00797D2E" w:rsidRPr="00797D2E" w:rsidRDefault="00797D2E">
            <w:pPr>
              <w:pStyle w:val="TableParagraph"/>
              <w:spacing w:before="6"/>
              <w:ind w:left="39"/>
              <w:jc w:val="center"/>
              <w:rPr>
                <w:sz w:val="24"/>
                <w:szCs w:val="24"/>
              </w:rPr>
            </w:pPr>
          </w:p>
        </w:tc>
        <w:tc>
          <w:tcPr>
            <w:tcW w:w="1560" w:type="dxa"/>
          </w:tcPr>
          <w:p w14:paraId="7140CA1D" w14:textId="77777777" w:rsidR="00797D2E" w:rsidRPr="00797D2E" w:rsidRDefault="00797D2E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97D2E" w:rsidRPr="00797D2E" w14:paraId="39AFB998" w14:textId="77777777" w:rsidTr="002D35D4">
        <w:trPr>
          <w:trHeight w:val="548"/>
        </w:trPr>
        <w:tc>
          <w:tcPr>
            <w:tcW w:w="1138" w:type="dxa"/>
          </w:tcPr>
          <w:p w14:paraId="6345A68B" w14:textId="30074CD5" w:rsidR="00797D2E" w:rsidRPr="00797D2E" w:rsidRDefault="008E5D29">
            <w:pPr>
              <w:pStyle w:val="TableParagraph"/>
              <w:spacing w:before="6"/>
              <w:ind w:lef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820" w:type="dxa"/>
          </w:tcPr>
          <w:p w14:paraId="02130DA6" w14:textId="63819738" w:rsidR="00797D2E" w:rsidRPr="00797D2E" w:rsidRDefault="00797D2E">
            <w:pPr>
              <w:pStyle w:val="TableParagraph"/>
              <w:spacing w:line="237" w:lineRule="auto"/>
              <w:ind w:left="16" w:right="76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Write a java program to convert </w:t>
            </w:r>
            <w:proofErr w:type="spellStart"/>
            <w:r>
              <w:rPr>
                <w:sz w:val="24"/>
                <w:szCs w:val="24"/>
              </w:rPr>
              <w:t>celsius</w:t>
            </w:r>
            <w:proofErr w:type="spellEnd"/>
            <w:r>
              <w:rPr>
                <w:sz w:val="24"/>
                <w:szCs w:val="24"/>
              </w:rPr>
              <w:t xml:space="preserve"> into </w:t>
            </w:r>
            <w:proofErr w:type="spellStart"/>
            <w:r>
              <w:rPr>
                <w:sz w:val="24"/>
                <w:szCs w:val="24"/>
              </w:rPr>
              <w:t>fahrenhiet</w:t>
            </w:r>
            <w:proofErr w:type="spellEnd"/>
            <w:r>
              <w:rPr>
                <w:sz w:val="24"/>
                <w:szCs w:val="24"/>
              </w:rPr>
              <w:t xml:space="preserve"> to </w:t>
            </w:r>
            <w:proofErr w:type="spellStart"/>
            <w:r>
              <w:rPr>
                <w:sz w:val="24"/>
                <w:szCs w:val="24"/>
              </w:rPr>
              <w:t>celsious</w:t>
            </w:r>
            <w:proofErr w:type="spellEnd"/>
            <w:r>
              <w:rPr>
                <w:sz w:val="24"/>
                <w:szCs w:val="24"/>
              </w:rPr>
              <w:t xml:space="preserve"> and vice versa</w:t>
            </w:r>
          </w:p>
        </w:tc>
        <w:tc>
          <w:tcPr>
            <w:tcW w:w="1291" w:type="dxa"/>
          </w:tcPr>
          <w:p w14:paraId="2FFF430B" w14:textId="77777777" w:rsidR="00797D2E" w:rsidRPr="00797D2E" w:rsidRDefault="00797D2E" w:rsidP="00245369">
            <w:pPr>
              <w:pStyle w:val="TableParagraph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6EBBB724" w14:textId="77777777" w:rsidR="00797D2E" w:rsidRPr="00797D2E" w:rsidRDefault="00797D2E">
            <w:pPr>
              <w:pStyle w:val="TableParagraph"/>
              <w:spacing w:before="6"/>
              <w:ind w:left="39"/>
              <w:jc w:val="center"/>
              <w:rPr>
                <w:sz w:val="24"/>
                <w:szCs w:val="24"/>
              </w:rPr>
            </w:pPr>
          </w:p>
        </w:tc>
        <w:tc>
          <w:tcPr>
            <w:tcW w:w="1560" w:type="dxa"/>
          </w:tcPr>
          <w:p w14:paraId="326DCF1F" w14:textId="77777777" w:rsidR="00797D2E" w:rsidRPr="00797D2E" w:rsidRDefault="00797D2E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97D2E" w:rsidRPr="00797D2E" w14:paraId="39A8EC2E" w14:textId="77777777" w:rsidTr="002D35D4">
        <w:trPr>
          <w:trHeight w:val="548"/>
        </w:trPr>
        <w:tc>
          <w:tcPr>
            <w:tcW w:w="1138" w:type="dxa"/>
          </w:tcPr>
          <w:p w14:paraId="5B766C1F" w14:textId="231B58C1" w:rsidR="00797D2E" w:rsidRPr="00797D2E" w:rsidRDefault="008E5D29">
            <w:pPr>
              <w:pStyle w:val="TableParagraph"/>
              <w:spacing w:before="6"/>
              <w:ind w:lef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820" w:type="dxa"/>
          </w:tcPr>
          <w:p w14:paraId="691ED998" w14:textId="1B946DED" w:rsidR="00797D2E" w:rsidRDefault="00797D2E">
            <w:pPr>
              <w:pStyle w:val="TableParagraph"/>
              <w:spacing w:line="237" w:lineRule="auto"/>
              <w:ind w:left="16" w:right="76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Write a java program to calculate the simple interest</w:t>
            </w:r>
          </w:p>
        </w:tc>
        <w:tc>
          <w:tcPr>
            <w:tcW w:w="1291" w:type="dxa"/>
          </w:tcPr>
          <w:p w14:paraId="5F8E917B" w14:textId="77777777" w:rsidR="00797D2E" w:rsidRPr="00797D2E" w:rsidRDefault="00797D2E" w:rsidP="00245369">
            <w:pPr>
              <w:pStyle w:val="TableParagraph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7B6FFFC9" w14:textId="77777777" w:rsidR="00797D2E" w:rsidRPr="00797D2E" w:rsidRDefault="00797D2E">
            <w:pPr>
              <w:pStyle w:val="TableParagraph"/>
              <w:spacing w:before="6"/>
              <w:ind w:left="39"/>
              <w:jc w:val="center"/>
              <w:rPr>
                <w:sz w:val="24"/>
                <w:szCs w:val="24"/>
              </w:rPr>
            </w:pPr>
          </w:p>
        </w:tc>
        <w:tc>
          <w:tcPr>
            <w:tcW w:w="1560" w:type="dxa"/>
          </w:tcPr>
          <w:p w14:paraId="12B4B5A3" w14:textId="77777777" w:rsidR="00797D2E" w:rsidRPr="00797D2E" w:rsidRDefault="00797D2E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97D2E" w:rsidRPr="00797D2E" w14:paraId="7C0D56F9" w14:textId="77777777" w:rsidTr="002D35D4">
        <w:trPr>
          <w:trHeight w:val="548"/>
        </w:trPr>
        <w:tc>
          <w:tcPr>
            <w:tcW w:w="1138" w:type="dxa"/>
          </w:tcPr>
          <w:p w14:paraId="2CE4B06E" w14:textId="6B28A1A1" w:rsidR="00797D2E" w:rsidRPr="00797D2E" w:rsidRDefault="008E5D29">
            <w:pPr>
              <w:pStyle w:val="TableParagraph"/>
              <w:spacing w:before="6"/>
              <w:ind w:lef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820" w:type="dxa"/>
          </w:tcPr>
          <w:p w14:paraId="5C512A26" w14:textId="56D1A73E" w:rsidR="00797D2E" w:rsidRPr="00797D2E" w:rsidRDefault="00797D2E">
            <w:pPr>
              <w:pStyle w:val="TableParagraph"/>
              <w:spacing w:line="237" w:lineRule="auto"/>
              <w:ind w:left="16" w:right="76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Write a java program to find the largest of the number using </w:t>
            </w:r>
            <w:proofErr w:type="spellStart"/>
            <w:r>
              <w:rPr>
                <w:sz w:val="24"/>
                <w:szCs w:val="24"/>
              </w:rPr>
              <w:t>ternatary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operatop</w:t>
            </w:r>
            <w:proofErr w:type="spellEnd"/>
          </w:p>
        </w:tc>
        <w:tc>
          <w:tcPr>
            <w:tcW w:w="1291" w:type="dxa"/>
          </w:tcPr>
          <w:p w14:paraId="30CAEADE" w14:textId="77777777" w:rsidR="00797D2E" w:rsidRPr="00797D2E" w:rsidRDefault="00797D2E" w:rsidP="00245369">
            <w:pPr>
              <w:pStyle w:val="TableParagraph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73A1122C" w14:textId="77777777" w:rsidR="00797D2E" w:rsidRPr="00797D2E" w:rsidRDefault="00797D2E">
            <w:pPr>
              <w:pStyle w:val="TableParagraph"/>
              <w:spacing w:before="6"/>
              <w:ind w:left="39"/>
              <w:jc w:val="center"/>
              <w:rPr>
                <w:sz w:val="24"/>
                <w:szCs w:val="24"/>
              </w:rPr>
            </w:pPr>
          </w:p>
        </w:tc>
        <w:tc>
          <w:tcPr>
            <w:tcW w:w="1560" w:type="dxa"/>
          </w:tcPr>
          <w:p w14:paraId="054325CA" w14:textId="77777777" w:rsidR="00797D2E" w:rsidRPr="00797D2E" w:rsidRDefault="00797D2E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97D2E" w:rsidRPr="00797D2E" w14:paraId="111971CB" w14:textId="77777777" w:rsidTr="002D35D4">
        <w:trPr>
          <w:trHeight w:val="548"/>
        </w:trPr>
        <w:tc>
          <w:tcPr>
            <w:tcW w:w="1138" w:type="dxa"/>
          </w:tcPr>
          <w:p w14:paraId="0F95E408" w14:textId="10CD7C33" w:rsidR="00797D2E" w:rsidRPr="00797D2E" w:rsidRDefault="008E5D29">
            <w:pPr>
              <w:pStyle w:val="TableParagraph"/>
              <w:spacing w:before="6"/>
              <w:ind w:lef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820" w:type="dxa"/>
          </w:tcPr>
          <w:p w14:paraId="0459CC12" w14:textId="7E3E7ECF" w:rsidR="00797D2E" w:rsidRPr="00797D2E" w:rsidRDefault="00797D2E">
            <w:pPr>
              <w:pStyle w:val="TableParagraph"/>
              <w:spacing w:line="237" w:lineRule="auto"/>
              <w:ind w:left="16" w:right="76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Write a java program to find the factorial of the number</w:t>
            </w:r>
          </w:p>
        </w:tc>
        <w:tc>
          <w:tcPr>
            <w:tcW w:w="1291" w:type="dxa"/>
          </w:tcPr>
          <w:p w14:paraId="03F674C2" w14:textId="77777777" w:rsidR="00797D2E" w:rsidRPr="00797D2E" w:rsidRDefault="00797D2E" w:rsidP="00245369">
            <w:pPr>
              <w:pStyle w:val="TableParagraph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20E9DC05" w14:textId="77777777" w:rsidR="00797D2E" w:rsidRPr="00797D2E" w:rsidRDefault="00797D2E">
            <w:pPr>
              <w:pStyle w:val="TableParagraph"/>
              <w:spacing w:before="6"/>
              <w:ind w:left="39"/>
              <w:jc w:val="center"/>
              <w:rPr>
                <w:sz w:val="24"/>
                <w:szCs w:val="24"/>
              </w:rPr>
            </w:pPr>
          </w:p>
        </w:tc>
        <w:tc>
          <w:tcPr>
            <w:tcW w:w="1560" w:type="dxa"/>
          </w:tcPr>
          <w:p w14:paraId="46AA5F5E" w14:textId="77777777" w:rsidR="00797D2E" w:rsidRPr="00797D2E" w:rsidRDefault="00797D2E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97D2E" w:rsidRPr="00797D2E" w14:paraId="0E9976DE" w14:textId="77777777" w:rsidTr="002D35D4">
        <w:trPr>
          <w:trHeight w:val="548"/>
        </w:trPr>
        <w:tc>
          <w:tcPr>
            <w:tcW w:w="1138" w:type="dxa"/>
          </w:tcPr>
          <w:p w14:paraId="0957DAB0" w14:textId="31C40312" w:rsidR="00797D2E" w:rsidRPr="00797D2E" w:rsidRDefault="00662927">
            <w:pPr>
              <w:pStyle w:val="TableParagraph"/>
              <w:spacing w:before="6"/>
              <w:ind w:lef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WEEK 3</w:t>
            </w:r>
          </w:p>
        </w:tc>
        <w:tc>
          <w:tcPr>
            <w:tcW w:w="4820" w:type="dxa"/>
          </w:tcPr>
          <w:p w14:paraId="0A6D3755" w14:textId="77777777" w:rsidR="00797D2E" w:rsidRPr="00797D2E" w:rsidRDefault="00797D2E">
            <w:pPr>
              <w:pStyle w:val="TableParagraph"/>
              <w:spacing w:line="237" w:lineRule="auto"/>
              <w:ind w:left="16" w:right="764"/>
              <w:rPr>
                <w:sz w:val="24"/>
                <w:szCs w:val="24"/>
              </w:rPr>
            </w:pPr>
          </w:p>
        </w:tc>
        <w:tc>
          <w:tcPr>
            <w:tcW w:w="1291" w:type="dxa"/>
          </w:tcPr>
          <w:p w14:paraId="1AF05D7F" w14:textId="77777777" w:rsidR="00797D2E" w:rsidRPr="00797D2E" w:rsidRDefault="00797D2E" w:rsidP="00245369">
            <w:pPr>
              <w:pStyle w:val="TableParagraph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123F8BA9" w14:textId="77777777" w:rsidR="00797D2E" w:rsidRPr="00797D2E" w:rsidRDefault="00797D2E">
            <w:pPr>
              <w:pStyle w:val="TableParagraph"/>
              <w:spacing w:before="6"/>
              <w:ind w:left="39"/>
              <w:jc w:val="center"/>
              <w:rPr>
                <w:sz w:val="24"/>
                <w:szCs w:val="24"/>
              </w:rPr>
            </w:pPr>
          </w:p>
        </w:tc>
        <w:tc>
          <w:tcPr>
            <w:tcW w:w="1560" w:type="dxa"/>
          </w:tcPr>
          <w:p w14:paraId="2ADD808D" w14:textId="77777777" w:rsidR="00797D2E" w:rsidRPr="00797D2E" w:rsidRDefault="00797D2E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797D2E" w:rsidRPr="00797D2E" w14:paraId="204072D2" w14:textId="77777777" w:rsidTr="002D35D4">
        <w:trPr>
          <w:trHeight w:val="548"/>
        </w:trPr>
        <w:tc>
          <w:tcPr>
            <w:tcW w:w="1138" w:type="dxa"/>
          </w:tcPr>
          <w:p w14:paraId="362EED5D" w14:textId="3A6333E1" w:rsidR="00797D2E" w:rsidRPr="00797D2E" w:rsidRDefault="009B43EE">
            <w:pPr>
              <w:pStyle w:val="TableParagraph"/>
              <w:spacing w:before="6"/>
              <w:ind w:lef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820" w:type="dxa"/>
          </w:tcPr>
          <w:p w14:paraId="58003CC2" w14:textId="77777777" w:rsidR="00662927" w:rsidRDefault="00662927" w:rsidP="00662927">
            <w:pPr>
              <w:pStyle w:val="TableParagraph"/>
              <w:spacing w:line="237" w:lineRule="auto"/>
              <w:ind w:left="16" w:right="76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a java program with the following instructions:</w:t>
            </w:r>
          </w:p>
          <w:p w14:paraId="3393F609" w14:textId="46DD58C8" w:rsidR="00662927" w:rsidRDefault="00662927" w:rsidP="00570BA3">
            <w:pPr>
              <w:pStyle w:val="TableParagraph"/>
              <w:numPr>
                <w:ilvl w:val="0"/>
                <w:numId w:val="50"/>
              </w:numPr>
              <w:spacing w:line="237" w:lineRule="auto"/>
              <w:ind w:right="76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a class with name Car.</w:t>
            </w:r>
          </w:p>
          <w:p w14:paraId="61A9B6F9" w14:textId="77777777" w:rsidR="00662927" w:rsidRDefault="00662927" w:rsidP="00570BA3">
            <w:pPr>
              <w:pStyle w:val="TableParagraph"/>
              <w:numPr>
                <w:ilvl w:val="0"/>
                <w:numId w:val="50"/>
              </w:numPr>
              <w:spacing w:line="237" w:lineRule="auto"/>
              <w:ind w:right="76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Create attributes named </w:t>
            </w:r>
            <w:proofErr w:type="spellStart"/>
            <w:r>
              <w:rPr>
                <w:sz w:val="24"/>
                <w:szCs w:val="24"/>
              </w:rPr>
              <w:t>Car_color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Car_</w:t>
            </w:r>
            <w:proofErr w:type="gramStart"/>
            <w:r>
              <w:rPr>
                <w:sz w:val="24"/>
                <w:szCs w:val="24"/>
              </w:rPr>
              <w:t>Brand,Fuel</w:t>
            </w:r>
            <w:proofErr w:type="gramEnd"/>
            <w:r>
              <w:rPr>
                <w:sz w:val="24"/>
                <w:szCs w:val="24"/>
              </w:rPr>
              <w:t>_type,mileage</w:t>
            </w:r>
            <w:proofErr w:type="spellEnd"/>
            <w:r>
              <w:rPr>
                <w:sz w:val="24"/>
                <w:szCs w:val="24"/>
              </w:rPr>
              <w:t>.</w:t>
            </w:r>
          </w:p>
          <w:p w14:paraId="11028108" w14:textId="3ADF3230" w:rsidR="00662927" w:rsidRDefault="00662927" w:rsidP="00570BA3">
            <w:pPr>
              <w:pStyle w:val="TableParagraph"/>
              <w:numPr>
                <w:ilvl w:val="0"/>
                <w:numId w:val="50"/>
              </w:numPr>
              <w:spacing w:line="237" w:lineRule="auto"/>
              <w:ind w:right="76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Create three methods named </w:t>
            </w:r>
            <w:proofErr w:type="gramStart"/>
            <w:r>
              <w:rPr>
                <w:sz w:val="24"/>
                <w:szCs w:val="24"/>
              </w:rPr>
              <w:t>start(</w:t>
            </w:r>
            <w:proofErr w:type="gramEnd"/>
            <w:r>
              <w:rPr>
                <w:sz w:val="24"/>
                <w:szCs w:val="24"/>
              </w:rPr>
              <w:t>), stop(), service()</w:t>
            </w:r>
            <w:r w:rsidR="009B43EE">
              <w:rPr>
                <w:sz w:val="24"/>
                <w:szCs w:val="24"/>
              </w:rPr>
              <w:t>.</w:t>
            </w:r>
          </w:p>
          <w:p w14:paraId="686014C2" w14:textId="77777777" w:rsidR="00662927" w:rsidRDefault="00662927" w:rsidP="00570BA3">
            <w:pPr>
              <w:pStyle w:val="TableParagraph"/>
              <w:numPr>
                <w:ilvl w:val="0"/>
                <w:numId w:val="50"/>
              </w:numPr>
              <w:spacing w:line="237" w:lineRule="auto"/>
              <w:ind w:right="76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three objects car1, car2, car3.</w:t>
            </w:r>
          </w:p>
          <w:p w14:paraId="4154DDE7" w14:textId="1F9536C7" w:rsidR="00662927" w:rsidRPr="00797D2E" w:rsidRDefault="00662927" w:rsidP="00570BA3">
            <w:pPr>
              <w:pStyle w:val="TableParagraph"/>
              <w:numPr>
                <w:ilvl w:val="0"/>
                <w:numId w:val="50"/>
              </w:numPr>
              <w:spacing w:line="237" w:lineRule="auto"/>
              <w:ind w:right="76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 one constructor which should print “welcome to my garage”</w:t>
            </w:r>
            <w:r w:rsidR="009B43EE">
              <w:rPr>
                <w:sz w:val="24"/>
                <w:szCs w:val="24"/>
              </w:rPr>
              <w:t>.</w:t>
            </w:r>
          </w:p>
        </w:tc>
        <w:tc>
          <w:tcPr>
            <w:tcW w:w="1291" w:type="dxa"/>
          </w:tcPr>
          <w:p w14:paraId="6FD1CDF1" w14:textId="77777777" w:rsidR="00797D2E" w:rsidRPr="00797D2E" w:rsidRDefault="00797D2E" w:rsidP="00245369">
            <w:pPr>
              <w:pStyle w:val="TableParagraph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5ED68D63" w14:textId="77777777" w:rsidR="00797D2E" w:rsidRPr="00797D2E" w:rsidRDefault="00797D2E">
            <w:pPr>
              <w:pStyle w:val="TableParagraph"/>
              <w:spacing w:before="6"/>
              <w:ind w:left="39"/>
              <w:jc w:val="center"/>
              <w:rPr>
                <w:sz w:val="24"/>
                <w:szCs w:val="24"/>
              </w:rPr>
            </w:pPr>
          </w:p>
        </w:tc>
        <w:tc>
          <w:tcPr>
            <w:tcW w:w="1560" w:type="dxa"/>
          </w:tcPr>
          <w:p w14:paraId="67FAEC19" w14:textId="77777777" w:rsidR="00797D2E" w:rsidRPr="00797D2E" w:rsidRDefault="00797D2E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570BA3" w:rsidRPr="00797D2E" w14:paraId="489455A9" w14:textId="77777777" w:rsidTr="002D35D4">
        <w:trPr>
          <w:trHeight w:val="548"/>
        </w:trPr>
        <w:tc>
          <w:tcPr>
            <w:tcW w:w="1138" w:type="dxa"/>
          </w:tcPr>
          <w:p w14:paraId="1017C345" w14:textId="5B5A2060" w:rsidR="00570BA3" w:rsidRPr="00797D2E" w:rsidRDefault="002D35D4">
            <w:pPr>
              <w:pStyle w:val="TableParagraph"/>
              <w:spacing w:before="6"/>
              <w:ind w:left="4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4820" w:type="dxa"/>
          </w:tcPr>
          <w:p w14:paraId="46CA1D12" w14:textId="08AB36F9" w:rsidR="00570BA3" w:rsidRDefault="002D35D4" w:rsidP="002D35D4">
            <w:pPr>
              <w:pStyle w:val="TableParagraph"/>
              <w:spacing w:line="237" w:lineRule="auto"/>
              <w:ind w:left="16" w:right="76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Write a JAVA Program to create a class named bank account with two methods </w:t>
            </w:r>
            <w:proofErr w:type="gramStart"/>
            <w:r>
              <w:rPr>
                <w:sz w:val="24"/>
                <w:szCs w:val="24"/>
              </w:rPr>
              <w:t>deposit(</w:t>
            </w:r>
            <w:proofErr w:type="gramEnd"/>
            <w:r>
              <w:rPr>
                <w:sz w:val="24"/>
                <w:szCs w:val="24"/>
              </w:rPr>
              <w:t>) and withdraw()</w:t>
            </w:r>
            <w:r w:rsidR="00B02101">
              <w:rPr>
                <w:sz w:val="24"/>
                <w:szCs w:val="24"/>
              </w:rPr>
              <w:t>:</w:t>
            </w:r>
          </w:p>
          <w:p w14:paraId="1AF13F04" w14:textId="77777777" w:rsidR="002D35D4" w:rsidRDefault="002D35D4" w:rsidP="002D35D4">
            <w:pPr>
              <w:pStyle w:val="TableParagraph"/>
              <w:numPr>
                <w:ilvl w:val="0"/>
                <w:numId w:val="53"/>
              </w:numPr>
              <w:spacing w:line="237" w:lineRule="auto"/>
              <w:ind w:right="76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 </w:t>
            </w:r>
            <w:proofErr w:type="gramStart"/>
            <w:r>
              <w:rPr>
                <w:sz w:val="24"/>
                <w:szCs w:val="24"/>
              </w:rPr>
              <w:t>deposit(</w:t>
            </w:r>
            <w:proofErr w:type="gramEnd"/>
            <w:r>
              <w:rPr>
                <w:sz w:val="24"/>
                <w:szCs w:val="24"/>
              </w:rPr>
              <w:t>)- whenever an amount is deposited, it has to be updated with the current amount.</w:t>
            </w:r>
          </w:p>
          <w:p w14:paraId="7AAAD57A" w14:textId="6259164F" w:rsidR="002D35D4" w:rsidRDefault="002D35D4" w:rsidP="002D35D4">
            <w:pPr>
              <w:pStyle w:val="TableParagraph"/>
              <w:numPr>
                <w:ilvl w:val="0"/>
                <w:numId w:val="53"/>
              </w:numPr>
              <w:spacing w:line="237" w:lineRule="auto"/>
              <w:ind w:right="764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Withdraw(</w:t>
            </w:r>
            <w:proofErr w:type="gramEnd"/>
            <w:r>
              <w:rPr>
                <w:sz w:val="24"/>
                <w:szCs w:val="24"/>
              </w:rPr>
              <w:t>)- whenever an amount is being withdrawn it has to be less than the current balance otherwise print insufficient balance.</w:t>
            </w:r>
          </w:p>
        </w:tc>
        <w:tc>
          <w:tcPr>
            <w:tcW w:w="1291" w:type="dxa"/>
          </w:tcPr>
          <w:p w14:paraId="06CC97FE" w14:textId="77777777" w:rsidR="00570BA3" w:rsidRPr="00797D2E" w:rsidRDefault="00570BA3" w:rsidP="00245369">
            <w:pPr>
              <w:pStyle w:val="TableParagraph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71EFA9B0" w14:textId="77777777" w:rsidR="00570BA3" w:rsidRPr="00797D2E" w:rsidRDefault="00570BA3">
            <w:pPr>
              <w:pStyle w:val="TableParagraph"/>
              <w:spacing w:before="6"/>
              <w:ind w:left="39"/>
              <w:jc w:val="center"/>
              <w:rPr>
                <w:sz w:val="24"/>
                <w:szCs w:val="24"/>
              </w:rPr>
            </w:pPr>
          </w:p>
        </w:tc>
        <w:tc>
          <w:tcPr>
            <w:tcW w:w="1560" w:type="dxa"/>
          </w:tcPr>
          <w:p w14:paraId="124DAA8B" w14:textId="77777777" w:rsidR="00570BA3" w:rsidRPr="00797D2E" w:rsidRDefault="00570BA3">
            <w:pPr>
              <w:pStyle w:val="TableParagraph"/>
              <w:rPr>
                <w:sz w:val="24"/>
                <w:szCs w:val="24"/>
              </w:rPr>
            </w:pPr>
          </w:p>
        </w:tc>
      </w:tr>
    </w:tbl>
    <w:p w14:paraId="08B51784" w14:textId="77777777" w:rsidR="00BD08B9" w:rsidRPr="00797D2E" w:rsidRDefault="00BD08B9">
      <w:pPr>
        <w:pStyle w:val="Heading1"/>
        <w:spacing w:before="84"/>
        <w:ind w:left="1695" w:right="1686" w:firstLine="0"/>
        <w:jc w:val="center"/>
        <w:rPr>
          <w:sz w:val="32"/>
          <w:szCs w:val="32"/>
          <w:u w:val="single"/>
        </w:rPr>
      </w:pPr>
      <w:bookmarkStart w:id="2" w:name="LAB-1"/>
      <w:bookmarkEnd w:id="2"/>
    </w:p>
    <w:tbl>
      <w:tblPr>
        <w:tblW w:w="0" w:type="auto"/>
        <w:tblInd w:w="1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8"/>
        <w:gridCol w:w="4820"/>
        <w:gridCol w:w="1291"/>
        <w:gridCol w:w="1134"/>
        <w:gridCol w:w="1560"/>
      </w:tblGrid>
      <w:tr w:rsidR="009D73A5" w:rsidRPr="00797D2E" w14:paraId="724CBA20" w14:textId="77777777" w:rsidTr="00D24425">
        <w:trPr>
          <w:trHeight w:val="359"/>
        </w:trPr>
        <w:tc>
          <w:tcPr>
            <w:tcW w:w="1138" w:type="dxa"/>
          </w:tcPr>
          <w:p w14:paraId="7B25868E" w14:textId="77777777" w:rsidR="009D73A5" w:rsidRPr="00797D2E" w:rsidRDefault="009D73A5" w:rsidP="00D24425">
            <w:pPr>
              <w:pStyle w:val="TableParagraph"/>
              <w:spacing w:before="1"/>
              <w:ind w:left="59" w:right="65"/>
              <w:jc w:val="center"/>
              <w:rPr>
                <w:sz w:val="24"/>
                <w:szCs w:val="24"/>
              </w:rPr>
            </w:pPr>
            <w:proofErr w:type="spellStart"/>
            <w:r w:rsidRPr="00797D2E">
              <w:rPr>
                <w:sz w:val="24"/>
                <w:szCs w:val="24"/>
              </w:rPr>
              <w:lastRenderedPageBreak/>
              <w:t>SNo</w:t>
            </w:r>
            <w:proofErr w:type="spellEnd"/>
          </w:p>
        </w:tc>
        <w:tc>
          <w:tcPr>
            <w:tcW w:w="4820" w:type="dxa"/>
          </w:tcPr>
          <w:p w14:paraId="69A7EFB8" w14:textId="77777777" w:rsidR="009D73A5" w:rsidRPr="00797D2E" w:rsidRDefault="009D73A5" w:rsidP="00D24425">
            <w:pPr>
              <w:pStyle w:val="TableParagraph"/>
              <w:spacing w:line="272" w:lineRule="exact"/>
              <w:ind w:left="22" w:right="47"/>
              <w:jc w:val="center"/>
              <w:rPr>
                <w:sz w:val="24"/>
                <w:szCs w:val="24"/>
              </w:rPr>
            </w:pPr>
            <w:r w:rsidRPr="00797D2E">
              <w:rPr>
                <w:sz w:val="24"/>
                <w:szCs w:val="24"/>
              </w:rPr>
              <w:t>Title</w:t>
            </w:r>
          </w:p>
        </w:tc>
        <w:tc>
          <w:tcPr>
            <w:tcW w:w="1291" w:type="dxa"/>
          </w:tcPr>
          <w:p w14:paraId="6AA442AD" w14:textId="77777777" w:rsidR="009D73A5" w:rsidRPr="00797D2E" w:rsidRDefault="009D73A5" w:rsidP="00D24425">
            <w:pPr>
              <w:pStyle w:val="TableParagraph"/>
              <w:spacing w:line="272" w:lineRule="exact"/>
              <w:ind w:left="154" w:right="163"/>
              <w:jc w:val="center"/>
              <w:rPr>
                <w:sz w:val="24"/>
                <w:szCs w:val="24"/>
              </w:rPr>
            </w:pPr>
            <w:r w:rsidRPr="00797D2E">
              <w:rPr>
                <w:sz w:val="24"/>
                <w:szCs w:val="24"/>
              </w:rPr>
              <w:t>Date</w:t>
            </w:r>
          </w:p>
        </w:tc>
        <w:tc>
          <w:tcPr>
            <w:tcW w:w="1134" w:type="dxa"/>
          </w:tcPr>
          <w:p w14:paraId="3A9EE913" w14:textId="77777777" w:rsidR="009D73A5" w:rsidRPr="00797D2E" w:rsidRDefault="009D73A5" w:rsidP="00D24425">
            <w:pPr>
              <w:pStyle w:val="TableParagraph"/>
              <w:spacing w:line="272" w:lineRule="exact"/>
              <w:ind w:left="242" w:right="269"/>
              <w:jc w:val="center"/>
              <w:rPr>
                <w:sz w:val="24"/>
                <w:szCs w:val="24"/>
              </w:rPr>
            </w:pPr>
            <w:r w:rsidRPr="00797D2E">
              <w:rPr>
                <w:sz w:val="24"/>
                <w:szCs w:val="24"/>
              </w:rPr>
              <w:t>Page</w:t>
            </w:r>
            <w:r w:rsidRPr="00797D2E">
              <w:rPr>
                <w:spacing w:val="-5"/>
                <w:sz w:val="24"/>
                <w:szCs w:val="24"/>
              </w:rPr>
              <w:t xml:space="preserve"> </w:t>
            </w:r>
            <w:r w:rsidRPr="00797D2E">
              <w:rPr>
                <w:sz w:val="24"/>
                <w:szCs w:val="24"/>
              </w:rPr>
              <w:t>No</w:t>
            </w:r>
          </w:p>
        </w:tc>
        <w:tc>
          <w:tcPr>
            <w:tcW w:w="1560" w:type="dxa"/>
          </w:tcPr>
          <w:p w14:paraId="7D604BE6" w14:textId="77777777" w:rsidR="009D73A5" w:rsidRPr="00797D2E" w:rsidRDefault="009D73A5" w:rsidP="00D24425">
            <w:pPr>
              <w:pStyle w:val="TableParagraph"/>
              <w:spacing w:line="272" w:lineRule="exact"/>
              <w:ind w:left="336"/>
              <w:rPr>
                <w:sz w:val="24"/>
                <w:szCs w:val="24"/>
              </w:rPr>
            </w:pPr>
            <w:r w:rsidRPr="00797D2E">
              <w:rPr>
                <w:sz w:val="24"/>
                <w:szCs w:val="24"/>
              </w:rPr>
              <w:t>Signature</w:t>
            </w:r>
          </w:p>
        </w:tc>
      </w:tr>
      <w:tr w:rsidR="00B02101" w:rsidRPr="00797D2E" w14:paraId="1E0752B7" w14:textId="77777777" w:rsidTr="00B02101">
        <w:trPr>
          <w:trHeight w:val="555"/>
        </w:trPr>
        <w:tc>
          <w:tcPr>
            <w:tcW w:w="1138" w:type="dxa"/>
          </w:tcPr>
          <w:p w14:paraId="46550742" w14:textId="2554BF71" w:rsidR="00B02101" w:rsidRPr="00797D2E" w:rsidRDefault="00B02101" w:rsidP="00D24425">
            <w:pPr>
              <w:pStyle w:val="TableParagraph"/>
              <w:spacing w:before="1"/>
              <w:ind w:left="59" w:right="65"/>
              <w:jc w:val="center"/>
              <w:rPr>
                <w:sz w:val="24"/>
                <w:szCs w:val="24"/>
              </w:rPr>
            </w:pPr>
            <w:r w:rsidRPr="00797D2E">
              <w:rPr>
                <w:sz w:val="24"/>
                <w:szCs w:val="24"/>
              </w:rPr>
              <w:t>WEEK</w:t>
            </w:r>
            <w:r w:rsidRPr="00797D2E">
              <w:rPr>
                <w:spacing w:val="-3"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4820" w:type="dxa"/>
          </w:tcPr>
          <w:p w14:paraId="47045208" w14:textId="77777777" w:rsidR="00B02101" w:rsidRPr="00797D2E" w:rsidRDefault="00B02101" w:rsidP="00D24425">
            <w:pPr>
              <w:pStyle w:val="TableParagraph"/>
              <w:spacing w:line="272" w:lineRule="exact"/>
              <w:ind w:left="22" w:right="47"/>
              <w:jc w:val="center"/>
              <w:rPr>
                <w:sz w:val="24"/>
                <w:szCs w:val="24"/>
              </w:rPr>
            </w:pPr>
          </w:p>
        </w:tc>
        <w:tc>
          <w:tcPr>
            <w:tcW w:w="1291" w:type="dxa"/>
          </w:tcPr>
          <w:p w14:paraId="0BCBDBB2" w14:textId="77777777" w:rsidR="00B02101" w:rsidRPr="00797D2E" w:rsidRDefault="00B02101" w:rsidP="00D24425">
            <w:pPr>
              <w:pStyle w:val="TableParagraph"/>
              <w:spacing w:line="272" w:lineRule="exact"/>
              <w:ind w:left="154" w:right="163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26B7E686" w14:textId="77777777" w:rsidR="00B02101" w:rsidRPr="00797D2E" w:rsidRDefault="00B02101" w:rsidP="00D24425">
            <w:pPr>
              <w:pStyle w:val="TableParagraph"/>
              <w:spacing w:line="272" w:lineRule="exact"/>
              <w:ind w:left="242" w:right="269"/>
              <w:jc w:val="center"/>
              <w:rPr>
                <w:sz w:val="24"/>
                <w:szCs w:val="24"/>
              </w:rPr>
            </w:pPr>
          </w:p>
        </w:tc>
        <w:tc>
          <w:tcPr>
            <w:tcW w:w="1560" w:type="dxa"/>
          </w:tcPr>
          <w:p w14:paraId="7813789F" w14:textId="77777777" w:rsidR="00B02101" w:rsidRPr="00797D2E" w:rsidRDefault="00B02101" w:rsidP="00D24425">
            <w:pPr>
              <w:pStyle w:val="TableParagraph"/>
              <w:spacing w:line="272" w:lineRule="exact"/>
              <w:ind w:left="336"/>
              <w:rPr>
                <w:sz w:val="24"/>
                <w:szCs w:val="24"/>
              </w:rPr>
            </w:pPr>
          </w:p>
        </w:tc>
      </w:tr>
      <w:tr w:rsidR="009D73A5" w:rsidRPr="00797D2E" w14:paraId="5DDF1F82" w14:textId="77777777" w:rsidTr="00B02101">
        <w:trPr>
          <w:trHeight w:val="3673"/>
        </w:trPr>
        <w:tc>
          <w:tcPr>
            <w:tcW w:w="1138" w:type="dxa"/>
          </w:tcPr>
          <w:p w14:paraId="048D5C55" w14:textId="3F41114A" w:rsidR="009D73A5" w:rsidRPr="00797D2E" w:rsidRDefault="00B02101" w:rsidP="00D24425">
            <w:pPr>
              <w:pStyle w:val="TableParagraph"/>
              <w:spacing w:line="272" w:lineRule="exact"/>
              <w:ind w:left="55" w:right="8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820" w:type="dxa"/>
          </w:tcPr>
          <w:p w14:paraId="75D4757C" w14:textId="0B6A50D2" w:rsidR="009D73A5" w:rsidRDefault="009D73A5" w:rsidP="009D73A5">
            <w:pPr>
              <w:pStyle w:val="TableParagraph"/>
              <w:spacing w:line="272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Write a JAVA Program with class named Book</w:t>
            </w:r>
            <w:r w:rsidR="00B02101">
              <w:rPr>
                <w:sz w:val="24"/>
                <w:szCs w:val="24"/>
              </w:rPr>
              <w:t>:</w:t>
            </w:r>
            <w:r>
              <w:rPr>
                <w:sz w:val="24"/>
                <w:szCs w:val="24"/>
              </w:rPr>
              <w:t xml:space="preserve"> </w:t>
            </w:r>
          </w:p>
          <w:p w14:paraId="744E75AF" w14:textId="1FD97E71" w:rsidR="009D73A5" w:rsidRDefault="009D73A5" w:rsidP="009D73A5">
            <w:pPr>
              <w:pStyle w:val="TableParagraph"/>
              <w:numPr>
                <w:ilvl w:val="0"/>
                <w:numId w:val="56"/>
              </w:numPr>
              <w:spacing w:line="272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class should contain various attributes such as “</w:t>
            </w:r>
            <w:proofErr w:type="spellStart"/>
            <w:r>
              <w:rPr>
                <w:sz w:val="24"/>
                <w:szCs w:val="24"/>
              </w:rPr>
              <w:t>title_of_book</w:t>
            </w:r>
            <w:proofErr w:type="spellEnd"/>
            <w:r>
              <w:rPr>
                <w:sz w:val="24"/>
                <w:szCs w:val="24"/>
              </w:rPr>
              <w:t xml:space="preserve">, Author, </w:t>
            </w:r>
            <w:proofErr w:type="spellStart"/>
            <w:r>
              <w:rPr>
                <w:sz w:val="24"/>
                <w:szCs w:val="24"/>
              </w:rPr>
              <w:t>year_of_publication</w:t>
            </w:r>
            <w:proofErr w:type="spellEnd"/>
            <w:r>
              <w:rPr>
                <w:sz w:val="24"/>
                <w:szCs w:val="24"/>
              </w:rPr>
              <w:t>”.</w:t>
            </w:r>
          </w:p>
          <w:p w14:paraId="532EBDCC" w14:textId="43342C8D" w:rsidR="009D73A5" w:rsidRDefault="009D73A5" w:rsidP="009D73A5">
            <w:pPr>
              <w:pStyle w:val="TableParagraph"/>
              <w:numPr>
                <w:ilvl w:val="0"/>
                <w:numId w:val="56"/>
              </w:numPr>
              <w:spacing w:line="272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It should also contain a constructor with parameters which initializes </w:t>
            </w:r>
            <w:r>
              <w:rPr>
                <w:sz w:val="24"/>
                <w:szCs w:val="24"/>
              </w:rPr>
              <w:t>“</w:t>
            </w:r>
            <w:proofErr w:type="spellStart"/>
            <w:r>
              <w:rPr>
                <w:sz w:val="24"/>
                <w:szCs w:val="24"/>
              </w:rPr>
              <w:t>title_of_book</w:t>
            </w:r>
            <w:proofErr w:type="spellEnd"/>
            <w:r>
              <w:rPr>
                <w:sz w:val="24"/>
                <w:szCs w:val="24"/>
              </w:rPr>
              <w:t xml:space="preserve">, Author, </w:t>
            </w:r>
            <w:proofErr w:type="spellStart"/>
            <w:r>
              <w:rPr>
                <w:sz w:val="24"/>
                <w:szCs w:val="24"/>
              </w:rPr>
              <w:t>year_of_publication</w:t>
            </w:r>
            <w:proofErr w:type="spellEnd"/>
            <w:r>
              <w:rPr>
                <w:sz w:val="24"/>
                <w:szCs w:val="24"/>
              </w:rPr>
              <w:t>”.</w:t>
            </w:r>
          </w:p>
          <w:p w14:paraId="7AB6F858" w14:textId="77777777" w:rsidR="009D73A5" w:rsidRDefault="009D73A5" w:rsidP="009D73A5">
            <w:pPr>
              <w:pStyle w:val="TableParagraph"/>
              <w:numPr>
                <w:ilvl w:val="0"/>
                <w:numId w:val="56"/>
              </w:numPr>
              <w:spacing w:line="272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Create a method which displays the details of the book </w:t>
            </w:r>
            <w:r>
              <w:rPr>
                <w:sz w:val="24"/>
                <w:szCs w:val="24"/>
              </w:rPr>
              <w:t>“</w:t>
            </w:r>
            <w:proofErr w:type="spellStart"/>
            <w:r>
              <w:rPr>
                <w:sz w:val="24"/>
                <w:szCs w:val="24"/>
              </w:rPr>
              <w:t>title_of_book</w:t>
            </w:r>
            <w:proofErr w:type="spellEnd"/>
            <w:r>
              <w:rPr>
                <w:sz w:val="24"/>
                <w:szCs w:val="24"/>
              </w:rPr>
              <w:t xml:space="preserve">, Author, </w:t>
            </w:r>
            <w:proofErr w:type="spellStart"/>
            <w:r>
              <w:rPr>
                <w:sz w:val="24"/>
                <w:szCs w:val="24"/>
              </w:rPr>
              <w:t>year_of_publication</w:t>
            </w:r>
            <w:proofErr w:type="spellEnd"/>
            <w:r>
              <w:rPr>
                <w:sz w:val="24"/>
                <w:szCs w:val="24"/>
              </w:rPr>
              <w:t>”</w:t>
            </w:r>
            <w:r>
              <w:rPr>
                <w:sz w:val="24"/>
                <w:szCs w:val="24"/>
              </w:rPr>
              <w:t>.</w:t>
            </w:r>
          </w:p>
          <w:p w14:paraId="3E1BE259" w14:textId="4EDE8B96" w:rsidR="009D73A5" w:rsidRPr="009D73A5" w:rsidRDefault="009D73A5" w:rsidP="009D73A5">
            <w:pPr>
              <w:pStyle w:val="TableParagraph"/>
              <w:numPr>
                <w:ilvl w:val="0"/>
                <w:numId w:val="56"/>
              </w:numPr>
              <w:spacing w:line="272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Display the details of the two books by creating two objects.</w:t>
            </w:r>
          </w:p>
        </w:tc>
        <w:tc>
          <w:tcPr>
            <w:tcW w:w="1291" w:type="dxa"/>
          </w:tcPr>
          <w:p w14:paraId="4EC75662" w14:textId="77777777" w:rsidR="009D73A5" w:rsidRPr="00797D2E" w:rsidRDefault="009D73A5" w:rsidP="00D24425">
            <w:pPr>
              <w:pStyle w:val="TableParagraph"/>
              <w:spacing w:line="272" w:lineRule="exact"/>
              <w:ind w:left="154" w:right="168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5049D693" w14:textId="77777777" w:rsidR="009D73A5" w:rsidRPr="00797D2E" w:rsidRDefault="009D73A5" w:rsidP="00D24425">
            <w:pPr>
              <w:pStyle w:val="TableParagraph"/>
              <w:rPr>
                <w:sz w:val="24"/>
                <w:szCs w:val="24"/>
              </w:rPr>
            </w:pPr>
          </w:p>
        </w:tc>
        <w:tc>
          <w:tcPr>
            <w:tcW w:w="1560" w:type="dxa"/>
          </w:tcPr>
          <w:p w14:paraId="3BB9B199" w14:textId="77777777" w:rsidR="009D73A5" w:rsidRPr="00797D2E" w:rsidRDefault="009D73A5" w:rsidP="00D24425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9D73A5" w:rsidRPr="00797D2E" w14:paraId="6B4EDDA6" w14:textId="77777777" w:rsidTr="00D24425">
        <w:trPr>
          <w:trHeight w:val="519"/>
        </w:trPr>
        <w:tc>
          <w:tcPr>
            <w:tcW w:w="1138" w:type="dxa"/>
          </w:tcPr>
          <w:p w14:paraId="53C8B1C4" w14:textId="64DE7FB4" w:rsidR="009D73A5" w:rsidRPr="00797D2E" w:rsidRDefault="00B02101" w:rsidP="00D24425">
            <w:pPr>
              <w:pStyle w:val="TableParagraph"/>
              <w:spacing w:before="7"/>
              <w:ind w:left="3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820" w:type="dxa"/>
          </w:tcPr>
          <w:p w14:paraId="57E66F1C" w14:textId="4D4911F0" w:rsidR="00B02101" w:rsidRDefault="00B02101" w:rsidP="00D24425">
            <w:pPr>
              <w:pStyle w:val="TableParagraph"/>
              <w:spacing w:line="249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To create a JAVA program with class named </w:t>
            </w:r>
            <w:proofErr w:type="spellStart"/>
            <w:r>
              <w:rPr>
                <w:sz w:val="24"/>
                <w:szCs w:val="24"/>
              </w:rPr>
              <w:t>Myclass</w:t>
            </w:r>
            <w:proofErr w:type="spellEnd"/>
            <w:r>
              <w:rPr>
                <w:sz w:val="24"/>
                <w:szCs w:val="24"/>
              </w:rPr>
              <w:t>:</w:t>
            </w:r>
          </w:p>
          <w:p w14:paraId="1C5EA51A" w14:textId="1F7B4A84" w:rsidR="009D73A5" w:rsidRDefault="00B02101" w:rsidP="00B02101">
            <w:pPr>
              <w:pStyle w:val="TableParagraph"/>
              <w:numPr>
                <w:ilvl w:val="0"/>
                <w:numId w:val="57"/>
              </w:numPr>
              <w:spacing w:line="249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with “static variable-count” of int type, initialize to zero and a constant variable “pi-double” to initialize to 3.1415 as attributes of that class.</w:t>
            </w:r>
          </w:p>
          <w:p w14:paraId="5558897D" w14:textId="7D5420CD" w:rsidR="00B02101" w:rsidRPr="00797D2E" w:rsidRDefault="00B02101" w:rsidP="00B02101">
            <w:pPr>
              <w:pStyle w:val="TableParagraph"/>
              <w:numPr>
                <w:ilvl w:val="0"/>
                <w:numId w:val="57"/>
              </w:numPr>
              <w:spacing w:line="249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Now define a constructor for </w:t>
            </w:r>
            <w:proofErr w:type="spellStart"/>
            <w:r>
              <w:rPr>
                <w:sz w:val="24"/>
                <w:szCs w:val="24"/>
              </w:rPr>
              <w:t>Myclass</w:t>
            </w:r>
            <w:proofErr w:type="spellEnd"/>
            <w:r>
              <w:rPr>
                <w:sz w:val="24"/>
                <w:szCs w:val="24"/>
              </w:rPr>
              <w:t xml:space="preserve"> that increments the count variable each time object for </w:t>
            </w:r>
            <w:proofErr w:type="spellStart"/>
            <w:r>
              <w:rPr>
                <w:sz w:val="24"/>
                <w:szCs w:val="24"/>
              </w:rPr>
              <w:t>Myclass</w:t>
            </w:r>
            <w:proofErr w:type="spellEnd"/>
            <w:r>
              <w:rPr>
                <w:sz w:val="24"/>
                <w:szCs w:val="24"/>
              </w:rPr>
              <w:t xml:space="preserve"> is created. Finally print values of “count” and “pi” variables.</w:t>
            </w:r>
          </w:p>
        </w:tc>
        <w:tc>
          <w:tcPr>
            <w:tcW w:w="1291" w:type="dxa"/>
          </w:tcPr>
          <w:p w14:paraId="409F5FB8" w14:textId="77777777" w:rsidR="009D73A5" w:rsidRPr="00797D2E" w:rsidRDefault="009D73A5" w:rsidP="00D24425">
            <w:pPr>
              <w:pStyle w:val="TableParagraph"/>
              <w:rPr>
                <w:sz w:val="24"/>
                <w:szCs w:val="24"/>
              </w:rPr>
            </w:pPr>
            <w:r w:rsidRPr="00797D2E">
              <w:rPr>
                <w:sz w:val="24"/>
                <w:szCs w:val="24"/>
              </w:rPr>
              <w:t xml:space="preserve">   </w:t>
            </w:r>
          </w:p>
        </w:tc>
        <w:tc>
          <w:tcPr>
            <w:tcW w:w="1134" w:type="dxa"/>
          </w:tcPr>
          <w:p w14:paraId="3D27F17B" w14:textId="77777777" w:rsidR="009D73A5" w:rsidRPr="00797D2E" w:rsidRDefault="009D73A5" w:rsidP="00D24425">
            <w:pPr>
              <w:pStyle w:val="TableParagraph"/>
              <w:spacing w:before="7"/>
              <w:ind w:left="39"/>
              <w:jc w:val="center"/>
              <w:rPr>
                <w:sz w:val="24"/>
                <w:szCs w:val="24"/>
              </w:rPr>
            </w:pPr>
          </w:p>
        </w:tc>
        <w:tc>
          <w:tcPr>
            <w:tcW w:w="1560" w:type="dxa"/>
          </w:tcPr>
          <w:p w14:paraId="4067DB24" w14:textId="77777777" w:rsidR="009D73A5" w:rsidRPr="00797D2E" w:rsidRDefault="009D73A5" w:rsidP="00D24425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9D73A5" w:rsidRPr="00797D2E" w14:paraId="40806848" w14:textId="77777777" w:rsidTr="00D24425">
        <w:trPr>
          <w:trHeight w:val="560"/>
        </w:trPr>
        <w:tc>
          <w:tcPr>
            <w:tcW w:w="1138" w:type="dxa"/>
          </w:tcPr>
          <w:p w14:paraId="4B9A26E2" w14:textId="46D5FF12" w:rsidR="009D73A5" w:rsidRPr="00797D2E" w:rsidRDefault="009D73A5" w:rsidP="00D24425">
            <w:pPr>
              <w:pStyle w:val="TableParagraph"/>
              <w:spacing w:before="6"/>
              <w:ind w:left="34"/>
              <w:jc w:val="center"/>
              <w:rPr>
                <w:sz w:val="24"/>
                <w:szCs w:val="24"/>
              </w:rPr>
            </w:pPr>
          </w:p>
        </w:tc>
        <w:tc>
          <w:tcPr>
            <w:tcW w:w="4820" w:type="dxa"/>
          </w:tcPr>
          <w:p w14:paraId="73D2966C" w14:textId="77777777" w:rsidR="009D73A5" w:rsidRPr="00797D2E" w:rsidRDefault="009D73A5" w:rsidP="00D24425">
            <w:pPr>
              <w:pStyle w:val="TableParagraph"/>
              <w:spacing w:line="274" w:lineRule="exact"/>
              <w:ind w:left="16" w:right="239"/>
              <w:rPr>
                <w:sz w:val="24"/>
                <w:szCs w:val="24"/>
              </w:rPr>
            </w:pPr>
            <w:r w:rsidRPr="00797D2E">
              <w:rPr>
                <w:sz w:val="24"/>
                <w:szCs w:val="24"/>
              </w:rPr>
              <w:t>Write a java program to print the message ‘Welcome to Java Programing’</w:t>
            </w:r>
          </w:p>
        </w:tc>
        <w:tc>
          <w:tcPr>
            <w:tcW w:w="1291" w:type="dxa"/>
          </w:tcPr>
          <w:p w14:paraId="70E1A3C5" w14:textId="77777777" w:rsidR="009D73A5" w:rsidRPr="00797D2E" w:rsidRDefault="009D73A5" w:rsidP="00D24425">
            <w:pPr>
              <w:pStyle w:val="TableParagraph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1B54A432" w14:textId="77777777" w:rsidR="009D73A5" w:rsidRPr="00797D2E" w:rsidRDefault="009D73A5" w:rsidP="00D24425">
            <w:pPr>
              <w:pStyle w:val="TableParagraph"/>
              <w:spacing w:before="6"/>
              <w:ind w:left="39"/>
              <w:jc w:val="center"/>
              <w:rPr>
                <w:sz w:val="24"/>
                <w:szCs w:val="24"/>
              </w:rPr>
            </w:pPr>
          </w:p>
        </w:tc>
        <w:tc>
          <w:tcPr>
            <w:tcW w:w="1560" w:type="dxa"/>
          </w:tcPr>
          <w:p w14:paraId="192BCDBC" w14:textId="77777777" w:rsidR="009D73A5" w:rsidRPr="00797D2E" w:rsidRDefault="009D73A5" w:rsidP="00D24425">
            <w:pPr>
              <w:pStyle w:val="TableParagraph"/>
              <w:rPr>
                <w:sz w:val="24"/>
                <w:szCs w:val="24"/>
              </w:rPr>
            </w:pPr>
          </w:p>
        </w:tc>
      </w:tr>
      <w:tr w:rsidR="009D73A5" w:rsidRPr="00797D2E" w14:paraId="2EDC9FA4" w14:textId="77777777" w:rsidTr="00D24425">
        <w:trPr>
          <w:trHeight w:val="548"/>
        </w:trPr>
        <w:tc>
          <w:tcPr>
            <w:tcW w:w="1138" w:type="dxa"/>
          </w:tcPr>
          <w:p w14:paraId="192D7AD5" w14:textId="1AA737D9" w:rsidR="009D73A5" w:rsidRPr="00797D2E" w:rsidRDefault="009D73A5" w:rsidP="00D24425">
            <w:pPr>
              <w:pStyle w:val="TableParagraph"/>
              <w:spacing w:before="6"/>
              <w:ind w:left="40"/>
              <w:jc w:val="center"/>
              <w:rPr>
                <w:sz w:val="24"/>
                <w:szCs w:val="24"/>
              </w:rPr>
            </w:pPr>
          </w:p>
        </w:tc>
        <w:tc>
          <w:tcPr>
            <w:tcW w:w="4820" w:type="dxa"/>
          </w:tcPr>
          <w:p w14:paraId="00CE0DB5" w14:textId="77777777" w:rsidR="009D73A5" w:rsidRPr="00797D2E" w:rsidRDefault="009D73A5" w:rsidP="00D24425">
            <w:pPr>
              <w:pStyle w:val="TableParagraph"/>
              <w:spacing w:line="237" w:lineRule="auto"/>
              <w:ind w:left="16" w:right="764"/>
              <w:rPr>
                <w:sz w:val="24"/>
                <w:szCs w:val="24"/>
              </w:rPr>
            </w:pPr>
            <w:r w:rsidRPr="00797D2E">
              <w:rPr>
                <w:sz w:val="24"/>
                <w:szCs w:val="24"/>
              </w:rPr>
              <w:t>Write a Java Program to print name Roll and Section of the student</w:t>
            </w:r>
          </w:p>
        </w:tc>
        <w:tc>
          <w:tcPr>
            <w:tcW w:w="1291" w:type="dxa"/>
          </w:tcPr>
          <w:p w14:paraId="7BF08170" w14:textId="77777777" w:rsidR="009D73A5" w:rsidRPr="00797D2E" w:rsidRDefault="009D73A5" w:rsidP="00D24425">
            <w:pPr>
              <w:pStyle w:val="TableParagraph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54A297BB" w14:textId="77777777" w:rsidR="009D73A5" w:rsidRPr="00797D2E" w:rsidRDefault="009D73A5" w:rsidP="00D24425">
            <w:pPr>
              <w:pStyle w:val="TableParagraph"/>
              <w:spacing w:before="6"/>
              <w:ind w:left="39"/>
              <w:jc w:val="center"/>
              <w:rPr>
                <w:sz w:val="24"/>
                <w:szCs w:val="24"/>
              </w:rPr>
            </w:pPr>
          </w:p>
        </w:tc>
        <w:tc>
          <w:tcPr>
            <w:tcW w:w="1560" w:type="dxa"/>
          </w:tcPr>
          <w:p w14:paraId="7CA3B17A" w14:textId="77777777" w:rsidR="009D73A5" w:rsidRPr="00797D2E" w:rsidRDefault="009D73A5" w:rsidP="00D24425">
            <w:pPr>
              <w:pStyle w:val="TableParagraph"/>
              <w:rPr>
                <w:sz w:val="24"/>
                <w:szCs w:val="24"/>
              </w:rPr>
            </w:pPr>
          </w:p>
        </w:tc>
      </w:tr>
    </w:tbl>
    <w:p w14:paraId="198BE5B6" w14:textId="77777777" w:rsidR="00BD08B9" w:rsidRDefault="00BD08B9" w:rsidP="004C0C5E">
      <w:pPr>
        <w:pStyle w:val="Heading1"/>
        <w:spacing w:before="84"/>
        <w:ind w:left="0" w:right="1686" w:firstLine="0"/>
        <w:rPr>
          <w:sz w:val="32"/>
          <w:szCs w:val="32"/>
          <w:u w:val="single"/>
        </w:rPr>
      </w:pPr>
    </w:p>
    <w:p w14:paraId="5DD5F124" w14:textId="77777777" w:rsidR="00256EED" w:rsidRDefault="00256EED" w:rsidP="004C0C5E">
      <w:pPr>
        <w:pStyle w:val="Heading1"/>
        <w:spacing w:before="84"/>
        <w:ind w:left="0" w:right="1686" w:firstLine="0"/>
        <w:rPr>
          <w:sz w:val="32"/>
          <w:szCs w:val="32"/>
          <w:u w:val="single"/>
        </w:rPr>
      </w:pPr>
    </w:p>
    <w:p w14:paraId="19A311BB" w14:textId="77777777" w:rsidR="00256EED" w:rsidRDefault="00256EED" w:rsidP="004C0C5E">
      <w:pPr>
        <w:pStyle w:val="Heading1"/>
        <w:spacing w:before="84"/>
        <w:ind w:left="0" w:right="1686" w:firstLine="0"/>
        <w:rPr>
          <w:sz w:val="32"/>
          <w:szCs w:val="32"/>
          <w:u w:val="single"/>
        </w:rPr>
      </w:pPr>
    </w:p>
    <w:p w14:paraId="373B2418" w14:textId="77777777" w:rsidR="00256EED" w:rsidRDefault="00256EED" w:rsidP="004C0C5E">
      <w:pPr>
        <w:pStyle w:val="Heading1"/>
        <w:spacing w:before="84"/>
        <w:ind w:left="0" w:right="1686" w:firstLine="0"/>
        <w:rPr>
          <w:sz w:val="32"/>
          <w:szCs w:val="32"/>
          <w:u w:val="single"/>
        </w:rPr>
      </w:pPr>
    </w:p>
    <w:p w14:paraId="4341B6AD" w14:textId="77777777" w:rsidR="00256EED" w:rsidRDefault="00256EED" w:rsidP="004C0C5E">
      <w:pPr>
        <w:pStyle w:val="Heading1"/>
        <w:spacing w:before="84"/>
        <w:ind w:left="0" w:right="1686" w:firstLine="0"/>
        <w:rPr>
          <w:sz w:val="32"/>
          <w:szCs w:val="32"/>
          <w:u w:val="single"/>
        </w:rPr>
      </w:pPr>
    </w:p>
    <w:p w14:paraId="0D8EFD53" w14:textId="77777777" w:rsidR="00570BA3" w:rsidRDefault="00570BA3" w:rsidP="004C0C5E">
      <w:pPr>
        <w:pStyle w:val="Heading1"/>
        <w:spacing w:before="84"/>
        <w:ind w:left="0" w:right="1686" w:firstLine="0"/>
        <w:rPr>
          <w:sz w:val="32"/>
          <w:szCs w:val="32"/>
          <w:u w:val="single"/>
        </w:rPr>
      </w:pPr>
    </w:p>
    <w:p w14:paraId="28CDFF6B" w14:textId="77777777" w:rsidR="00570BA3" w:rsidRDefault="00570BA3" w:rsidP="004C0C5E">
      <w:pPr>
        <w:pStyle w:val="Heading1"/>
        <w:spacing w:before="84"/>
        <w:ind w:left="0" w:right="1686" w:firstLine="0"/>
        <w:rPr>
          <w:sz w:val="32"/>
          <w:szCs w:val="32"/>
          <w:u w:val="single"/>
        </w:rPr>
      </w:pPr>
    </w:p>
    <w:p w14:paraId="1CB6F9DD" w14:textId="77777777" w:rsidR="00570BA3" w:rsidRDefault="00570BA3" w:rsidP="004C0C5E">
      <w:pPr>
        <w:pStyle w:val="Heading1"/>
        <w:spacing w:before="84"/>
        <w:ind w:left="0" w:right="1686" w:firstLine="0"/>
        <w:rPr>
          <w:sz w:val="32"/>
          <w:szCs w:val="32"/>
          <w:u w:val="single"/>
        </w:rPr>
      </w:pPr>
    </w:p>
    <w:p w14:paraId="314AC465" w14:textId="77777777" w:rsidR="00570BA3" w:rsidRDefault="00570BA3" w:rsidP="004C0C5E">
      <w:pPr>
        <w:pStyle w:val="Heading1"/>
        <w:spacing w:before="84"/>
        <w:ind w:left="0" w:right="1686" w:firstLine="0"/>
        <w:rPr>
          <w:sz w:val="32"/>
          <w:szCs w:val="32"/>
          <w:u w:val="single"/>
        </w:rPr>
      </w:pPr>
    </w:p>
    <w:p w14:paraId="3B4FE348" w14:textId="77777777" w:rsidR="00570BA3" w:rsidRDefault="00570BA3" w:rsidP="004C0C5E">
      <w:pPr>
        <w:pStyle w:val="Heading1"/>
        <w:spacing w:before="84"/>
        <w:ind w:left="0" w:right="1686" w:firstLine="0"/>
        <w:rPr>
          <w:sz w:val="32"/>
          <w:szCs w:val="32"/>
          <w:u w:val="single"/>
        </w:rPr>
      </w:pPr>
    </w:p>
    <w:p w14:paraId="0FE552DE" w14:textId="77777777" w:rsidR="00570BA3" w:rsidRDefault="00570BA3" w:rsidP="00570BA3">
      <w:pPr>
        <w:pStyle w:val="Heading1"/>
        <w:tabs>
          <w:tab w:val="left" w:pos="4879"/>
        </w:tabs>
        <w:spacing w:before="84"/>
        <w:ind w:left="0" w:right="1686" w:firstLine="0"/>
        <w:rPr>
          <w:sz w:val="32"/>
          <w:szCs w:val="32"/>
          <w:u w:val="single"/>
        </w:rPr>
      </w:pPr>
    </w:p>
    <w:p w14:paraId="677F7C5D" w14:textId="77777777" w:rsidR="00792579" w:rsidRDefault="00792579" w:rsidP="00570BA3">
      <w:pPr>
        <w:pStyle w:val="Heading1"/>
        <w:tabs>
          <w:tab w:val="left" w:pos="4879"/>
        </w:tabs>
        <w:spacing w:before="84"/>
        <w:ind w:left="0" w:right="1686" w:firstLine="0"/>
        <w:rPr>
          <w:sz w:val="32"/>
          <w:szCs w:val="32"/>
          <w:u w:val="single"/>
        </w:rPr>
      </w:pPr>
    </w:p>
    <w:p w14:paraId="6CFF1542" w14:textId="692E8C09" w:rsidR="00486FF8" w:rsidRPr="009E68DE" w:rsidRDefault="00CF0B5D" w:rsidP="00570BA3">
      <w:pPr>
        <w:pStyle w:val="Heading1"/>
        <w:spacing w:before="84"/>
        <w:ind w:left="4440" w:right="1686" w:firstLine="600"/>
        <w:rPr>
          <w:sz w:val="32"/>
          <w:szCs w:val="32"/>
          <w:u w:val="single"/>
        </w:rPr>
      </w:pPr>
      <w:r w:rsidRPr="009E68DE">
        <w:rPr>
          <w:sz w:val="32"/>
          <w:szCs w:val="32"/>
          <w:u w:val="single"/>
        </w:rPr>
        <w:lastRenderedPageBreak/>
        <w:t>WEEK-1</w:t>
      </w:r>
    </w:p>
    <w:p w14:paraId="3E9C4361" w14:textId="77777777" w:rsidR="00CF0B5D" w:rsidRDefault="00CF0B5D">
      <w:pPr>
        <w:pStyle w:val="Heading1"/>
        <w:spacing w:before="84"/>
        <w:ind w:left="1695" w:right="1686" w:firstLine="0"/>
        <w:jc w:val="center"/>
      </w:pPr>
    </w:p>
    <w:p w14:paraId="164D7660" w14:textId="00E26186" w:rsidR="0057034E" w:rsidRPr="00703577" w:rsidRDefault="00BD08B9" w:rsidP="00703577">
      <w:pPr>
        <w:pStyle w:val="Heading1"/>
        <w:spacing w:before="84"/>
        <w:ind w:left="479" w:right="1686" w:firstLine="0"/>
      </w:pPr>
      <w:r w:rsidRPr="00703577">
        <w:rPr>
          <w:u w:val="single"/>
        </w:rPr>
        <w:t>Program</w:t>
      </w:r>
      <w:r w:rsidR="00703577" w:rsidRPr="00703577">
        <w:rPr>
          <w:u w:val="single"/>
        </w:rPr>
        <w:t>1</w:t>
      </w:r>
      <w:r w:rsidR="00703577">
        <w:t>)</w:t>
      </w:r>
    </w:p>
    <w:p w14:paraId="71DAE74D" w14:textId="29EC8A0F" w:rsidR="0057034E" w:rsidRPr="00703577" w:rsidRDefault="0057034E" w:rsidP="001238B9">
      <w:pPr>
        <w:pStyle w:val="Heading1"/>
        <w:spacing w:before="84"/>
        <w:ind w:left="479" w:right="1686" w:firstLine="0"/>
      </w:pPr>
      <w:r w:rsidRPr="00703577">
        <w:rPr>
          <w:u w:val="single"/>
        </w:rPr>
        <w:t>AIM</w:t>
      </w:r>
      <w:r w:rsidRPr="00703577">
        <w:t xml:space="preserve"> – To download and install JAVA</w:t>
      </w:r>
    </w:p>
    <w:p w14:paraId="719394B6" w14:textId="26F9079A" w:rsidR="0057034E" w:rsidRPr="00703577" w:rsidRDefault="0057034E" w:rsidP="001238B9">
      <w:pPr>
        <w:pStyle w:val="Heading1"/>
        <w:spacing w:before="84"/>
        <w:ind w:left="479" w:right="1686" w:firstLine="0"/>
      </w:pPr>
    </w:p>
    <w:p w14:paraId="35A0B851" w14:textId="64ED53A5" w:rsidR="0057034E" w:rsidRPr="00703577" w:rsidRDefault="0057034E" w:rsidP="001238B9">
      <w:pPr>
        <w:pStyle w:val="Heading1"/>
        <w:spacing w:before="84"/>
        <w:ind w:left="479" w:right="1686" w:firstLine="0"/>
        <w:rPr>
          <w:u w:val="single"/>
        </w:rPr>
      </w:pPr>
      <w:r w:rsidRPr="00703577">
        <w:rPr>
          <w:u w:val="single"/>
        </w:rPr>
        <w:t>PROCEDURE</w:t>
      </w:r>
    </w:p>
    <w:p w14:paraId="07E7E26D" w14:textId="79E048E2" w:rsidR="00CF0B5D" w:rsidRPr="00703577" w:rsidRDefault="00CF0B5D" w:rsidP="00CF0B5D">
      <w:pPr>
        <w:pStyle w:val="Heading1"/>
        <w:spacing w:before="84"/>
        <w:ind w:left="839" w:right="1686" w:firstLine="0"/>
        <w:rPr>
          <w:b w:val="0"/>
          <w:bCs w:val="0"/>
        </w:rPr>
      </w:pPr>
      <w:r w:rsidRPr="00703577">
        <w:rPr>
          <w:b w:val="0"/>
          <w:bCs w:val="0"/>
        </w:rPr>
        <w:t>1)Search “Java download” in the search bar</w:t>
      </w:r>
      <w:r w:rsidR="00C2439C" w:rsidRPr="00703577">
        <w:rPr>
          <w:b w:val="0"/>
          <w:bCs w:val="0"/>
        </w:rPr>
        <w:t xml:space="preserve"> (e.g. Google)</w:t>
      </w:r>
    </w:p>
    <w:p w14:paraId="11CB8FB7" w14:textId="5FD7018E" w:rsidR="00491819" w:rsidRDefault="00491819" w:rsidP="00491819">
      <w:pPr>
        <w:pStyle w:val="Heading1"/>
        <w:spacing w:before="84"/>
        <w:ind w:left="839" w:right="1686" w:firstLine="0"/>
        <w:rPr>
          <w:b w:val="0"/>
          <w:bCs w:val="0"/>
          <w:sz w:val="28"/>
          <w:szCs w:val="28"/>
        </w:rPr>
      </w:pPr>
      <w:r w:rsidRPr="00703577">
        <w:rPr>
          <w:b w:val="0"/>
          <w:bCs w:val="0"/>
        </w:rPr>
        <w:t>2) Go to the website of Oracle</w:t>
      </w:r>
      <w:r w:rsidRPr="00703577">
        <w:rPr>
          <w:b w:val="0"/>
          <w:bCs w:val="0"/>
          <w:sz w:val="32"/>
          <w:szCs w:val="32"/>
        </w:rPr>
        <w:t xml:space="preserve"> </w:t>
      </w:r>
    </w:p>
    <w:p w14:paraId="1A032894" w14:textId="3B7BBB11" w:rsidR="00491819" w:rsidRDefault="0057034E" w:rsidP="00491819">
      <w:pPr>
        <w:pStyle w:val="Heading1"/>
        <w:spacing w:before="84"/>
        <w:ind w:left="0" w:right="1686" w:firstLine="0"/>
        <w:rPr>
          <w:b w:val="0"/>
          <w:bCs w:val="0"/>
          <w:sz w:val="28"/>
          <w:szCs w:val="28"/>
        </w:rPr>
      </w:pPr>
      <w:r w:rsidRPr="00491819">
        <w:rPr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4BBFE21D" wp14:editId="32E06976">
            <wp:simplePos x="0" y="0"/>
            <wp:positionH relativeFrom="margin">
              <wp:posOffset>1210917</wp:posOffset>
            </wp:positionH>
            <wp:positionV relativeFrom="paragraph">
              <wp:posOffset>134620</wp:posOffset>
            </wp:positionV>
            <wp:extent cx="3665220" cy="1744980"/>
            <wp:effectExtent l="0" t="0" r="0" b="7620"/>
            <wp:wrapThrough wrapText="bothSides">
              <wp:wrapPolygon edited="0">
                <wp:start x="0" y="0"/>
                <wp:lineTo x="0" y="21459"/>
                <wp:lineTo x="21443" y="21459"/>
                <wp:lineTo x="21443" y="0"/>
                <wp:lineTo x="0" y="0"/>
              </wp:wrapPolygon>
            </wp:wrapThrough>
            <wp:docPr id="2084190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19062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8B344D" w14:textId="3F03F1D1" w:rsidR="00491819" w:rsidRPr="00491819" w:rsidRDefault="00491819" w:rsidP="00491819"/>
    <w:p w14:paraId="2B795829" w14:textId="4A337286" w:rsidR="00491819" w:rsidRPr="00491819" w:rsidRDefault="00491819" w:rsidP="00491819"/>
    <w:p w14:paraId="1F6990DB" w14:textId="4C0FF22B" w:rsidR="00491819" w:rsidRPr="00491819" w:rsidRDefault="00491819" w:rsidP="00491819"/>
    <w:p w14:paraId="49CEBAAB" w14:textId="04BBD8BC" w:rsidR="00491819" w:rsidRPr="00491819" w:rsidRDefault="00491819" w:rsidP="00491819"/>
    <w:p w14:paraId="071CCA09" w14:textId="77777777" w:rsidR="00491819" w:rsidRPr="00491819" w:rsidRDefault="00491819" w:rsidP="00491819"/>
    <w:p w14:paraId="0FD15DB2" w14:textId="77777777" w:rsidR="00491819" w:rsidRPr="00491819" w:rsidRDefault="00491819" w:rsidP="00491819"/>
    <w:p w14:paraId="2F74A9B8" w14:textId="77777777" w:rsidR="00491819" w:rsidRDefault="00491819" w:rsidP="00491819">
      <w:pPr>
        <w:rPr>
          <w:sz w:val="28"/>
          <w:szCs w:val="28"/>
        </w:rPr>
      </w:pPr>
    </w:p>
    <w:p w14:paraId="70E61325" w14:textId="77777777" w:rsidR="00491819" w:rsidRDefault="00491819" w:rsidP="00491819"/>
    <w:p w14:paraId="5B58E1EB" w14:textId="77777777" w:rsidR="00491819" w:rsidRDefault="00491819" w:rsidP="00491819"/>
    <w:p w14:paraId="07A47BE5" w14:textId="77777777" w:rsidR="00703577" w:rsidRDefault="00703577" w:rsidP="00491819"/>
    <w:p w14:paraId="2BE2E07B" w14:textId="77777777" w:rsidR="00703577" w:rsidRPr="00491819" w:rsidRDefault="00703577" w:rsidP="00491819"/>
    <w:p w14:paraId="338B8AC2" w14:textId="54198AAC" w:rsidR="00CF0B5D" w:rsidRPr="00703577" w:rsidRDefault="00CF0B5D" w:rsidP="00CF0B5D">
      <w:pPr>
        <w:pStyle w:val="Heading1"/>
        <w:spacing w:before="84"/>
        <w:ind w:left="839" w:right="1686" w:firstLine="0"/>
        <w:rPr>
          <w:b w:val="0"/>
          <w:bCs w:val="0"/>
        </w:rPr>
      </w:pPr>
      <w:r w:rsidRPr="00703577">
        <w:rPr>
          <w:b w:val="0"/>
          <w:bCs w:val="0"/>
        </w:rPr>
        <w:t xml:space="preserve">3)Download the </w:t>
      </w:r>
      <w:proofErr w:type="gramStart"/>
      <w:r w:rsidRPr="00703577">
        <w:rPr>
          <w:b w:val="0"/>
          <w:bCs w:val="0"/>
        </w:rPr>
        <w:t>LTS(</w:t>
      </w:r>
      <w:proofErr w:type="gramEnd"/>
      <w:r w:rsidRPr="00703577">
        <w:rPr>
          <w:b w:val="0"/>
          <w:bCs w:val="0"/>
        </w:rPr>
        <w:t xml:space="preserve">Long-Term Support) version of </w:t>
      </w:r>
      <w:proofErr w:type="spellStart"/>
      <w:r w:rsidRPr="00703577">
        <w:rPr>
          <w:b w:val="0"/>
          <w:bCs w:val="0"/>
        </w:rPr>
        <w:t>jdk</w:t>
      </w:r>
      <w:proofErr w:type="spellEnd"/>
      <w:r w:rsidRPr="00703577">
        <w:rPr>
          <w:b w:val="0"/>
          <w:bCs w:val="0"/>
        </w:rPr>
        <w:t>.</w:t>
      </w:r>
    </w:p>
    <w:p w14:paraId="7E73C70C" w14:textId="0B951D4A" w:rsidR="00CF0B5D" w:rsidRPr="00703577" w:rsidRDefault="00CF0B5D" w:rsidP="00CF0B5D">
      <w:pPr>
        <w:pStyle w:val="Heading1"/>
        <w:spacing w:before="84"/>
        <w:ind w:left="839" w:right="1686" w:firstLine="0"/>
        <w:rPr>
          <w:b w:val="0"/>
          <w:bCs w:val="0"/>
        </w:rPr>
      </w:pPr>
      <w:r w:rsidRPr="00703577">
        <w:rPr>
          <w:b w:val="0"/>
          <w:bCs w:val="0"/>
        </w:rPr>
        <w:t xml:space="preserve">     Here it is “jdk21”</w:t>
      </w:r>
    </w:p>
    <w:p w14:paraId="291E659C" w14:textId="2DD48F8E" w:rsidR="00491819" w:rsidRPr="00703577" w:rsidRDefault="00491819" w:rsidP="00491819">
      <w:pPr>
        <w:pStyle w:val="BodyText"/>
        <w:spacing w:before="5"/>
        <w:ind w:left="848"/>
      </w:pPr>
      <w:r w:rsidRPr="00703577">
        <w:t xml:space="preserve">4) Select your operating System i.e. for me it is windows so </w:t>
      </w:r>
      <w:proofErr w:type="spellStart"/>
      <w:r w:rsidRPr="00703577">
        <w:t>I m</w:t>
      </w:r>
      <w:proofErr w:type="spellEnd"/>
      <w:r w:rsidRPr="00703577">
        <w:t xml:space="preserve"> selecting </w:t>
      </w:r>
    </w:p>
    <w:p w14:paraId="6B0667DA" w14:textId="03E77BAD" w:rsidR="00491819" w:rsidRPr="00703577" w:rsidRDefault="00491819" w:rsidP="00491819">
      <w:pPr>
        <w:pStyle w:val="BodyText"/>
        <w:spacing w:before="5"/>
        <w:ind w:left="848"/>
      </w:pPr>
      <w:r w:rsidRPr="00703577">
        <w:t xml:space="preserve">     windows option. Then select x64 installer</w:t>
      </w:r>
    </w:p>
    <w:p w14:paraId="53833148" w14:textId="5591B65B" w:rsidR="00491819" w:rsidRDefault="0057034E" w:rsidP="00CF0B5D">
      <w:pPr>
        <w:pStyle w:val="Heading1"/>
        <w:spacing w:before="84"/>
        <w:ind w:left="839" w:right="1686" w:firstLine="0"/>
        <w:rPr>
          <w:b w:val="0"/>
          <w:bCs w:val="0"/>
          <w:sz w:val="28"/>
          <w:szCs w:val="28"/>
        </w:rPr>
      </w:pPr>
      <w:r w:rsidRPr="00491819">
        <w:rPr>
          <w:b w:val="0"/>
          <w:bCs w:val="0"/>
          <w:noProof/>
          <w:sz w:val="28"/>
          <w:szCs w:val="28"/>
        </w:rPr>
        <w:drawing>
          <wp:anchor distT="0" distB="0" distL="114300" distR="114300" simplePos="0" relativeHeight="251697152" behindDoc="0" locked="0" layoutInCell="1" allowOverlap="1" wp14:anchorId="161112FC" wp14:editId="4210BE51">
            <wp:simplePos x="0" y="0"/>
            <wp:positionH relativeFrom="column">
              <wp:posOffset>1751330</wp:posOffset>
            </wp:positionH>
            <wp:positionV relativeFrom="paragraph">
              <wp:posOffset>98425</wp:posOffset>
            </wp:positionV>
            <wp:extent cx="2580005" cy="1691005"/>
            <wp:effectExtent l="0" t="0" r="0" b="4445"/>
            <wp:wrapThrough wrapText="bothSides">
              <wp:wrapPolygon edited="0">
                <wp:start x="0" y="0"/>
                <wp:lineTo x="0" y="21413"/>
                <wp:lineTo x="21371" y="21413"/>
                <wp:lineTo x="21371" y="0"/>
                <wp:lineTo x="0" y="0"/>
              </wp:wrapPolygon>
            </wp:wrapThrough>
            <wp:docPr id="547257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5728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005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13BB5" w14:textId="2A89604C" w:rsidR="00491819" w:rsidRDefault="00491819" w:rsidP="00CF0B5D">
      <w:pPr>
        <w:pStyle w:val="Heading1"/>
        <w:spacing w:before="84"/>
        <w:ind w:left="839" w:right="1686" w:firstLine="0"/>
        <w:rPr>
          <w:b w:val="0"/>
          <w:bCs w:val="0"/>
          <w:sz w:val="28"/>
          <w:szCs w:val="28"/>
        </w:rPr>
      </w:pPr>
    </w:p>
    <w:p w14:paraId="03689389" w14:textId="4F0C69ED" w:rsidR="00491819" w:rsidRDefault="00491819" w:rsidP="00CF0B5D">
      <w:pPr>
        <w:pStyle w:val="Heading1"/>
        <w:spacing w:before="84"/>
        <w:ind w:left="839" w:right="1686" w:firstLine="0"/>
        <w:rPr>
          <w:b w:val="0"/>
          <w:bCs w:val="0"/>
          <w:sz w:val="28"/>
          <w:szCs w:val="28"/>
        </w:rPr>
      </w:pPr>
    </w:p>
    <w:p w14:paraId="716DD500" w14:textId="5783E5BD" w:rsidR="00491819" w:rsidRDefault="00491819" w:rsidP="00CF0B5D">
      <w:pPr>
        <w:pStyle w:val="Heading1"/>
        <w:spacing w:before="84"/>
        <w:ind w:left="839" w:right="1686" w:firstLine="0"/>
        <w:rPr>
          <w:b w:val="0"/>
          <w:bCs w:val="0"/>
          <w:sz w:val="28"/>
          <w:szCs w:val="28"/>
        </w:rPr>
      </w:pPr>
    </w:p>
    <w:p w14:paraId="69376881" w14:textId="77777777" w:rsidR="00491819" w:rsidRDefault="00491819" w:rsidP="00CF0B5D">
      <w:pPr>
        <w:pStyle w:val="Heading1"/>
        <w:spacing w:before="84"/>
        <w:ind w:left="839" w:right="1686" w:firstLine="0"/>
        <w:rPr>
          <w:b w:val="0"/>
          <w:bCs w:val="0"/>
          <w:sz w:val="28"/>
          <w:szCs w:val="28"/>
        </w:rPr>
      </w:pPr>
    </w:p>
    <w:p w14:paraId="5E9B0803" w14:textId="59690861" w:rsidR="00491819" w:rsidRDefault="00491819" w:rsidP="00CF0B5D">
      <w:pPr>
        <w:pStyle w:val="Heading1"/>
        <w:spacing w:before="84"/>
        <w:ind w:left="839" w:right="1686" w:firstLine="0"/>
        <w:rPr>
          <w:b w:val="0"/>
          <w:bCs w:val="0"/>
          <w:sz w:val="28"/>
          <w:szCs w:val="28"/>
        </w:rPr>
      </w:pPr>
    </w:p>
    <w:p w14:paraId="1CAC431C" w14:textId="34BB35FE" w:rsidR="00491819" w:rsidRDefault="00491819" w:rsidP="00CF0B5D">
      <w:pPr>
        <w:pStyle w:val="Heading1"/>
        <w:spacing w:before="84"/>
        <w:ind w:left="839" w:right="1686" w:firstLine="0"/>
        <w:rPr>
          <w:b w:val="0"/>
          <w:bCs w:val="0"/>
          <w:sz w:val="28"/>
          <w:szCs w:val="28"/>
        </w:rPr>
      </w:pPr>
    </w:p>
    <w:p w14:paraId="2BF33D06" w14:textId="2E9A2DB3" w:rsidR="00312C58" w:rsidRDefault="00312C58" w:rsidP="00DD71EE">
      <w:pPr>
        <w:pStyle w:val="BodyText"/>
        <w:spacing w:before="5"/>
        <w:rPr>
          <w:sz w:val="28"/>
          <w:szCs w:val="28"/>
        </w:rPr>
      </w:pPr>
    </w:p>
    <w:p w14:paraId="4A8A0431" w14:textId="64977554" w:rsidR="00491819" w:rsidRDefault="00491819" w:rsidP="00050E6C">
      <w:pPr>
        <w:pStyle w:val="BodyText"/>
        <w:spacing w:before="5"/>
        <w:ind w:left="848"/>
        <w:rPr>
          <w:sz w:val="28"/>
          <w:szCs w:val="28"/>
        </w:rPr>
      </w:pPr>
      <w:r w:rsidRPr="00703577">
        <w:t>5) Download and installation.</w:t>
      </w:r>
    </w:p>
    <w:p w14:paraId="000BD3AB" w14:textId="217CFCE5" w:rsidR="00312C58" w:rsidRDefault="00703577" w:rsidP="00050E6C">
      <w:pPr>
        <w:pStyle w:val="BodyText"/>
        <w:spacing w:before="5"/>
        <w:ind w:left="848"/>
        <w:rPr>
          <w:sz w:val="28"/>
          <w:szCs w:val="28"/>
        </w:rPr>
      </w:pPr>
      <w:r w:rsidRPr="00312C58">
        <w:rPr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185E76F9" wp14:editId="65CB4486">
            <wp:simplePos x="0" y="0"/>
            <wp:positionH relativeFrom="margin">
              <wp:posOffset>1894095</wp:posOffset>
            </wp:positionH>
            <wp:positionV relativeFrom="paragraph">
              <wp:posOffset>118745</wp:posOffset>
            </wp:positionV>
            <wp:extent cx="2265680" cy="1696720"/>
            <wp:effectExtent l="0" t="0" r="1270" b="0"/>
            <wp:wrapThrough wrapText="bothSides">
              <wp:wrapPolygon edited="0">
                <wp:start x="0" y="0"/>
                <wp:lineTo x="0" y="21341"/>
                <wp:lineTo x="21430" y="21341"/>
                <wp:lineTo x="21430" y="0"/>
                <wp:lineTo x="0" y="0"/>
              </wp:wrapPolygon>
            </wp:wrapThrough>
            <wp:docPr id="1425439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439338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568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100129" w14:textId="19648304" w:rsidR="00312C58" w:rsidRDefault="00312C58" w:rsidP="00050E6C">
      <w:pPr>
        <w:pStyle w:val="BodyText"/>
        <w:spacing w:before="5"/>
        <w:ind w:left="848"/>
        <w:rPr>
          <w:sz w:val="28"/>
          <w:szCs w:val="28"/>
        </w:rPr>
      </w:pPr>
    </w:p>
    <w:p w14:paraId="7A44481C" w14:textId="79B1A3B5" w:rsidR="00312C58" w:rsidRDefault="00312C58" w:rsidP="00050E6C">
      <w:pPr>
        <w:pStyle w:val="BodyText"/>
        <w:spacing w:before="5"/>
        <w:ind w:left="848"/>
        <w:rPr>
          <w:sz w:val="28"/>
          <w:szCs w:val="28"/>
        </w:rPr>
      </w:pPr>
    </w:p>
    <w:p w14:paraId="1AF31002" w14:textId="53A96EFC" w:rsidR="00312C58" w:rsidRDefault="00312C58" w:rsidP="00050E6C">
      <w:pPr>
        <w:pStyle w:val="BodyText"/>
        <w:spacing w:before="5"/>
        <w:ind w:left="848"/>
        <w:rPr>
          <w:sz w:val="28"/>
          <w:szCs w:val="28"/>
        </w:rPr>
      </w:pPr>
    </w:p>
    <w:p w14:paraId="6B97287A" w14:textId="1DAF7CD3" w:rsidR="00312C58" w:rsidRDefault="00312C58" w:rsidP="00050E6C">
      <w:pPr>
        <w:pStyle w:val="BodyText"/>
        <w:spacing w:before="5"/>
        <w:ind w:left="848"/>
        <w:rPr>
          <w:sz w:val="28"/>
          <w:szCs w:val="28"/>
        </w:rPr>
      </w:pPr>
    </w:p>
    <w:p w14:paraId="560FCD66" w14:textId="40A13943" w:rsidR="00491819" w:rsidRDefault="00491819" w:rsidP="00050E6C">
      <w:pPr>
        <w:pStyle w:val="BodyText"/>
        <w:spacing w:before="5"/>
        <w:ind w:left="848"/>
        <w:rPr>
          <w:sz w:val="28"/>
          <w:szCs w:val="28"/>
        </w:rPr>
      </w:pPr>
    </w:p>
    <w:p w14:paraId="0433F595" w14:textId="77777777" w:rsidR="00491819" w:rsidRDefault="00491819" w:rsidP="00050E6C">
      <w:pPr>
        <w:pStyle w:val="BodyText"/>
        <w:spacing w:before="5"/>
        <w:ind w:left="848"/>
        <w:rPr>
          <w:sz w:val="28"/>
          <w:szCs w:val="28"/>
        </w:rPr>
      </w:pPr>
    </w:p>
    <w:p w14:paraId="0428A12E" w14:textId="77777777" w:rsidR="00491819" w:rsidRDefault="00491819" w:rsidP="00050E6C">
      <w:pPr>
        <w:pStyle w:val="BodyText"/>
        <w:spacing w:before="5"/>
        <w:ind w:left="848"/>
        <w:rPr>
          <w:sz w:val="28"/>
          <w:szCs w:val="28"/>
        </w:rPr>
      </w:pPr>
    </w:p>
    <w:p w14:paraId="62EBE15B" w14:textId="77777777" w:rsidR="00050E6C" w:rsidRDefault="00050E6C" w:rsidP="00050E6C">
      <w:pPr>
        <w:pStyle w:val="BodyText"/>
        <w:spacing w:before="5"/>
        <w:ind w:left="848"/>
        <w:rPr>
          <w:b/>
          <w:bCs/>
          <w:sz w:val="28"/>
          <w:szCs w:val="28"/>
          <w:u w:val="single"/>
        </w:rPr>
      </w:pPr>
    </w:p>
    <w:p w14:paraId="0F5EEF7D" w14:textId="77777777" w:rsidR="00703577" w:rsidRDefault="00703577" w:rsidP="00050E6C">
      <w:pPr>
        <w:pStyle w:val="BodyText"/>
        <w:spacing w:before="5"/>
        <w:ind w:left="848"/>
        <w:rPr>
          <w:b/>
          <w:bCs/>
          <w:sz w:val="28"/>
          <w:szCs w:val="28"/>
        </w:rPr>
      </w:pPr>
    </w:p>
    <w:p w14:paraId="047A4F5F" w14:textId="6CFF6B4F" w:rsidR="00C2439C" w:rsidRPr="00703577" w:rsidRDefault="008437DF" w:rsidP="00050E6C">
      <w:pPr>
        <w:pStyle w:val="BodyText"/>
        <w:spacing w:before="5"/>
        <w:ind w:left="848"/>
      </w:pPr>
      <w:r w:rsidRPr="00703577">
        <w:rPr>
          <w:b/>
          <w:bCs/>
        </w:rPr>
        <w:lastRenderedPageBreak/>
        <w:t>6</w:t>
      </w:r>
      <w:r w:rsidRPr="00703577">
        <w:t xml:space="preserve">) C Drive </w:t>
      </w:r>
      <w:r w:rsidRPr="00703577">
        <w:sym w:font="Wingdings" w:char="F0E0"/>
      </w:r>
      <w:r w:rsidRPr="00703577">
        <w:t xml:space="preserve"> Program files </w:t>
      </w:r>
      <w:r w:rsidRPr="00703577">
        <w:sym w:font="Wingdings" w:char="F0E0"/>
      </w:r>
      <w:r w:rsidRPr="00703577">
        <w:t xml:space="preserve"> Java </w:t>
      </w:r>
      <w:r w:rsidRPr="00703577">
        <w:sym w:font="Wingdings" w:char="F0E0"/>
      </w:r>
      <w:r w:rsidRPr="00703577">
        <w:t xml:space="preserve"> jdk21 </w:t>
      </w:r>
      <w:r w:rsidRPr="00703577">
        <w:sym w:font="Wingdings" w:char="F0E0"/>
      </w:r>
      <w:r w:rsidRPr="00703577">
        <w:t xml:space="preserve"> libraries + modules</w:t>
      </w:r>
      <w:r w:rsidR="00C2439C" w:rsidRPr="00703577">
        <w:t xml:space="preserve"> </w:t>
      </w:r>
      <w:r w:rsidR="00C2439C" w:rsidRPr="00703577">
        <w:sym w:font="Wingdings" w:char="F0E0"/>
      </w:r>
      <w:r w:rsidR="00C2439C" w:rsidRPr="00703577">
        <w:t>bin</w:t>
      </w:r>
    </w:p>
    <w:p w14:paraId="1AA3F640" w14:textId="4A7D4E08" w:rsidR="00C2439C" w:rsidRPr="00703577" w:rsidRDefault="00C2439C" w:rsidP="00C2439C">
      <w:pPr>
        <w:pStyle w:val="BodyText"/>
        <w:spacing w:before="5"/>
        <w:ind w:left="848"/>
        <w:rPr>
          <w:b/>
          <w:bCs/>
        </w:rPr>
      </w:pPr>
      <w:r w:rsidRPr="00703577">
        <w:t xml:space="preserve">    Now select and copy the path</w:t>
      </w:r>
      <w:r w:rsidRPr="00703577">
        <w:rPr>
          <w:b/>
          <w:bCs/>
        </w:rPr>
        <w:t>.</w:t>
      </w:r>
    </w:p>
    <w:p w14:paraId="42137F31" w14:textId="11F62309" w:rsidR="00C2439C" w:rsidRDefault="00C2439C" w:rsidP="00C2439C">
      <w:pPr>
        <w:pStyle w:val="BodyText"/>
        <w:spacing w:before="5"/>
        <w:ind w:left="848"/>
        <w:rPr>
          <w:b/>
          <w:bCs/>
          <w:sz w:val="28"/>
          <w:szCs w:val="28"/>
        </w:rPr>
      </w:pPr>
    </w:p>
    <w:p w14:paraId="7826A97A" w14:textId="6F8D3DB1" w:rsidR="00C2439C" w:rsidRDefault="00C2439C" w:rsidP="00C2439C">
      <w:pPr>
        <w:pStyle w:val="BodyText"/>
        <w:spacing w:before="5"/>
        <w:ind w:left="848"/>
        <w:rPr>
          <w:b/>
          <w:bCs/>
          <w:sz w:val="28"/>
          <w:szCs w:val="28"/>
        </w:rPr>
      </w:pPr>
      <w:r w:rsidRPr="00C2439C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99200" behindDoc="0" locked="0" layoutInCell="1" allowOverlap="1" wp14:anchorId="14728626" wp14:editId="59C7EC90">
            <wp:simplePos x="0" y="0"/>
            <wp:positionH relativeFrom="column">
              <wp:posOffset>1270000</wp:posOffset>
            </wp:positionH>
            <wp:positionV relativeFrom="paragraph">
              <wp:posOffset>106680</wp:posOffset>
            </wp:positionV>
            <wp:extent cx="3705225" cy="1897380"/>
            <wp:effectExtent l="0" t="0" r="9525" b="7620"/>
            <wp:wrapThrough wrapText="bothSides">
              <wp:wrapPolygon edited="0">
                <wp:start x="0" y="0"/>
                <wp:lineTo x="0" y="21470"/>
                <wp:lineTo x="21544" y="21470"/>
                <wp:lineTo x="21544" y="0"/>
                <wp:lineTo x="0" y="0"/>
              </wp:wrapPolygon>
            </wp:wrapThrough>
            <wp:docPr id="1804606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60657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 xml:space="preserve">     </w:t>
      </w:r>
    </w:p>
    <w:p w14:paraId="5EECC0AA" w14:textId="3763179A" w:rsidR="008437DF" w:rsidRDefault="008437DF" w:rsidP="00050E6C">
      <w:pPr>
        <w:pStyle w:val="BodyText"/>
        <w:spacing w:before="5"/>
        <w:ind w:left="848"/>
        <w:rPr>
          <w:b/>
          <w:bCs/>
          <w:sz w:val="28"/>
          <w:szCs w:val="28"/>
        </w:rPr>
      </w:pPr>
    </w:p>
    <w:p w14:paraId="3CB96716" w14:textId="77777777" w:rsidR="008437DF" w:rsidRPr="008437DF" w:rsidRDefault="008437DF" w:rsidP="00050E6C">
      <w:pPr>
        <w:pStyle w:val="BodyText"/>
        <w:spacing w:before="5"/>
        <w:ind w:left="848"/>
        <w:rPr>
          <w:b/>
          <w:bCs/>
          <w:sz w:val="28"/>
          <w:szCs w:val="28"/>
        </w:rPr>
      </w:pPr>
    </w:p>
    <w:p w14:paraId="0BEA70CB" w14:textId="17AB37EB" w:rsidR="00312C58" w:rsidRDefault="00312C58" w:rsidP="00050E6C">
      <w:pPr>
        <w:pStyle w:val="BodyText"/>
        <w:spacing w:before="5"/>
        <w:ind w:left="848"/>
        <w:rPr>
          <w:b/>
          <w:bCs/>
          <w:sz w:val="27"/>
        </w:rPr>
      </w:pPr>
    </w:p>
    <w:p w14:paraId="4C9553D2" w14:textId="77777777" w:rsidR="00312C58" w:rsidRDefault="00312C58" w:rsidP="00050E6C">
      <w:pPr>
        <w:pStyle w:val="BodyText"/>
        <w:spacing w:before="5"/>
        <w:ind w:left="848"/>
        <w:rPr>
          <w:b/>
          <w:bCs/>
          <w:sz w:val="27"/>
        </w:rPr>
      </w:pPr>
    </w:p>
    <w:p w14:paraId="7A836250" w14:textId="77777777" w:rsidR="00312C58" w:rsidRDefault="00312C58" w:rsidP="00050E6C">
      <w:pPr>
        <w:pStyle w:val="BodyText"/>
        <w:spacing w:before="5"/>
        <w:ind w:left="848"/>
        <w:rPr>
          <w:b/>
          <w:bCs/>
          <w:sz w:val="27"/>
        </w:rPr>
      </w:pPr>
    </w:p>
    <w:p w14:paraId="77ED156E" w14:textId="77777777" w:rsidR="00312C58" w:rsidRDefault="00312C58" w:rsidP="00050E6C">
      <w:pPr>
        <w:pStyle w:val="BodyText"/>
        <w:spacing w:before="5"/>
        <w:ind w:left="848"/>
        <w:rPr>
          <w:b/>
          <w:bCs/>
          <w:sz w:val="27"/>
        </w:rPr>
      </w:pPr>
    </w:p>
    <w:p w14:paraId="2F062664" w14:textId="77777777" w:rsidR="00312C58" w:rsidRDefault="00312C58" w:rsidP="00050E6C">
      <w:pPr>
        <w:pStyle w:val="BodyText"/>
        <w:spacing w:before="5"/>
        <w:ind w:left="848"/>
        <w:rPr>
          <w:b/>
          <w:bCs/>
          <w:sz w:val="27"/>
        </w:rPr>
      </w:pPr>
    </w:p>
    <w:p w14:paraId="658DFA86" w14:textId="57590306" w:rsidR="00312C58" w:rsidRDefault="00312C58" w:rsidP="00050E6C">
      <w:pPr>
        <w:pStyle w:val="BodyText"/>
        <w:spacing w:before="5"/>
        <w:ind w:left="848"/>
        <w:rPr>
          <w:b/>
          <w:bCs/>
          <w:sz w:val="27"/>
        </w:rPr>
      </w:pPr>
    </w:p>
    <w:p w14:paraId="30F631D9" w14:textId="77777777" w:rsidR="00DD71EE" w:rsidRDefault="00DD71EE" w:rsidP="00050E6C">
      <w:pPr>
        <w:pStyle w:val="BodyText"/>
        <w:spacing w:before="5"/>
        <w:ind w:left="848"/>
        <w:rPr>
          <w:b/>
          <w:bCs/>
          <w:sz w:val="27"/>
        </w:rPr>
      </w:pPr>
    </w:p>
    <w:p w14:paraId="4082319C" w14:textId="33842063" w:rsidR="00703577" w:rsidRDefault="00703577" w:rsidP="00050E6C">
      <w:pPr>
        <w:pStyle w:val="BodyText"/>
        <w:spacing w:before="5"/>
        <w:ind w:left="848"/>
        <w:rPr>
          <w:b/>
          <w:bCs/>
          <w:sz w:val="27"/>
        </w:rPr>
      </w:pPr>
    </w:p>
    <w:p w14:paraId="778848BE" w14:textId="77777777" w:rsidR="00DD71EE" w:rsidRDefault="00DD71EE" w:rsidP="00050E6C">
      <w:pPr>
        <w:pStyle w:val="BodyText"/>
        <w:spacing w:before="5"/>
        <w:ind w:left="848"/>
        <w:rPr>
          <w:b/>
          <w:bCs/>
          <w:sz w:val="27"/>
        </w:rPr>
      </w:pPr>
    </w:p>
    <w:p w14:paraId="05BA0804" w14:textId="4C5534DF" w:rsidR="00683D6B" w:rsidRPr="00703577" w:rsidRDefault="00C2439C" w:rsidP="00683D6B">
      <w:pPr>
        <w:pStyle w:val="BodyText"/>
        <w:spacing w:before="5"/>
        <w:ind w:left="502" w:firstLine="218"/>
        <w:rPr>
          <w:lang w:val="en-IN"/>
        </w:rPr>
      </w:pPr>
      <w:r w:rsidRPr="00703577">
        <w:t xml:space="preserve">7) </w:t>
      </w:r>
      <w:r w:rsidR="00683D6B" w:rsidRPr="00703577">
        <w:rPr>
          <w:lang w:val="en-IN"/>
        </w:rPr>
        <w:t xml:space="preserve">Press Windows + R, type </w:t>
      </w:r>
      <w:proofErr w:type="spellStart"/>
      <w:r w:rsidR="00683D6B" w:rsidRPr="00703577">
        <w:rPr>
          <w:lang w:val="en-IN"/>
        </w:rPr>
        <w:t>sysdm.cpl</w:t>
      </w:r>
      <w:proofErr w:type="spellEnd"/>
      <w:r w:rsidR="00683D6B" w:rsidRPr="00703577">
        <w:rPr>
          <w:lang w:val="en-IN"/>
        </w:rPr>
        <w:t>, and click Ok.</w:t>
      </w:r>
    </w:p>
    <w:p w14:paraId="390B8BB3" w14:textId="0098E2B9" w:rsidR="00683D6B" w:rsidRPr="00703577" w:rsidRDefault="00683D6B" w:rsidP="00683D6B">
      <w:pPr>
        <w:pStyle w:val="BodyText"/>
        <w:spacing w:before="5"/>
        <w:ind w:firstLine="720"/>
        <w:rPr>
          <w:lang w:val="en-IN"/>
        </w:rPr>
      </w:pPr>
      <w:r w:rsidRPr="00703577">
        <w:rPr>
          <w:lang w:val="en-IN"/>
        </w:rPr>
        <w:t>8) The System Properties window will open.</w:t>
      </w:r>
    </w:p>
    <w:p w14:paraId="0AFB2C78" w14:textId="45CF906E" w:rsidR="00683D6B" w:rsidRPr="00703577" w:rsidRDefault="00683D6B" w:rsidP="00683D6B">
      <w:pPr>
        <w:pStyle w:val="BodyText"/>
        <w:spacing w:before="5"/>
        <w:ind w:left="502" w:firstLine="218"/>
        <w:rPr>
          <w:lang w:val="en-IN"/>
        </w:rPr>
      </w:pPr>
      <w:r w:rsidRPr="00703577">
        <w:rPr>
          <w:lang w:val="en-IN"/>
        </w:rPr>
        <w:t>9) Navigate to the Advanced tab.</w:t>
      </w:r>
    </w:p>
    <w:p w14:paraId="60E5B449" w14:textId="554249C0" w:rsidR="00683D6B" w:rsidRPr="00703577" w:rsidRDefault="00683D6B" w:rsidP="00683D6B">
      <w:pPr>
        <w:pStyle w:val="BodyText"/>
        <w:spacing w:before="5"/>
        <w:rPr>
          <w:lang w:val="en-IN"/>
        </w:rPr>
      </w:pPr>
      <w:r w:rsidRPr="00703577">
        <w:rPr>
          <w:lang w:val="en-IN"/>
        </w:rPr>
        <w:t xml:space="preserve">     </w:t>
      </w:r>
      <w:r w:rsidRPr="00703577">
        <w:rPr>
          <w:lang w:val="en-IN"/>
        </w:rPr>
        <w:tab/>
        <w:t>10) Click on Environment Variables at the bottom.</w:t>
      </w:r>
    </w:p>
    <w:p w14:paraId="7B09368A" w14:textId="719E66D2" w:rsidR="00683D6B" w:rsidRDefault="00683D6B" w:rsidP="00683D6B">
      <w:pPr>
        <w:pStyle w:val="BodyText"/>
        <w:spacing w:before="5"/>
        <w:rPr>
          <w:sz w:val="28"/>
          <w:szCs w:val="28"/>
          <w:lang w:val="en-IN"/>
        </w:rPr>
      </w:pPr>
    </w:p>
    <w:p w14:paraId="256066B8" w14:textId="4F1D04FB" w:rsidR="00683D6B" w:rsidRDefault="00703577" w:rsidP="00683D6B">
      <w:pPr>
        <w:pStyle w:val="BodyText"/>
        <w:spacing w:before="5"/>
        <w:rPr>
          <w:sz w:val="28"/>
          <w:szCs w:val="28"/>
          <w:lang w:val="en-IN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255C13D2" wp14:editId="02331B0D">
            <wp:simplePos x="0" y="0"/>
            <wp:positionH relativeFrom="column">
              <wp:posOffset>1350010</wp:posOffset>
            </wp:positionH>
            <wp:positionV relativeFrom="paragraph">
              <wp:posOffset>63500</wp:posOffset>
            </wp:positionV>
            <wp:extent cx="2722880" cy="2026920"/>
            <wp:effectExtent l="0" t="0" r="1270" b="0"/>
            <wp:wrapThrough wrapText="bothSides">
              <wp:wrapPolygon edited="0">
                <wp:start x="0" y="0"/>
                <wp:lineTo x="0" y="21316"/>
                <wp:lineTo x="21459" y="21316"/>
                <wp:lineTo x="21459" y="0"/>
                <wp:lineTo x="0" y="0"/>
              </wp:wrapPolygon>
            </wp:wrapThrough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Picture 1"/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68" t="16887" r="60876" b="29430"/>
                    <a:stretch/>
                  </pic:blipFill>
                  <pic:spPr bwMode="auto">
                    <a:xfrm>
                      <a:off x="0" y="0"/>
                      <a:ext cx="2722880" cy="2026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5BB11C" w14:textId="3592D75B" w:rsidR="00683D6B" w:rsidRDefault="00683D6B" w:rsidP="00683D6B">
      <w:pPr>
        <w:pStyle w:val="BodyText"/>
        <w:spacing w:before="5"/>
        <w:rPr>
          <w:sz w:val="28"/>
          <w:szCs w:val="28"/>
          <w:lang w:val="en-IN"/>
        </w:rPr>
      </w:pPr>
    </w:p>
    <w:p w14:paraId="1D539795" w14:textId="7A4EBF9E" w:rsidR="00683D6B" w:rsidRPr="00683D6B" w:rsidRDefault="00683D6B" w:rsidP="00683D6B">
      <w:pPr>
        <w:pStyle w:val="BodyText"/>
        <w:spacing w:before="5"/>
        <w:rPr>
          <w:b/>
          <w:bCs/>
          <w:sz w:val="28"/>
          <w:szCs w:val="28"/>
          <w:lang w:val="en-IN"/>
        </w:rPr>
      </w:pPr>
    </w:p>
    <w:p w14:paraId="5DEF50A1" w14:textId="6742334D" w:rsidR="00312C58" w:rsidRDefault="00312C58" w:rsidP="00050E6C">
      <w:pPr>
        <w:pStyle w:val="BodyText"/>
        <w:spacing w:before="5"/>
        <w:ind w:left="848"/>
        <w:rPr>
          <w:sz w:val="28"/>
          <w:szCs w:val="28"/>
        </w:rPr>
      </w:pPr>
    </w:p>
    <w:p w14:paraId="40EAACB3" w14:textId="702CC266" w:rsidR="00C2439C" w:rsidRPr="00C2439C" w:rsidRDefault="00C2439C" w:rsidP="00050E6C">
      <w:pPr>
        <w:pStyle w:val="BodyText"/>
        <w:spacing w:before="5"/>
        <w:ind w:left="848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17ECB866" w14:textId="010F397A" w:rsidR="00312C58" w:rsidRPr="00C2439C" w:rsidRDefault="00312C58" w:rsidP="00050E6C">
      <w:pPr>
        <w:pStyle w:val="BodyText"/>
        <w:spacing w:before="5"/>
        <w:ind w:left="848"/>
        <w:rPr>
          <w:sz w:val="27"/>
        </w:rPr>
      </w:pPr>
    </w:p>
    <w:p w14:paraId="7408AD4E" w14:textId="77777777" w:rsidR="00312C58" w:rsidRDefault="00312C58" w:rsidP="00050E6C">
      <w:pPr>
        <w:pStyle w:val="BodyText"/>
        <w:spacing w:before="5"/>
        <w:ind w:left="848"/>
        <w:rPr>
          <w:b/>
          <w:bCs/>
          <w:sz w:val="27"/>
        </w:rPr>
      </w:pPr>
    </w:p>
    <w:p w14:paraId="2EB1B3B2" w14:textId="77777777" w:rsidR="00312C58" w:rsidRDefault="00312C58" w:rsidP="00050E6C">
      <w:pPr>
        <w:pStyle w:val="BodyText"/>
        <w:spacing w:before="5"/>
        <w:ind w:left="848"/>
        <w:rPr>
          <w:b/>
          <w:bCs/>
          <w:sz w:val="27"/>
        </w:rPr>
      </w:pPr>
    </w:p>
    <w:p w14:paraId="3E5FBBC9" w14:textId="755F2972" w:rsidR="00312C58" w:rsidRDefault="00312C58" w:rsidP="00050E6C">
      <w:pPr>
        <w:pStyle w:val="BodyText"/>
        <w:spacing w:before="5"/>
        <w:ind w:left="848"/>
        <w:rPr>
          <w:b/>
          <w:bCs/>
          <w:sz w:val="27"/>
        </w:rPr>
      </w:pPr>
    </w:p>
    <w:p w14:paraId="28F7992E" w14:textId="258DE41F" w:rsidR="00703577" w:rsidRDefault="00703577" w:rsidP="00050E6C">
      <w:pPr>
        <w:pStyle w:val="BodyText"/>
        <w:spacing w:before="5"/>
        <w:ind w:left="848"/>
        <w:rPr>
          <w:b/>
          <w:bCs/>
          <w:sz w:val="27"/>
        </w:rPr>
      </w:pPr>
    </w:p>
    <w:p w14:paraId="1DFD9F66" w14:textId="77777777" w:rsidR="00703577" w:rsidRDefault="00703577" w:rsidP="00050E6C">
      <w:pPr>
        <w:pStyle w:val="BodyText"/>
        <w:spacing w:before="5"/>
        <w:ind w:left="848"/>
        <w:rPr>
          <w:b/>
          <w:bCs/>
          <w:sz w:val="27"/>
        </w:rPr>
      </w:pPr>
    </w:p>
    <w:p w14:paraId="690E5A87" w14:textId="77777777" w:rsidR="00312C58" w:rsidRDefault="00312C58" w:rsidP="00050E6C">
      <w:pPr>
        <w:pStyle w:val="BodyText"/>
        <w:spacing w:before="5"/>
        <w:ind w:left="848"/>
        <w:rPr>
          <w:b/>
          <w:bCs/>
          <w:sz w:val="27"/>
        </w:rPr>
      </w:pPr>
    </w:p>
    <w:p w14:paraId="3ACBD029" w14:textId="1F0537D7" w:rsidR="00683D6B" w:rsidRPr="00703577" w:rsidRDefault="00683D6B" w:rsidP="00683D6B">
      <w:pPr>
        <w:pStyle w:val="BodyText"/>
        <w:spacing w:before="5"/>
        <w:ind w:left="848"/>
        <w:rPr>
          <w:szCs w:val="22"/>
          <w:lang w:val="en-IN"/>
        </w:rPr>
      </w:pPr>
      <w:r w:rsidRPr="00703577">
        <w:rPr>
          <w:szCs w:val="22"/>
        </w:rPr>
        <w:t xml:space="preserve">11) </w:t>
      </w:r>
      <w:r w:rsidRPr="00703577">
        <w:rPr>
          <w:szCs w:val="22"/>
          <w:lang w:val="en-IN"/>
        </w:rPr>
        <w:t>Under System Variables, click New.</w:t>
      </w:r>
    </w:p>
    <w:p w14:paraId="37FD8571" w14:textId="30D6F634" w:rsidR="00683D6B" w:rsidRPr="00703577" w:rsidRDefault="00683D6B" w:rsidP="00683D6B">
      <w:pPr>
        <w:pStyle w:val="BodyText"/>
        <w:spacing w:before="5"/>
        <w:ind w:left="848"/>
        <w:rPr>
          <w:szCs w:val="22"/>
          <w:lang w:val="en-IN"/>
        </w:rPr>
      </w:pPr>
      <w:r w:rsidRPr="00703577">
        <w:rPr>
          <w:szCs w:val="22"/>
          <w:lang w:val="en-IN"/>
        </w:rPr>
        <w:t xml:space="preserve">12)Set the Variable name as </w:t>
      </w:r>
      <w:proofErr w:type="spellStart"/>
      <w:r w:rsidRPr="00703577">
        <w:rPr>
          <w:szCs w:val="22"/>
          <w:lang w:val="en-IN"/>
        </w:rPr>
        <w:t>Java_home</w:t>
      </w:r>
      <w:proofErr w:type="spellEnd"/>
      <w:r w:rsidRPr="00703577">
        <w:rPr>
          <w:szCs w:val="22"/>
          <w:lang w:val="en-IN"/>
        </w:rPr>
        <w:t>.</w:t>
      </w:r>
    </w:p>
    <w:p w14:paraId="64BAB833" w14:textId="5182BD89" w:rsidR="00683D6B" w:rsidRPr="00703577" w:rsidRDefault="00683D6B" w:rsidP="00683D6B">
      <w:pPr>
        <w:pStyle w:val="BodyText"/>
        <w:spacing w:before="5"/>
        <w:ind w:left="128" w:firstLine="720"/>
        <w:rPr>
          <w:szCs w:val="22"/>
          <w:lang w:val="en-IN"/>
        </w:rPr>
      </w:pPr>
      <w:r w:rsidRPr="00703577">
        <w:rPr>
          <w:szCs w:val="22"/>
          <w:lang w:val="en-IN"/>
        </w:rPr>
        <w:t xml:space="preserve">13) Set Variable value as C:\Program Files\Java\jdk-21 </w:t>
      </w:r>
    </w:p>
    <w:p w14:paraId="13F52402" w14:textId="52FCEE7F" w:rsidR="00683D6B" w:rsidRPr="00703577" w:rsidRDefault="00683D6B" w:rsidP="00683D6B">
      <w:pPr>
        <w:pStyle w:val="BodyText"/>
        <w:spacing w:before="5"/>
        <w:ind w:left="128" w:firstLine="720"/>
        <w:rPr>
          <w:szCs w:val="22"/>
          <w:lang w:val="en-IN"/>
        </w:rPr>
      </w:pPr>
      <w:r w:rsidRPr="00703577">
        <w:rPr>
          <w:szCs w:val="22"/>
          <w:lang w:val="en-IN"/>
        </w:rPr>
        <w:t xml:space="preserve">       (or your </w:t>
      </w:r>
      <w:proofErr w:type="gramStart"/>
      <w:r w:rsidRPr="00703577">
        <w:rPr>
          <w:szCs w:val="22"/>
          <w:lang w:val="en-IN"/>
        </w:rPr>
        <w:t>installation  path</w:t>
      </w:r>
      <w:proofErr w:type="gramEnd"/>
      <w:r w:rsidRPr="00703577">
        <w:rPr>
          <w:szCs w:val="22"/>
          <w:lang w:val="en-IN"/>
        </w:rPr>
        <w:t>).</w:t>
      </w:r>
    </w:p>
    <w:p w14:paraId="5C5DE754" w14:textId="26DA1BB3" w:rsidR="00312C58" w:rsidRPr="00703577" w:rsidRDefault="00683D6B" w:rsidP="00683D6B">
      <w:pPr>
        <w:pStyle w:val="BodyText"/>
        <w:spacing w:before="5"/>
        <w:ind w:left="848" w:firstLine="592"/>
        <w:rPr>
          <w:szCs w:val="22"/>
        </w:rPr>
      </w:pPr>
      <w:r w:rsidRPr="00703577">
        <w:rPr>
          <w:szCs w:val="22"/>
          <w:lang w:val="en-IN"/>
        </w:rPr>
        <w:t>Click OK.</w:t>
      </w:r>
    </w:p>
    <w:p w14:paraId="35494F63" w14:textId="75A1BF97" w:rsidR="00994C61" w:rsidRDefault="00994C61" w:rsidP="00994C61"/>
    <w:p w14:paraId="11D607ED" w14:textId="577C9D8C" w:rsidR="00683D6B" w:rsidRDefault="00703577" w:rsidP="00994C61">
      <w:r w:rsidRPr="00BB6F39">
        <w:rPr>
          <w:noProof/>
        </w:rPr>
        <w:drawing>
          <wp:anchor distT="0" distB="0" distL="114300" distR="114300" simplePos="0" relativeHeight="251704320" behindDoc="0" locked="0" layoutInCell="1" allowOverlap="1" wp14:anchorId="6E0C550E" wp14:editId="51C94ECA">
            <wp:simplePos x="0" y="0"/>
            <wp:positionH relativeFrom="margin">
              <wp:align>center</wp:align>
            </wp:positionH>
            <wp:positionV relativeFrom="paragraph">
              <wp:posOffset>6073</wp:posOffset>
            </wp:positionV>
            <wp:extent cx="3705225" cy="1022350"/>
            <wp:effectExtent l="0" t="0" r="9525" b="6350"/>
            <wp:wrapThrough wrapText="bothSides">
              <wp:wrapPolygon edited="0">
                <wp:start x="0" y="0"/>
                <wp:lineTo x="0" y="21332"/>
                <wp:lineTo x="21544" y="21332"/>
                <wp:lineTo x="21544" y="0"/>
                <wp:lineTo x="0" y="0"/>
              </wp:wrapPolygon>
            </wp:wrapThrough>
            <wp:docPr id="1909554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54636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153E43" w14:textId="4D086E4F" w:rsidR="00683D6B" w:rsidRDefault="00683D6B" w:rsidP="00994C61"/>
    <w:p w14:paraId="6292A020" w14:textId="5363FF3B" w:rsidR="00683D6B" w:rsidRDefault="00683D6B" w:rsidP="00994C61"/>
    <w:p w14:paraId="15C386B4" w14:textId="163489BF" w:rsidR="00683D6B" w:rsidRDefault="00BB6F39" w:rsidP="00994C61">
      <w:r>
        <w:tab/>
      </w:r>
      <w:r>
        <w:tab/>
      </w:r>
    </w:p>
    <w:p w14:paraId="4A99B9E4" w14:textId="70D8ABC4" w:rsidR="00683D6B" w:rsidRDefault="00683D6B" w:rsidP="00994C61"/>
    <w:p w14:paraId="0F89EABC" w14:textId="298BA32D" w:rsidR="00683D6B" w:rsidRDefault="00683D6B" w:rsidP="00994C61"/>
    <w:p w14:paraId="234DEFF1" w14:textId="77777777" w:rsidR="00683D6B" w:rsidRDefault="00683D6B" w:rsidP="00994C61"/>
    <w:p w14:paraId="06973AE4" w14:textId="1DB0B3F7" w:rsidR="00DD71EE" w:rsidRDefault="00DD71EE" w:rsidP="00994C61"/>
    <w:p w14:paraId="31EC1DFE" w14:textId="77777777" w:rsidR="00703577" w:rsidRDefault="00703577" w:rsidP="00994C61"/>
    <w:p w14:paraId="2E355DF5" w14:textId="77777777" w:rsidR="00703577" w:rsidRDefault="00703577" w:rsidP="00994C61"/>
    <w:p w14:paraId="1D90210A" w14:textId="77AD8DBF" w:rsidR="001238B9" w:rsidRPr="00703577" w:rsidRDefault="00BB6F39" w:rsidP="001238B9">
      <w:pPr>
        <w:rPr>
          <w:sz w:val="24"/>
          <w:szCs w:val="24"/>
          <w:lang w:val="en-IN"/>
        </w:rPr>
      </w:pPr>
      <w:r>
        <w:lastRenderedPageBreak/>
        <w:tab/>
      </w:r>
      <w:r w:rsidRPr="00703577">
        <w:rPr>
          <w:sz w:val="24"/>
          <w:szCs w:val="24"/>
          <w:lang w:val="en-IN"/>
        </w:rPr>
        <w:t>14)</w:t>
      </w:r>
      <w:r w:rsidR="001238B9" w:rsidRPr="00703577">
        <w:rPr>
          <w:rFonts w:eastAsiaTheme="minorHAnsi"/>
          <w:kern w:val="2"/>
          <w:sz w:val="28"/>
          <w:szCs w:val="28"/>
          <w:lang w:val="en-IN"/>
          <w14:ligatures w14:val="standardContextual"/>
        </w:rPr>
        <w:t xml:space="preserve"> </w:t>
      </w:r>
      <w:r w:rsidR="001238B9" w:rsidRPr="00703577">
        <w:rPr>
          <w:sz w:val="24"/>
          <w:szCs w:val="24"/>
          <w:lang w:val="en-IN"/>
        </w:rPr>
        <w:t>In System Variables, find Path and double click on it.</w:t>
      </w:r>
    </w:p>
    <w:p w14:paraId="3D503FB2" w14:textId="4929B109" w:rsidR="001238B9" w:rsidRPr="00703577" w:rsidRDefault="001238B9" w:rsidP="001238B9">
      <w:pPr>
        <w:ind w:firstLine="720"/>
        <w:rPr>
          <w:sz w:val="24"/>
          <w:szCs w:val="24"/>
          <w:lang w:val="en-IN"/>
        </w:rPr>
      </w:pPr>
      <w:r w:rsidRPr="00703577">
        <w:rPr>
          <w:sz w:val="24"/>
          <w:szCs w:val="24"/>
          <w:lang w:val="en-IN"/>
        </w:rPr>
        <w:t>15)Click New and add: C:\Program Files\Java\jdk-21\bin</w:t>
      </w:r>
    </w:p>
    <w:p w14:paraId="61DCE20E" w14:textId="5823C961" w:rsidR="00BB6F39" w:rsidRPr="00703577" w:rsidRDefault="001238B9" w:rsidP="001238B9">
      <w:pPr>
        <w:ind w:firstLine="720"/>
        <w:rPr>
          <w:sz w:val="24"/>
          <w:szCs w:val="24"/>
          <w:lang w:val="en-IN"/>
        </w:rPr>
      </w:pPr>
      <w:r w:rsidRPr="00703577">
        <w:rPr>
          <w:sz w:val="24"/>
          <w:szCs w:val="24"/>
          <w:lang w:val="en-IN"/>
        </w:rPr>
        <w:t>16)Click OK to save.</w:t>
      </w:r>
    </w:p>
    <w:p w14:paraId="164AAF5E" w14:textId="6148F140" w:rsidR="00994C61" w:rsidRPr="00994C61" w:rsidRDefault="00994C61" w:rsidP="00994C61"/>
    <w:p w14:paraId="26354DA3" w14:textId="1EF563F2" w:rsidR="00994C61" w:rsidRPr="00994C61" w:rsidRDefault="00994C61" w:rsidP="00994C61"/>
    <w:p w14:paraId="4CA82CD4" w14:textId="0169D37C" w:rsidR="00994C61" w:rsidRPr="00994C61" w:rsidRDefault="00703577" w:rsidP="00994C61">
      <w:r>
        <w:rPr>
          <w:noProof/>
        </w:rPr>
        <w:drawing>
          <wp:anchor distT="0" distB="0" distL="114300" distR="114300" simplePos="0" relativeHeight="251706368" behindDoc="0" locked="0" layoutInCell="1" allowOverlap="1" wp14:anchorId="52FD55A1" wp14:editId="0E0786C1">
            <wp:simplePos x="0" y="0"/>
            <wp:positionH relativeFrom="column">
              <wp:posOffset>3579772</wp:posOffset>
            </wp:positionH>
            <wp:positionV relativeFrom="paragraph">
              <wp:posOffset>131087</wp:posOffset>
            </wp:positionV>
            <wp:extent cx="2432685" cy="2535555"/>
            <wp:effectExtent l="0" t="0" r="5715" b="0"/>
            <wp:wrapThrough wrapText="bothSides">
              <wp:wrapPolygon edited="0">
                <wp:start x="0" y="0"/>
                <wp:lineTo x="0" y="21421"/>
                <wp:lineTo x="21482" y="21421"/>
                <wp:lineTo x="21482" y="0"/>
                <wp:lineTo x="0" y="0"/>
              </wp:wrapPolygon>
            </wp:wrapThrough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Picture 1"/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34" t="15600" r="34057" b="22946"/>
                    <a:stretch/>
                  </pic:blipFill>
                  <pic:spPr bwMode="auto">
                    <a:xfrm>
                      <a:off x="0" y="0"/>
                      <a:ext cx="2432685" cy="2535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238B9">
        <w:rPr>
          <w:noProof/>
        </w:rPr>
        <w:drawing>
          <wp:anchor distT="0" distB="0" distL="114300" distR="114300" simplePos="0" relativeHeight="251705344" behindDoc="0" locked="0" layoutInCell="1" allowOverlap="1" wp14:anchorId="0481769D" wp14:editId="4B1F6A8E">
            <wp:simplePos x="0" y="0"/>
            <wp:positionH relativeFrom="margin">
              <wp:posOffset>737235</wp:posOffset>
            </wp:positionH>
            <wp:positionV relativeFrom="paragraph">
              <wp:posOffset>78740</wp:posOffset>
            </wp:positionV>
            <wp:extent cx="2404110" cy="2587625"/>
            <wp:effectExtent l="0" t="0" r="0" b="3175"/>
            <wp:wrapThrough wrapText="bothSides">
              <wp:wrapPolygon edited="0">
                <wp:start x="0" y="0"/>
                <wp:lineTo x="0" y="21467"/>
                <wp:lineTo x="21395" y="21467"/>
                <wp:lineTo x="21395" y="0"/>
                <wp:lineTo x="0" y="0"/>
              </wp:wrapPolygon>
            </wp:wrapThrough>
            <wp:docPr id="1601370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70253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1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AE68A1" w14:textId="7196ADA9" w:rsidR="00994C61" w:rsidRPr="00994C61" w:rsidRDefault="00994C61" w:rsidP="00994C61"/>
    <w:p w14:paraId="3CF15B77" w14:textId="63EAE133" w:rsidR="00994C61" w:rsidRPr="00994C61" w:rsidRDefault="00994C61" w:rsidP="00994C61"/>
    <w:p w14:paraId="6E74B186" w14:textId="6D991651" w:rsidR="00994C61" w:rsidRPr="00994C61" w:rsidRDefault="00994C61" w:rsidP="00994C61"/>
    <w:p w14:paraId="4C6BC463" w14:textId="77777777" w:rsidR="00994C61" w:rsidRPr="00994C61" w:rsidRDefault="00994C61" w:rsidP="00994C61"/>
    <w:p w14:paraId="5AEA1A00" w14:textId="32043F10" w:rsidR="00994C61" w:rsidRPr="00994C61" w:rsidRDefault="00994C61" w:rsidP="00994C61"/>
    <w:p w14:paraId="7610D1A0" w14:textId="77777777" w:rsidR="00994C61" w:rsidRPr="00994C61" w:rsidRDefault="00994C61" w:rsidP="00994C61"/>
    <w:p w14:paraId="7FC3C317" w14:textId="646B3F57" w:rsidR="00994C61" w:rsidRDefault="00994C61" w:rsidP="00994C61">
      <w:pPr>
        <w:rPr>
          <w:b/>
          <w:bCs/>
          <w:sz w:val="27"/>
          <w:szCs w:val="24"/>
        </w:rPr>
      </w:pPr>
    </w:p>
    <w:p w14:paraId="36DDB73F" w14:textId="74EA9F4B" w:rsidR="00994C61" w:rsidRPr="00994C61" w:rsidRDefault="00994C61" w:rsidP="00994C61"/>
    <w:p w14:paraId="0E6A6260" w14:textId="4C6FA2F0" w:rsidR="00994C61" w:rsidRDefault="00994C61" w:rsidP="00994C61"/>
    <w:p w14:paraId="73A5F7E6" w14:textId="71B7C001" w:rsidR="00994C61" w:rsidRDefault="00994C61" w:rsidP="00994C61"/>
    <w:p w14:paraId="2288A793" w14:textId="10AE02A3" w:rsidR="00994C61" w:rsidRDefault="00994C61" w:rsidP="00994C61"/>
    <w:p w14:paraId="3948CB8A" w14:textId="7A78750F" w:rsidR="00994C61" w:rsidRDefault="00994C61" w:rsidP="00994C61"/>
    <w:p w14:paraId="1B59E830" w14:textId="3DC89259" w:rsidR="00994C61" w:rsidRDefault="00994C61" w:rsidP="00994C61"/>
    <w:p w14:paraId="56F2E0BF" w14:textId="77777777" w:rsidR="00994C61" w:rsidRDefault="00994C61" w:rsidP="00994C61"/>
    <w:p w14:paraId="593EE8ED" w14:textId="77777777" w:rsidR="00994C61" w:rsidRDefault="00994C61" w:rsidP="00994C61"/>
    <w:p w14:paraId="45D23322" w14:textId="77777777" w:rsidR="00994C61" w:rsidRDefault="00994C61" w:rsidP="00994C61"/>
    <w:p w14:paraId="2B8643D5" w14:textId="1B5174E9" w:rsidR="00994C61" w:rsidRDefault="00994C61" w:rsidP="00994C61"/>
    <w:p w14:paraId="30E4EFA1" w14:textId="77777777" w:rsidR="00703577" w:rsidRPr="00703577" w:rsidRDefault="00703577" w:rsidP="00703577">
      <w:pPr>
        <w:pStyle w:val="BodyText"/>
        <w:spacing w:before="5"/>
        <w:rPr>
          <w:b/>
          <w:bCs/>
          <w:sz w:val="28"/>
          <w:szCs w:val="28"/>
        </w:rPr>
      </w:pPr>
    </w:p>
    <w:p w14:paraId="4EE55D9E" w14:textId="5C4BF4C8" w:rsidR="001238B9" w:rsidRPr="00703577" w:rsidRDefault="001238B9" w:rsidP="001238B9">
      <w:pPr>
        <w:rPr>
          <w:b/>
          <w:bCs/>
          <w:sz w:val="24"/>
          <w:szCs w:val="24"/>
          <w:lang w:val="en-IN"/>
        </w:rPr>
      </w:pPr>
      <w:r>
        <w:tab/>
      </w:r>
      <w:r w:rsidRPr="001238B9">
        <w:rPr>
          <w:sz w:val="28"/>
          <w:szCs w:val="28"/>
        </w:rPr>
        <w:t xml:space="preserve">     </w:t>
      </w:r>
      <w:r w:rsidRPr="00703577">
        <w:rPr>
          <w:b/>
          <w:bCs/>
          <w:sz w:val="24"/>
          <w:szCs w:val="24"/>
          <w:lang w:val="en-IN"/>
        </w:rPr>
        <w:t>Step 17:</w:t>
      </w:r>
      <w:r w:rsidRPr="00703577">
        <w:rPr>
          <w:b/>
          <w:bCs/>
          <w:i/>
          <w:iCs/>
          <w:sz w:val="24"/>
          <w:szCs w:val="24"/>
          <w:lang w:val="en-IN"/>
        </w:rPr>
        <w:t xml:space="preserve"> </w:t>
      </w:r>
      <w:r w:rsidRPr="00703577">
        <w:rPr>
          <w:b/>
          <w:bCs/>
          <w:sz w:val="24"/>
          <w:szCs w:val="24"/>
          <w:lang w:val="en-IN"/>
        </w:rPr>
        <w:t>Verify Installation</w:t>
      </w:r>
    </w:p>
    <w:p w14:paraId="5045545C" w14:textId="7E1F47A6" w:rsidR="001238B9" w:rsidRPr="00703577" w:rsidRDefault="001238B9" w:rsidP="001238B9">
      <w:pPr>
        <w:numPr>
          <w:ilvl w:val="0"/>
          <w:numId w:val="47"/>
        </w:numPr>
        <w:tabs>
          <w:tab w:val="num" w:pos="720"/>
        </w:tabs>
        <w:rPr>
          <w:sz w:val="24"/>
          <w:szCs w:val="24"/>
          <w:lang w:val="en-IN"/>
        </w:rPr>
      </w:pPr>
      <w:r w:rsidRPr="00703577">
        <w:rPr>
          <w:sz w:val="24"/>
          <w:szCs w:val="24"/>
          <w:lang w:val="en-IN"/>
        </w:rPr>
        <w:t>Open Command Prompt.</w:t>
      </w:r>
    </w:p>
    <w:p w14:paraId="0EC21EB9" w14:textId="77777777" w:rsidR="001238B9" w:rsidRDefault="001238B9" w:rsidP="001238B9">
      <w:pPr>
        <w:numPr>
          <w:ilvl w:val="0"/>
          <w:numId w:val="47"/>
        </w:numPr>
        <w:tabs>
          <w:tab w:val="num" w:pos="720"/>
        </w:tabs>
        <w:rPr>
          <w:sz w:val="28"/>
          <w:szCs w:val="28"/>
          <w:lang w:val="en-IN"/>
        </w:rPr>
      </w:pPr>
      <w:r w:rsidRPr="00703577">
        <w:rPr>
          <w:sz w:val="24"/>
          <w:szCs w:val="24"/>
          <w:lang w:val="en-IN"/>
        </w:rPr>
        <w:t xml:space="preserve">Type the following command: </w:t>
      </w:r>
      <w:r w:rsidRPr="00703577">
        <w:rPr>
          <w:b/>
          <w:bCs/>
          <w:sz w:val="24"/>
          <w:szCs w:val="24"/>
          <w:lang w:val="en-IN"/>
        </w:rPr>
        <w:t>java --version</w:t>
      </w:r>
      <w:r w:rsidRPr="00703577">
        <w:rPr>
          <w:sz w:val="24"/>
          <w:szCs w:val="24"/>
          <w:lang w:val="en-IN"/>
        </w:rPr>
        <w:t xml:space="preserve"> and press Enter</w:t>
      </w:r>
      <w:r w:rsidRPr="001238B9">
        <w:rPr>
          <w:sz w:val="28"/>
          <w:szCs w:val="28"/>
          <w:lang w:val="en-IN"/>
        </w:rPr>
        <w:t>.</w:t>
      </w:r>
    </w:p>
    <w:p w14:paraId="6DD6FE54" w14:textId="5C78D68C" w:rsidR="001238B9" w:rsidRDefault="001238B9" w:rsidP="001238B9">
      <w:pPr>
        <w:ind w:left="1800"/>
        <w:rPr>
          <w:sz w:val="28"/>
          <w:szCs w:val="28"/>
          <w:lang w:val="en-IN"/>
        </w:rPr>
      </w:pPr>
    </w:p>
    <w:p w14:paraId="380B7C2D" w14:textId="4B262B81" w:rsidR="001238B9" w:rsidRDefault="001238B9" w:rsidP="001238B9">
      <w:pPr>
        <w:ind w:left="1800"/>
        <w:rPr>
          <w:sz w:val="28"/>
          <w:szCs w:val="28"/>
          <w:lang w:val="en-IN"/>
        </w:rPr>
      </w:pPr>
    </w:p>
    <w:p w14:paraId="58D41CCC" w14:textId="125FD26D" w:rsidR="001238B9" w:rsidRPr="001238B9" w:rsidRDefault="001238B9" w:rsidP="001238B9">
      <w:pPr>
        <w:ind w:left="1800"/>
        <w:rPr>
          <w:sz w:val="28"/>
          <w:szCs w:val="28"/>
          <w:lang w:val="en-IN"/>
        </w:rPr>
      </w:pPr>
      <w:r w:rsidRPr="001238B9">
        <w:rPr>
          <w:noProof/>
          <w:sz w:val="28"/>
          <w:szCs w:val="28"/>
          <w:lang w:val="en-IN"/>
        </w:rPr>
        <w:drawing>
          <wp:anchor distT="0" distB="0" distL="114300" distR="114300" simplePos="0" relativeHeight="251707392" behindDoc="0" locked="0" layoutInCell="1" allowOverlap="1" wp14:anchorId="40BEDB32" wp14:editId="7D4653BD">
            <wp:simplePos x="0" y="0"/>
            <wp:positionH relativeFrom="margin">
              <wp:posOffset>1004377</wp:posOffset>
            </wp:positionH>
            <wp:positionV relativeFrom="paragraph">
              <wp:posOffset>34953</wp:posOffset>
            </wp:positionV>
            <wp:extent cx="4551680" cy="1402080"/>
            <wp:effectExtent l="0" t="0" r="1270" b="7620"/>
            <wp:wrapThrough wrapText="bothSides">
              <wp:wrapPolygon edited="0">
                <wp:start x="0" y="0"/>
                <wp:lineTo x="0" y="21424"/>
                <wp:lineTo x="21516" y="21424"/>
                <wp:lineTo x="21516" y="0"/>
                <wp:lineTo x="0" y="0"/>
              </wp:wrapPolygon>
            </wp:wrapThrough>
            <wp:docPr id="2002114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14387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0C53A8" w14:textId="482155C1" w:rsidR="00D14379" w:rsidRPr="001238B9" w:rsidRDefault="001238B9" w:rsidP="00D14379">
      <w:pPr>
        <w:rPr>
          <w:sz w:val="28"/>
          <w:szCs w:val="28"/>
        </w:rPr>
      </w:pPr>
      <w:r w:rsidRPr="001238B9">
        <w:rPr>
          <w:sz w:val="28"/>
          <w:szCs w:val="28"/>
        </w:rPr>
        <w:tab/>
      </w:r>
    </w:p>
    <w:p w14:paraId="7DA04F28" w14:textId="77777777" w:rsidR="00D14379" w:rsidRPr="00D14379" w:rsidRDefault="00D14379" w:rsidP="00D14379"/>
    <w:p w14:paraId="31D1A103" w14:textId="77777777" w:rsidR="00D14379" w:rsidRPr="00D14379" w:rsidRDefault="00D14379" w:rsidP="00D14379"/>
    <w:p w14:paraId="6720B3E2" w14:textId="77777777" w:rsidR="00D14379" w:rsidRPr="00D14379" w:rsidRDefault="00D14379" w:rsidP="00D14379"/>
    <w:p w14:paraId="1765AFDA" w14:textId="77777777" w:rsidR="00D14379" w:rsidRPr="00D14379" w:rsidRDefault="00D14379" w:rsidP="00D14379"/>
    <w:p w14:paraId="384EA8C7" w14:textId="77777777" w:rsidR="00D14379" w:rsidRPr="00D14379" w:rsidRDefault="00D14379" w:rsidP="00D14379"/>
    <w:p w14:paraId="6EDE8E48" w14:textId="77777777" w:rsidR="00D14379" w:rsidRPr="00D14379" w:rsidRDefault="00D14379" w:rsidP="00D14379"/>
    <w:p w14:paraId="43B9AFEF" w14:textId="77777777" w:rsidR="00D14379" w:rsidRPr="00D14379" w:rsidRDefault="00D14379" w:rsidP="00D14379"/>
    <w:p w14:paraId="090D746F" w14:textId="77777777" w:rsidR="00D14379" w:rsidRPr="00D14379" w:rsidRDefault="00D14379" w:rsidP="00D14379"/>
    <w:p w14:paraId="65943FEB" w14:textId="77777777" w:rsidR="00D14379" w:rsidRPr="00D14379" w:rsidRDefault="00D14379" w:rsidP="00D14379"/>
    <w:p w14:paraId="569CE363" w14:textId="77777777" w:rsidR="00D14379" w:rsidRPr="00D14379" w:rsidRDefault="00D14379" w:rsidP="00D14379"/>
    <w:p w14:paraId="4307B25A" w14:textId="77777777" w:rsidR="00D14379" w:rsidRPr="00D14379" w:rsidRDefault="00D14379" w:rsidP="00D14379"/>
    <w:p w14:paraId="794A60AE" w14:textId="77777777" w:rsidR="00D14379" w:rsidRPr="00D14379" w:rsidRDefault="00D14379" w:rsidP="00D14379"/>
    <w:p w14:paraId="096BBB00" w14:textId="77777777" w:rsidR="00D14379" w:rsidRPr="00D14379" w:rsidRDefault="00D14379" w:rsidP="00D14379"/>
    <w:p w14:paraId="44B0D6F7" w14:textId="77777777" w:rsidR="00D14379" w:rsidRPr="00D14379" w:rsidRDefault="00D14379" w:rsidP="00D14379"/>
    <w:p w14:paraId="0C878353" w14:textId="77777777" w:rsidR="00D14379" w:rsidRPr="00D14379" w:rsidRDefault="00D14379" w:rsidP="00D14379"/>
    <w:p w14:paraId="4C1CF51A" w14:textId="77777777" w:rsidR="00D14379" w:rsidRPr="00D14379" w:rsidRDefault="00D14379" w:rsidP="00D14379"/>
    <w:p w14:paraId="5B7D9E2E" w14:textId="77777777" w:rsidR="00D14379" w:rsidRPr="00D14379" w:rsidRDefault="00D14379" w:rsidP="00D14379"/>
    <w:p w14:paraId="483D8E8F" w14:textId="4310D046" w:rsidR="00D14379" w:rsidRPr="00D14379" w:rsidRDefault="00D14379" w:rsidP="001238B9">
      <w:r>
        <w:rPr>
          <w:b/>
          <w:bCs/>
          <w:sz w:val="28"/>
          <w:szCs w:val="28"/>
        </w:rPr>
        <w:tab/>
      </w:r>
    </w:p>
    <w:p w14:paraId="4EEC8584" w14:textId="5DEB3996" w:rsidR="00D14379" w:rsidRPr="00D14379" w:rsidRDefault="00D14379" w:rsidP="00D14379">
      <w:pPr>
        <w:tabs>
          <w:tab w:val="left" w:pos="1425"/>
        </w:tabs>
        <w:sectPr w:rsidR="00D14379" w:rsidRPr="00D14379">
          <w:pgSz w:w="12240" w:h="15840"/>
          <w:pgMar w:top="1320" w:right="960" w:bottom="280" w:left="960" w:header="77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tab/>
      </w:r>
    </w:p>
    <w:p w14:paraId="62CAF0FE" w14:textId="77777777" w:rsidR="00486FF8" w:rsidRDefault="00486FF8">
      <w:pPr>
        <w:pStyle w:val="BodyText"/>
        <w:rPr>
          <w:sz w:val="20"/>
        </w:rPr>
      </w:pPr>
    </w:p>
    <w:p w14:paraId="7FF66D44" w14:textId="6CC3FAFB" w:rsidR="00D14379" w:rsidRPr="00703577" w:rsidRDefault="00BD08B9" w:rsidP="009E68DE">
      <w:pPr>
        <w:pStyle w:val="BodyText"/>
        <w:spacing w:before="5"/>
        <w:ind w:left="488"/>
        <w:rPr>
          <w:b/>
          <w:bCs/>
        </w:rPr>
      </w:pPr>
      <w:r w:rsidRPr="00703577">
        <w:rPr>
          <w:b/>
          <w:bCs/>
        </w:rPr>
        <w:t xml:space="preserve">Program </w:t>
      </w:r>
      <w:r w:rsidR="009E68DE" w:rsidRPr="00703577">
        <w:rPr>
          <w:b/>
          <w:bCs/>
        </w:rPr>
        <w:t>2</w:t>
      </w:r>
      <w:r w:rsidR="007C5FBF" w:rsidRPr="00703577">
        <w:rPr>
          <w:b/>
          <w:bCs/>
        </w:rPr>
        <w:t>)</w:t>
      </w:r>
    </w:p>
    <w:p w14:paraId="34195966" w14:textId="77777777" w:rsidR="00FD6A3A" w:rsidRPr="00703577" w:rsidRDefault="00FD6A3A" w:rsidP="009E68DE">
      <w:pPr>
        <w:pStyle w:val="BodyText"/>
        <w:spacing w:before="5"/>
        <w:ind w:left="488"/>
        <w:rPr>
          <w:b/>
          <w:bCs/>
        </w:rPr>
      </w:pPr>
    </w:p>
    <w:p w14:paraId="7A3B9A4E" w14:textId="005B5FF5" w:rsidR="00FD6A3A" w:rsidRPr="00703577" w:rsidRDefault="00FD6A3A" w:rsidP="00FD6A3A">
      <w:pPr>
        <w:pStyle w:val="Heading1"/>
        <w:spacing w:before="84"/>
        <w:ind w:left="479" w:right="1686" w:firstLine="0"/>
      </w:pPr>
      <w:r w:rsidRPr="00703577">
        <w:rPr>
          <w:u w:val="single"/>
        </w:rPr>
        <w:t>AIM</w:t>
      </w:r>
      <w:r w:rsidRPr="00703577">
        <w:t xml:space="preserve"> – To print the statement</w:t>
      </w:r>
      <w:r w:rsidR="007C5FBF" w:rsidRPr="00703577">
        <w:t xml:space="preserve"> “Welcome to Java” using JAVA</w:t>
      </w:r>
    </w:p>
    <w:p w14:paraId="2574505C" w14:textId="4F3347A7" w:rsidR="00FD6A3A" w:rsidRDefault="00FD6A3A" w:rsidP="009E68DE">
      <w:pPr>
        <w:pStyle w:val="BodyText"/>
        <w:spacing w:before="5"/>
        <w:ind w:left="488"/>
        <w:rPr>
          <w:b/>
          <w:bCs/>
          <w:sz w:val="28"/>
          <w:szCs w:val="28"/>
        </w:rPr>
      </w:pPr>
    </w:p>
    <w:p w14:paraId="0C3541BD" w14:textId="7D50B612" w:rsidR="009E68DE" w:rsidRDefault="00FD6A3A" w:rsidP="00D14379">
      <w:pPr>
        <w:pStyle w:val="BodyText"/>
        <w:spacing w:before="5"/>
        <w:rPr>
          <w:b/>
          <w:bCs/>
          <w:noProof/>
          <w:sz w:val="28"/>
          <w:szCs w:val="28"/>
        </w:rPr>
      </w:pPr>
      <w:r w:rsidRPr="00FD6A3A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08416" behindDoc="0" locked="0" layoutInCell="1" allowOverlap="1" wp14:anchorId="261AA891" wp14:editId="04587C8B">
            <wp:simplePos x="0" y="0"/>
            <wp:positionH relativeFrom="margin">
              <wp:posOffset>581025</wp:posOffset>
            </wp:positionH>
            <wp:positionV relativeFrom="paragraph">
              <wp:posOffset>11430</wp:posOffset>
            </wp:positionV>
            <wp:extent cx="4862195" cy="1111250"/>
            <wp:effectExtent l="0" t="0" r="0" b="0"/>
            <wp:wrapThrough wrapText="bothSides">
              <wp:wrapPolygon edited="0">
                <wp:start x="0" y="0"/>
                <wp:lineTo x="0" y="21106"/>
                <wp:lineTo x="21496" y="21106"/>
                <wp:lineTo x="21496" y="0"/>
                <wp:lineTo x="0" y="0"/>
              </wp:wrapPolygon>
            </wp:wrapThrough>
            <wp:docPr id="1361040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4010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195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C5A276" w14:textId="7A9AE808" w:rsidR="00D14379" w:rsidRDefault="009E68DE" w:rsidP="009E68DE">
      <w:pPr>
        <w:pStyle w:val="BodyText"/>
        <w:spacing w:before="5"/>
        <w:rPr>
          <w:sz w:val="20"/>
        </w:rPr>
      </w:pPr>
      <w:r>
        <w:rPr>
          <w:b/>
          <w:bCs/>
          <w:noProof/>
          <w:sz w:val="28"/>
          <w:szCs w:val="28"/>
        </w:rPr>
        <w:tab/>
      </w:r>
    </w:p>
    <w:p w14:paraId="1E8C2A86" w14:textId="008E29F8" w:rsidR="00486FF8" w:rsidRDefault="00486FF8">
      <w:pPr>
        <w:pStyle w:val="BodyText"/>
        <w:spacing w:before="2"/>
        <w:rPr>
          <w:sz w:val="19"/>
        </w:rPr>
      </w:pPr>
    </w:p>
    <w:p w14:paraId="02481FE4" w14:textId="6CA120A1" w:rsidR="00486FF8" w:rsidRDefault="00486FF8" w:rsidP="00D14379">
      <w:pPr>
        <w:pStyle w:val="Heading1"/>
        <w:tabs>
          <w:tab w:val="left" w:pos="932"/>
        </w:tabs>
        <w:spacing w:before="90"/>
        <w:ind w:left="2628" w:firstLine="0"/>
      </w:pPr>
      <w:bookmarkStart w:id="3" w:name="d)_Write_a_C_program_to_find_area_of_a_s"/>
      <w:bookmarkEnd w:id="3"/>
    </w:p>
    <w:p w14:paraId="75EA6131" w14:textId="5FBCBACB" w:rsidR="00486FF8" w:rsidRDefault="00486FF8">
      <w:pPr>
        <w:pStyle w:val="BodyText"/>
        <w:ind w:left="840"/>
        <w:rPr>
          <w:sz w:val="20"/>
        </w:rPr>
      </w:pPr>
    </w:p>
    <w:p w14:paraId="1983AEB5" w14:textId="77777777" w:rsidR="00486FF8" w:rsidRDefault="00486FF8">
      <w:pPr>
        <w:spacing w:line="398" w:lineRule="auto"/>
        <w:rPr>
          <w:sz w:val="20"/>
          <w:szCs w:val="24"/>
        </w:rPr>
      </w:pPr>
    </w:p>
    <w:p w14:paraId="7764E3D0" w14:textId="77777777" w:rsidR="00923B33" w:rsidRPr="00923B33" w:rsidRDefault="00923B33" w:rsidP="00923B33"/>
    <w:p w14:paraId="1E44D7D3" w14:textId="77777777" w:rsidR="00923B33" w:rsidRDefault="00923B33" w:rsidP="00923B33"/>
    <w:p w14:paraId="2DEB3D7C" w14:textId="69D2AB24" w:rsidR="009E68DE" w:rsidRDefault="009E68DE" w:rsidP="00FD6A3A">
      <w:pPr>
        <w:ind w:firstLine="720"/>
        <w:rPr>
          <w:b/>
          <w:bCs/>
          <w:sz w:val="36"/>
          <w:szCs w:val="36"/>
          <w:u w:val="single"/>
        </w:rPr>
      </w:pPr>
      <w:r w:rsidRPr="00703577">
        <w:rPr>
          <w:b/>
          <w:bCs/>
          <w:sz w:val="32"/>
          <w:szCs w:val="32"/>
          <w:u w:val="single"/>
        </w:rPr>
        <w:t>Output</w:t>
      </w:r>
    </w:p>
    <w:p w14:paraId="5D7D2612" w14:textId="7DB415EF" w:rsidR="00FD6A3A" w:rsidRDefault="003C6FBA" w:rsidP="00FD6A3A">
      <w:pPr>
        <w:ind w:firstLine="720"/>
        <w:rPr>
          <w:b/>
          <w:bCs/>
          <w:sz w:val="36"/>
          <w:szCs w:val="36"/>
          <w:u w:val="single"/>
        </w:rPr>
      </w:pPr>
      <w:r w:rsidRPr="00FD6A3A">
        <w:rPr>
          <w:b/>
          <w:bCs/>
          <w:noProof/>
          <w:sz w:val="36"/>
          <w:szCs w:val="36"/>
          <w:u w:val="single"/>
        </w:rPr>
        <w:drawing>
          <wp:anchor distT="0" distB="0" distL="114300" distR="114300" simplePos="0" relativeHeight="251709440" behindDoc="0" locked="0" layoutInCell="1" allowOverlap="1" wp14:anchorId="41240EF4" wp14:editId="6991C107">
            <wp:simplePos x="0" y="0"/>
            <wp:positionH relativeFrom="margin">
              <wp:posOffset>946785</wp:posOffset>
            </wp:positionH>
            <wp:positionV relativeFrom="paragraph">
              <wp:posOffset>217170</wp:posOffset>
            </wp:positionV>
            <wp:extent cx="3642995" cy="859155"/>
            <wp:effectExtent l="0" t="0" r="0" b="0"/>
            <wp:wrapThrough wrapText="bothSides">
              <wp:wrapPolygon edited="0">
                <wp:start x="0" y="0"/>
                <wp:lineTo x="0" y="21073"/>
                <wp:lineTo x="21461" y="21073"/>
                <wp:lineTo x="21461" y="0"/>
                <wp:lineTo x="0" y="0"/>
              </wp:wrapPolygon>
            </wp:wrapThrough>
            <wp:docPr id="1304231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3176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995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862E21" w14:textId="389D1825" w:rsidR="00FD6A3A" w:rsidRPr="009E68DE" w:rsidRDefault="00FD6A3A" w:rsidP="00FD6A3A">
      <w:pPr>
        <w:ind w:firstLine="720"/>
        <w:rPr>
          <w:b/>
          <w:bCs/>
          <w:sz w:val="36"/>
          <w:szCs w:val="36"/>
          <w:u w:val="single"/>
        </w:rPr>
      </w:pPr>
    </w:p>
    <w:p w14:paraId="0F500EF4" w14:textId="77777777" w:rsidR="00923B33" w:rsidRPr="00923B33" w:rsidRDefault="00923B33" w:rsidP="00923B33"/>
    <w:p w14:paraId="61B55ABC" w14:textId="77777777" w:rsidR="00923B33" w:rsidRPr="00923B33" w:rsidRDefault="00923B33" w:rsidP="00923B33"/>
    <w:p w14:paraId="55E2ECA3" w14:textId="77777777" w:rsidR="00923B33" w:rsidRPr="00923B33" w:rsidRDefault="00923B33" w:rsidP="00923B33"/>
    <w:p w14:paraId="0D9BE9F7" w14:textId="77777777" w:rsidR="00923B33" w:rsidRPr="00923B33" w:rsidRDefault="00923B33" w:rsidP="00923B33"/>
    <w:p w14:paraId="000A9FEE" w14:textId="77777777" w:rsidR="00923B33" w:rsidRPr="00923B33" w:rsidRDefault="00923B33" w:rsidP="00923B33"/>
    <w:p w14:paraId="2792C829" w14:textId="77777777" w:rsidR="00923B33" w:rsidRPr="00923B33" w:rsidRDefault="00923B33" w:rsidP="00923B33"/>
    <w:p w14:paraId="66DEB7AE" w14:textId="77777777" w:rsidR="00923B33" w:rsidRPr="00923B33" w:rsidRDefault="00923B33" w:rsidP="00923B33"/>
    <w:tbl>
      <w:tblPr>
        <w:tblStyle w:val="TableGrid"/>
        <w:tblpPr w:leftFromText="180" w:rightFromText="180" w:vertAnchor="page" w:horzAnchor="margin" w:tblpY="8303"/>
        <w:tblW w:w="10313" w:type="dxa"/>
        <w:tblLook w:val="04A0" w:firstRow="1" w:lastRow="0" w:firstColumn="1" w:lastColumn="0" w:noHBand="0" w:noVBand="1"/>
      </w:tblPr>
      <w:tblGrid>
        <w:gridCol w:w="1555"/>
        <w:gridCol w:w="4961"/>
        <w:gridCol w:w="3797"/>
      </w:tblGrid>
      <w:tr w:rsidR="003C6FBA" w14:paraId="4692E72E" w14:textId="77777777" w:rsidTr="003C6FBA">
        <w:trPr>
          <w:trHeight w:val="626"/>
        </w:trPr>
        <w:tc>
          <w:tcPr>
            <w:tcW w:w="1555" w:type="dxa"/>
          </w:tcPr>
          <w:p w14:paraId="012C9CB7" w14:textId="77777777" w:rsidR="003C6FBA" w:rsidRPr="00703577" w:rsidRDefault="003C6FBA" w:rsidP="003C6FBA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703577">
              <w:rPr>
                <w:b/>
                <w:bCs/>
                <w:sz w:val="24"/>
                <w:szCs w:val="24"/>
              </w:rPr>
              <w:t>S.No</w:t>
            </w:r>
            <w:proofErr w:type="spellEnd"/>
            <w:r w:rsidRPr="00703577">
              <w:rPr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4961" w:type="dxa"/>
          </w:tcPr>
          <w:p w14:paraId="2784D540" w14:textId="77777777" w:rsidR="003C6FBA" w:rsidRPr="00703577" w:rsidRDefault="003C6FBA" w:rsidP="003C6FBA">
            <w:pPr>
              <w:jc w:val="center"/>
              <w:rPr>
                <w:b/>
                <w:bCs/>
                <w:sz w:val="24"/>
                <w:szCs w:val="24"/>
              </w:rPr>
            </w:pPr>
            <w:r w:rsidRPr="00703577">
              <w:rPr>
                <w:b/>
                <w:bCs/>
                <w:sz w:val="24"/>
                <w:szCs w:val="24"/>
              </w:rPr>
              <w:t>Errors</w:t>
            </w:r>
          </w:p>
        </w:tc>
        <w:tc>
          <w:tcPr>
            <w:tcW w:w="3797" w:type="dxa"/>
          </w:tcPr>
          <w:p w14:paraId="2DF5B7A4" w14:textId="77777777" w:rsidR="003C6FBA" w:rsidRPr="00703577" w:rsidRDefault="003C6FBA" w:rsidP="003C6FBA">
            <w:pPr>
              <w:jc w:val="center"/>
              <w:rPr>
                <w:b/>
                <w:bCs/>
                <w:sz w:val="24"/>
                <w:szCs w:val="24"/>
              </w:rPr>
            </w:pPr>
            <w:r w:rsidRPr="00703577">
              <w:rPr>
                <w:b/>
                <w:bCs/>
                <w:sz w:val="24"/>
                <w:szCs w:val="24"/>
              </w:rPr>
              <w:t>Rectification</w:t>
            </w:r>
          </w:p>
        </w:tc>
      </w:tr>
      <w:tr w:rsidR="003C6FBA" w14:paraId="00260486" w14:textId="77777777" w:rsidTr="003C6FBA">
        <w:trPr>
          <w:trHeight w:val="770"/>
        </w:trPr>
        <w:tc>
          <w:tcPr>
            <w:tcW w:w="1555" w:type="dxa"/>
          </w:tcPr>
          <w:p w14:paraId="0CBBB4AE" w14:textId="77777777" w:rsidR="003C6FBA" w:rsidRPr="00703577" w:rsidRDefault="003C6FBA" w:rsidP="003C6FBA">
            <w:pPr>
              <w:jc w:val="center"/>
              <w:rPr>
                <w:sz w:val="24"/>
                <w:szCs w:val="24"/>
              </w:rPr>
            </w:pPr>
            <w:r w:rsidRPr="00703577">
              <w:rPr>
                <w:sz w:val="24"/>
                <w:szCs w:val="24"/>
              </w:rPr>
              <w:t>1.</w:t>
            </w:r>
          </w:p>
        </w:tc>
        <w:tc>
          <w:tcPr>
            <w:tcW w:w="4961" w:type="dxa"/>
          </w:tcPr>
          <w:p w14:paraId="180F34A8" w14:textId="77777777" w:rsidR="003C6FBA" w:rsidRPr="00703577" w:rsidRDefault="003C6FBA" w:rsidP="003C6FBA">
            <w:pPr>
              <w:rPr>
                <w:sz w:val="24"/>
                <w:szCs w:val="24"/>
              </w:rPr>
            </w:pPr>
            <w:r w:rsidRPr="00703577">
              <w:rPr>
                <w:sz w:val="24"/>
                <w:szCs w:val="24"/>
              </w:rPr>
              <w:t xml:space="preserve">error: ';' expected        </w:t>
            </w:r>
            <w:proofErr w:type="spellStart"/>
            <w:r w:rsidRPr="00703577">
              <w:rPr>
                <w:sz w:val="24"/>
                <w:szCs w:val="24"/>
              </w:rPr>
              <w:t>System.out.println</w:t>
            </w:r>
            <w:proofErr w:type="spellEnd"/>
            <w:r w:rsidRPr="00703577">
              <w:rPr>
                <w:sz w:val="24"/>
                <w:szCs w:val="24"/>
              </w:rPr>
              <w:t>("welcome to java")}</w:t>
            </w:r>
          </w:p>
        </w:tc>
        <w:tc>
          <w:tcPr>
            <w:tcW w:w="3797" w:type="dxa"/>
          </w:tcPr>
          <w:p w14:paraId="32AED588" w14:textId="77777777" w:rsidR="003C6FBA" w:rsidRPr="00703577" w:rsidRDefault="003C6FBA" w:rsidP="003C6FBA">
            <w:pPr>
              <w:rPr>
                <w:sz w:val="24"/>
                <w:szCs w:val="24"/>
              </w:rPr>
            </w:pPr>
            <w:r w:rsidRPr="00703577">
              <w:rPr>
                <w:sz w:val="24"/>
                <w:szCs w:val="24"/>
              </w:rPr>
              <w:t>Adding ‘;’ at the end of the statement</w:t>
            </w:r>
          </w:p>
          <w:p w14:paraId="1A63C269" w14:textId="2F59C416" w:rsidR="003C6FBA" w:rsidRPr="00703577" w:rsidRDefault="003C6FBA" w:rsidP="003C6FBA">
            <w:pPr>
              <w:rPr>
                <w:sz w:val="24"/>
                <w:szCs w:val="24"/>
              </w:rPr>
            </w:pPr>
            <w:proofErr w:type="spellStart"/>
            <w:r w:rsidRPr="00703577">
              <w:rPr>
                <w:sz w:val="24"/>
                <w:szCs w:val="24"/>
              </w:rPr>
              <w:t>System.out.println</w:t>
            </w:r>
            <w:proofErr w:type="spellEnd"/>
            <w:r w:rsidRPr="00703577">
              <w:rPr>
                <w:sz w:val="24"/>
                <w:szCs w:val="24"/>
              </w:rPr>
              <w:t>("welcome to java");</w:t>
            </w:r>
          </w:p>
        </w:tc>
      </w:tr>
      <w:tr w:rsidR="003C6FBA" w14:paraId="3D521F7F" w14:textId="77777777" w:rsidTr="003C6FBA">
        <w:trPr>
          <w:trHeight w:val="770"/>
        </w:trPr>
        <w:tc>
          <w:tcPr>
            <w:tcW w:w="1555" w:type="dxa"/>
          </w:tcPr>
          <w:p w14:paraId="4D883C01" w14:textId="77777777" w:rsidR="003C6FBA" w:rsidRPr="00703577" w:rsidRDefault="003C6FBA" w:rsidP="003C6FBA">
            <w:pPr>
              <w:jc w:val="center"/>
              <w:rPr>
                <w:sz w:val="24"/>
                <w:szCs w:val="24"/>
              </w:rPr>
            </w:pPr>
            <w:r w:rsidRPr="00703577">
              <w:rPr>
                <w:sz w:val="24"/>
                <w:szCs w:val="24"/>
              </w:rPr>
              <w:t>2.</w:t>
            </w:r>
          </w:p>
        </w:tc>
        <w:tc>
          <w:tcPr>
            <w:tcW w:w="4961" w:type="dxa"/>
          </w:tcPr>
          <w:p w14:paraId="7E72DC76" w14:textId="77777777" w:rsidR="003C6FBA" w:rsidRPr="00703577" w:rsidRDefault="003C6FBA" w:rsidP="003C6FBA">
            <w:pPr>
              <w:rPr>
                <w:sz w:val="24"/>
                <w:szCs w:val="24"/>
              </w:rPr>
            </w:pPr>
            <w:r w:rsidRPr="00703577">
              <w:rPr>
                <w:sz w:val="24"/>
                <w:szCs w:val="24"/>
              </w:rPr>
              <w:t>error: cannot find symbol</w:t>
            </w:r>
          </w:p>
          <w:p w14:paraId="17808AE3" w14:textId="77777777" w:rsidR="003C6FBA" w:rsidRPr="00703577" w:rsidRDefault="003C6FBA" w:rsidP="003C6FBA">
            <w:pPr>
              <w:rPr>
                <w:sz w:val="24"/>
                <w:szCs w:val="24"/>
              </w:rPr>
            </w:pPr>
            <w:r w:rsidRPr="00703577">
              <w:rPr>
                <w:sz w:val="24"/>
                <w:szCs w:val="24"/>
              </w:rPr>
              <w:t xml:space="preserve">        public static void main(</w:t>
            </w:r>
            <w:proofErr w:type="gramStart"/>
            <w:r w:rsidRPr="00703577">
              <w:rPr>
                <w:sz w:val="24"/>
                <w:szCs w:val="24"/>
              </w:rPr>
              <w:t>string[</w:t>
            </w:r>
            <w:proofErr w:type="gramEnd"/>
            <w:r w:rsidRPr="00703577">
              <w:rPr>
                <w:sz w:val="24"/>
                <w:szCs w:val="24"/>
              </w:rPr>
              <w:t xml:space="preserve">] </w:t>
            </w:r>
            <w:proofErr w:type="spellStart"/>
            <w:r w:rsidRPr="00703577">
              <w:rPr>
                <w:sz w:val="24"/>
                <w:szCs w:val="24"/>
              </w:rPr>
              <w:t>arg</w:t>
            </w:r>
            <w:proofErr w:type="spellEnd"/>
            <w:r w:rsidRPr="00703577">
              <w:rPr>
                <w:sz w:val="24"/>
                <w:szCs w:val="24"/>
              </w:rPr>
              <w:t>){</w:t>
            </w:r>
          </w:p>
        </w:tc>
        <w:tc>
          <w:tcPr>
            <w:tcW w:w="3797" w:type="dxa"/>
          </w:tcPr>
          <w:p w14:paraId="395CEF39" w14:textId="55934B14" w:rsidR="003C6FBA" w:rsidRPr="00703577" w:rsidRDefault="003C6FBA" w:rsidP="003C6FBA">
            <w:pPr>
              <w:rPr>
                <w:sz w:val="24"/>
                <w:szCs w:val="24"/>
              </w:rPr>
            </w:pPr>
            <w:r w:rsidRPr="00703577">
              <w:rPr>
                <w:b/>
                <w:bCs/>
                <w:sz w:val="24"/>
                <w:szCs w:val="24"/>
              </w:rPr>
              <w:t>String</w:t>
            </w:r>
            <w:r w:rsidRPr="00703577">
              <w:rPr>
                <w:sz w:val="24"/>
                <w:szCs w:val="24"/>
              </w:rPr>
              <w:t xml:space="preserve"> symbol instead of string</w:t>
            </w:r>
          </w:p>
        </w:tc>
      </w:tr>
    </w:tbl>
    <w:p w14:paraId="7C0E78BC" w14:textId="77777777" w:rsidR="00923B33" w:rsidRPr="00923B33" w:rsidRDefault="00923B33" w:rsidP="00923B33"/>
    <w:p w14:paraId="319D0AC0" w14:textId="77777777" w:rsidR="00923B33" w:rsidRDefault="00923B33" w:rsidP="00923B33"/>
    <w:p w14:paraId="51993ADA" w14:textId="77777777" w:rsidR="00703577" w:rsidRPr="00923B33" w:rsidRDefault="00703577" w:rsidP="00923B33"/>
    <w:p w14:paraId="06341D07" w14:textId="606C86EE" w:rsidR="00923B33" w:rsidRPr="00703577" w:rsidRDefault="003C6FBA" w:rsidP="00923B33">
      <w:pPr>
        <w:rPr>
          <w:b/>
          <w:bCs/>
          <w:sz w:val="24"/>
          <w:szCs w:val="24"/>
          <w:u w:val="single"/>
        </w:rPr>
      </w:pPr>
      <w:r w:rsidRPr="00703577">
        <w:rPr>
          <w:b/>
          <w:bCs/>
          <w:sz w:val="24"/>
          <w:szCs w:val="24"/>
          <w:u w:val="single"/>
        </w:rPr>
        <w:t>Concepts to be known:</w:t>
      </w:r>
    </w:p>
    <w:p w14:paraId="7D84C4DD" w14:textId="77777777" w:rsidR="003C6FBA" w:rsidRPr="00703577" w:rsidRDefault="003C6FBA" w:rsidP="00923B33">
      <w:pPr>
        <w:rPr>
          <w:b/>
          <w:bCs/>
          <w:sz w:val="24"/>
          <w:szCs w:val="24"/>
          <w:u w:val="single"/>
        </w:rPr>
      </w:pPr>
    </w:p>
    <w:p w14:paraId="23404066" w14:textId="2D2CD166" w:rsidR="003C6FBA" w:rsidRPr="00703577" w:rsidRDefault="003C6FBA" w:rsidP="003C6FBA">
      <w:pPr>
        <w:pStyle w:val="ListParagraph"/>
        <w:numPr>
          <w:ilvl w:val="0"/>
          <w:numId w:val="49"/>
        </w:numPr>
        <w:rPr>
          <w:b/>
          <w:bCs/>
          <w:sz w:val="24"/>
          <w:szCs w:val="24"/>
        </w:rPr>
      </w:pPr>
      <w:proofErr w:type="spellStart"/>
      <w:r w:rsidRPr="00703577">
        <w:rPr>
          <w:sz w:val="24"/>
          <w:szCs w:val="24"/>
        </w:rPr>
        <w:t>System.out.println</w:t>
      </w:r>
      <w:proofErr w:type="spellEnd"/>
      <w:r w:rsidRPr="00703577">
        <w:rPr>
          <w:sz w:val="24"/>
          <w:szCs w:val="24"/>
        </w:rPr>
        <w:t>(" ")-to print the statement</w:t>
      </w:r>
    </w:p>
    <w:p w14:paraId="1D0DAB98" w14:textId="77777777" w:rsidR="003C6FBA" w:rsidRDefault="003C6FBA" w:rsidP="003C6FBA">
      <w:pPr>
        <w:pStyle w:val="ListParagraph"/>
        <w:ind w:left="720" w:firstLine="0"/>
        <w:rPr>
          <w:sz w:val="28"/>
          <w:szCs w:val="28"/>
        </w:rPr>
      </w:pPr>
    </w:p>
    <w:p w14:paraId="3754D102" w14:textId="77777777" w:rsidR="003C6FBA" w:rsidRDefault="003C6FBA" w:rsidP="003C6FBA">
      <w:pPr>
        <w:pStyle w:val="ListParagraph"/>
        <w:ind w:left="720" w:firstLine="0"/>
        <w:rPr>
          <w:sz w:val="28"/>
          <w:szCs w:val="28"/>
        </w:rPr>
      </w:pPr>
    </w:p>
    <w:p w14:paraId="61C2EFBA" w14:textId="77777777" w:rsidR="003C6FBA" w:rsidRDefault="003C6FBA" w:rsidP="003C6FBA">
      <w:pPr>
        <w:pStyle w:val="ListParagraph"/>
        <w:ind w:left="720" w:firstLine="0"/>
        <w:rPr>
          <w:sz w:val="28"/>
          <w:szCs w:val="28"/>
        </w:rPr>
      </w:pPr>
    </w:p>
    <w:p w14:paraId="01C1AB1D" w14:textId="77777777" w:rsidR="003C6FBA" w:rsidRDefault="003C6FBA" w:rsidP="003C6FBA">
      <w:pPr>
        <w:pStyle w:val="ListParagraph"/>
        <w:ind w:left="720" w:firstLine="0"/>
        <w:rPr>
          <w:sz w:val="28"/>
          <w:szCs w:val="28"/>
        </w:rPr>
      </w:pPr>
    </w:p>
    <w:p w14:paraId="69B0DFA0" w14:textId="77777777" w:rsidR="003C6FBA" w:rsidRDefault="003C6FBA" w:rsidP="003C6FBA">
      <w:pPr>
        <w:pStyle w:val="ListParagraph"/>
        <w:ind w:left="720" w:firstLine="0"/>
        <w:rPr>
          <w:sz w:val="28"/>
          <w:szCs w:val="28"/>
        </w:rPr>
      </w:pPr>
    </w:p>
    <w:p w14:paraId="6146C950" w14:textId="77777777" w:rsidR="003C6FBA" w:rsidRPr="003C6FBA" w:rsidRDefault="003C6FBA" w:rsidP="003C6FBA">
      <w:pPr>
        <w:pStyle w:val="ListParagraph"/>
        <w:ind w:left="720" w:firstLine="0"/>
        <w:rPr>
          <w:b/>
          <w:bCs/>
          <w:sz w:val="28"/>
          <w:szCs w:val="28"/>
        </w:rPr>
      </w:pPr>
    </w:p>
    <w:p w14:paraId="76D71FDA" w14:textId="77777777" w:rsidR="00923B33" w:rsidRPr="00923B33" w:rsidRDefault="00923B33" w:rsidP="00923B33"/>
    <w:p w14:paraId="04F66430" w14:textId="77777777" w:rsidR="00923B33" w:rsidRDefault="00923B33" w:rsidP="00923B33"/>
    <w:p w14:paraId="35111373" w14:textId="77777777" w:rsidR="00703577" w:rsidRDefault="00703577" w:rsidP="00923B33"/>
    <w:p w14:paraId="5C7CE3A4" w14:textId="77777777" w:rsidR="00703577" w:rsidRPr="00923B33" w:rsidRDefault="00703577" w:rsidP="00923B33"/>
    <w:p w14:paraId="6E260F48" w14:textId="77777777" w:rsidR="003E78C6" w:rsidRDefault="003E78C6" w:rsidP="009E68DE">
      <w:pPr>
        <w:tabs>
          <w:tab w:val="left" w:pos="1125"/>
        </w:tabs>
      </w:pPr>
    </w:p>
    <w:p w14:paraId="5A1D5524" w14:textId="572989A4" w:rsidR="003E78C6" w:rsidRPr="00703577" w:rsidRDefault="00C622B7" w:rsidP="009E68DE">
      <w:pPr>
        <w:tabs>
          <w:tab w:val="left" w:pos="1125"/>
        </w:tabs>
        <w:rPr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lastRenderedPageBreak/>
        <w:t xml:space="preserve">         </w:t>
      </w:r>
      <w:r w:rsidR="003C6FBA" w:rsidRPr="00703577">
        <w:rPr>
          <w:b/>
          <w:bCs/>
          <w:sz w:val="24"/>
          <w:szCs w:val="24"/>
        </w:rPr>
        <w:t xml:space="preserve">Program 3) </w:t>
      </w:r>
    </w:p>
    <w:p w14:paraId="7D7C219F" w14:textId="77777777" w:rsidR="003E78C6" w:rsidRPr="00703577" w:rsidRDefault="003E78C6" w:rsidP="009E68DE">
      <w:pPr>
        <w:tabs>
          <w:tab w:val="left" w:pos="1125"/>
        </w:tabs>
        <w:rPr>
          <w:b/>
          <w:bCs/>
          <w:sz w:val="24"/>
          <w:szCs w:val="24"/>
        </w:rPr>
      </w:pPr>
    </w:p>
    <w:p w14:paraId="7421630F" w14:textId="31B06543" w:rsidR="003C6FBA" w:rsidRPr="00703577" w:rsidRDefault="00C622B7" w:rsidP="009E68DE">
      <w:pPr>
        <w:tabs>
          <w:tab w:val="left" w:pos="1125"/>
        </w:tabs>
        <w:rPr>
          <w:b/>
          <w:bCs/>
          <w:sz w:val="24"/>
          <w:szCs w:val="24"/>
        </w:rPr>
      </w:pPr>
      <w:r w:rsidRPr="00703577">
        <w:rPr>
          <w:b/>
          <w:bCs/>
          <w:sz w:val="24"/>
          <w:szCs w:val="24"/>
        </w:rPr>
        <w:t xml:space="preserve">         </w:t>
      </w:r>
      <w:r w:rsidR="003C6FBA" w:rsidRPr="00703577">
        <w:rPr>
          <w:b/>
          <w:bCs/>
          <w:sz w:val="24"/>
          <w:szCs w:val="24"/>
          <w:u w:val="single"/>
        </w:rPr>
        <w:t>AIM</w:t>
      </w:r>
      <w:r w:rsidR="003C6FBA" w:rsidRPr="00703577">
        <w:rPr>
          <w:b/>
          <w:bCs/>
          <w:sz w:val="24"/>
          <w:szCs w:val="24"/>
        </w:rPr>
        <w:t>-To print</w:t>
      </w:r>
      <w:r w:rsidR="00C94DCF" w:rsidRPr="00703577">
        <w:rPr>
          <w:b/>
          <w:bCs/>
          <w:sz w:val="24"/>
          <w:szCs w:val="24"/>
        </w:rPr>
        <w:t xml:space="preserve"> Name Roll and Section of the student using JAVA</w:t>
      </w:r>
    </w:p>
    <w:p w14:paraId="7E819330" w14:textId="06E637EB" w:rsidR="00E53B0C" w:rsidRDefault="00E53B0C" w:rsidP="009E68DE">
      <w:pPr>
        <w:tabs>
          <w:tab w:val="left" w:pos="1125"/>
        </w:tabs>
        <w:rPr>
          <w:b/>
          <w:bCs/>
          <w:sz w:val="28"/>
          <w:szCs w:val="28"/>
        </w:rPr>
      </w:pPr>
    </w:p>
    <w:p w14:paraId="1D1B4546" w14:textId="48FBE34D" w:rsidR="00E53B0C" w:rsidRDefault="003E78C6" w:rsidP="009E68DE">
      <w:pPr>
        <w:tabs>
          <w:tab w:val="left" w:pos="1125"/>
        </w:tabs>
        <w:rPr>
          <w:b/>
          <w:bCs/>
          <w:sz w:val="28"/>
          <w:szCs w:val="28"/>
        </w:rPr>
      </w:pPr>
      <w:r w:rsidRPr="00797D2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2512" behindDoc="0" locked="0" layoutInCell="1" allowOverlap="1" wp14:anchorId="2DCF3E2E" wp14:editId="55A1C2CB">
            <wp:simplePos x="0" y="0"/>
            <wp:positionH relativeFrom="margin">
              <wp:posOffset>1133475</wp:posOffset>
            </wp:positionH>
            <wp:positionV relativeFrom="paragraph">
              <wp:posOffset>7620</wp:posOffset>
            </wp:positionV>
            <wp:extent cx="3743325" cy="1794510"/>
            <wp:effectExtent l="0" t="0" r="9525" b="0"/>
            <wp:wrapThrough wrapText="bothSides">
              <wp:wrapPolygon edited="0">
                <wp:start x="0" y="0"/>
                <wp:lineTo x="0" y="21325"/>
                <wp:lineTo x="21545" y="21325"/>
                <wp:lineTo x="21545" y="0"/>
                <wp:lineTo x="0" y="0"/>
              </wp:wrapPolygon>
            </wp:wrapThrough>
            <wp:docPr id="1619135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13525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F2D16D" w14:textId="77777777" w:rsidR="003C6FBA" w:rsidRDefault="003C6FBA" w:rsidP="009E68DE">
      <w:pPr>
        <w:tabs>
          <w:tab w:val="left" w:pos="1125"/>
        </w:tabs>
        <w:rPr>
          <w:b/>
          <w:bCs/>
          <w:sz w:val="28"/>
          <w:szCs w:val="28"/>
        </w:rPr>
      </w:pPr>
    </w:p>
    <w:p w14:paraId="32A41852" w14:textId="77777777" w:rsidR="003C6FBA" w:rsidRPr="003C6FBA" w:rsidRDefault="003C6FBA" w:rsidP="009E68DE">
      <w:pPr>
        <w:tabs>
          <w:tab w:val="left" w:pos="1125"/>
        </w:tabs>
        <w:rPr>
          <w:b/>
          <w:bCs/>
        </w:rPr>
      </w:pPr>
    </w:p>
    <w:p w14:paraId="7ECD63BB" w14:textId="77777777" w:rsidR="00D10FFF" w:rsidRDefault="00D10FFF" w:rsidP="00D10FFF">
      <w:pPr>
        <w:tabs>
          <w:tab w:val="left" w:pos="1058"/>
        </w:tabs>
      </w:pPr>
      <w:r>
        <w:tab/>
      </w:r>
    </w:p>
    <w:p w14:paraId="002008FE" w14:textId="77777777" w:rsidR="00E53B0C" w:rsidRDefault="00E53B0C" w:rsidP="00D10FFF">
      <w:pPr>
        <w:tabs>
          <w:tab w:val="left" w:pos="1058"/>
        </w:tabs>
      </w:pPr>
    </w:p>
    <w:p w14:paraId="3C80D796" w14:textId="77777777" w:rsidR="00E53B0C" w:rsidRDefault="00E53B0C" w:rsidP="00D10FFF">
      <w:pPr>
        <w:tabs>
          <w:tab w:val="left" w:pos="1058"/>
        </w:tabs>
      </w:pPr>
    </w:p>
    <w:p w14:paraId="4030ABB2" w14:textId="77777777" w:rsidR="00E53B0C" w:rsidRDefault="00E53B0C" w:rsidP="00D10FFF">
      <w:pPr>
        <w:tabs>
          <w:tab w:val="left" w:pos="1058"/>
        </w:tabs>
      </w:pPr>
    </w:p>
    <w:p w14:paraId="3EE0C287" w14:textId="77777777" w:rsidR="00E53B0C" w:rsidRDefault="00E53B0C" w:rsidP="00D10FFF">
      <w:pPr>
        <w:tabs>
          <w:tab w:val="left" w:pos="1058"/>
        </w:tabs>
      </w:pPr>
    </w:p>
    <w:p w14:paraId="6B8C9DE2" w14:textId="77777777" w:rsidR="00E53B0C" w:rsidRDefault="00E53B0C" w:rsidP="00D10FFF">
      <w:pPr>
        <w:tabs>
          <w:tab w:val="left" w:pos="1058"/>
        </w:tabs>
      </w:pPr>
    </w:p>
    <w:p w14:paraId="5124B288" w14:textId="77777777" w:rsidR="00E53B0C" w:rsidRDefault="00E53B0C" w:rsidP="00D10FFF">
      <w:pPr>
        <w:tabs>
          <w:tab w:val="left" w:pos="1058"/>
        </w:tabs>
      </w:pPr>
    </w:p>
    <w:p w14:paraId="026BF94F" w14:textId="77777777" w:rsidR="00E53B0C" w:rsidRDefault="00E53B0C" w:rsidP="00D10FFF">
      <w:pPr>
        <w:tabs>
          <w:tab w:val="left" w:pos="1058"/>
        </w:tabs>
      </w:pPr>
    </w:p>
    <w:p w14:paraId="7D2086FE" w14:textId="77777777" w:rsidR="00E53B0C" w:rsidRDefault="00E53B0C" w:rsidP="00D10FFF">
      <w:pPr>
        <w:tabs>
          <w:tab w:val="left" w:pos="1058"/>
        </w:tabs>
      </w:pPr>
    </w:p>
    <w:p w14:paraId="4A32CCB4" w14:textId="77777777" w:rsidR="00E53B0C" w:rsidRDefault="00E53B0C" w:rsidP="00D10FFF">
      <w:pPr>
        <w:tabs>
          <w:tab w:val="left" w:pos="1058"/>
        </w:tabs>
      </w:pPr>
    </w:p>
    <w:p w14:paraId="03B7839A" w14:textId="77777777" w:rsidR="00E53B0C" w:rsidRPr="00703577" w:rsidRDefault="00E53B0C" w:rsidP="00D10FFF">
      <w:pPr>
        <w:tabs>
          <w:tab w:val="left" w:pos="1058"/>
        </w:tabs>
        <w:rPr>
          <w:b/>
          <w:bCs/>
          <w:sz w:val="28"/>
          <w:szCs w:val="28"/>
          <w:u w:val="single"/>
        </w:rPr>
      </w:pPr>
      <w:r>
        <w:tab/>
      </w:r>
      <w:r w:rsidRPr="00703577">
        <w:rPr>
          <w:b/>
          <w:bCs/>
          <w:sz w:val="28"/>
          <w:szCs w:val="28"/>
          <w:u w:val="single"/>
        </w:rPr>
        <w:t>Output</w:t>
      </w:r>
    </w:p>
    <w:p w14:paraId="6939D500" w14:textId="53DDE799" w:rsidR="00E53B0C" w:rsidRDefault="00E53B0C" w:rsidP="00D10FFF">
      <w:pPr>
        <w:tabs>
          <w:tab w:val="left" w:pos="1058"/>
        </w:tabs>
        <w:rPr>
          <w:b/>
          <w:bCs/>
          <w:sz w:val="32"/>
          <w:szCs w:val="32"/>
          <w:u w:val="single"/>
        </w:rPr>
      </w:pPr>
    </w:p>
    <w:p w14:paraId="16B94D9C" w14:textId="030AC455" w:rsidR="00E53B0C" w:rsidRDefault="00E53B0C" w:rsidP="00D10FFF">
      <w:pPr>
        <w:tabs>
          <w:tab w:val="left" w:pos="1058"/>
        </w:tabs>
        <w:rPr>
          <w:b/>
          <w:bCs/>
          <w:sz w:val="32"/>
          <w:szCs w:val="32"/>
          <w:u w:val="single"/>
        </w:rPr>
      </w:pPr>
      <w:r w:rsidRPr="00E53B0C">
        <w:rPr>
          <w:b/>
          <w:bCs/>
          <w:noProof/>
          <w:u w:val="single"/>
        </w:rPr>
        <w:drawing>
          <wp:anchor distT="0" distB="0" distL="114300" distR="114300" simplePos="0" relativeHeight="251711488" behindDoc="0" locked="0" layoutInCell="1" allowOverlap="1" wp14:anchorId="57CDA136" wp14:editId="72F5A3CC">
            <wp:simplePos x="0" y="0"/>
            <wp:positionH relativeFrom="margin">
              <wp:posOffset>1224915</wp:posOffset>
            </wp:positionH>
            <wp:positionV relativeFrom="paragraph">
              <wp:posOffset>1270</wp:posOffset>
            </wp:positionV>
            <wp:extent cx="3049905" cy="1115060"/>
            <wp:effectExtent l="0" t="0" r="0" b="8890"/>
            <wp:wrapThrough wrapText="bothSides">
              <wp:wrapPolygon edited="0">
                <wp:start x="0" y="0"/>
                <wp:lineTo x="0" y="21403"/>
                <wp:lineTo x="21452" y="21403"/>
                <wp:lineTo x="21452" y="0"/>
                <wp:lineTo x="0" y="0"/>
              </wp:wrapPolygon>
            </wp:wrapThrough>
            <wp:docPr id="125384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84068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905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935666" w14:textId="77777777" w:rsidR="00E53B0C" w:rsidRDefault="00E53B0C" w:rsidP="00D10FFF">
      <w:pPr>
        <w:tabs>
          <w:tab w:val="left" w:pos="1058"/>
        </w:tabs>
        <w:rPr>
          <w:b/>
          <w:bCs/>
          <w:u w:val="single"/>
        </w:rPr>
      </w:pPr>
    </w:p>
    <w:p w14:paraId="7BB4CFFF" w14:textId="77777777" w:rsidR="00E53B0C" w:rsidRDefault="00E53B0C" w:rsidP="00D10FFF">
      <w:pPr>
        <w:tabs>
          <w:tab w:val="left" w:pos="1058"/>
        </w:tabs>
        <w:rPr>
          <w:b/>
          <w:bCs/>
          <w:u w:val="single"/>
        </w:rPr>
      </w:pPr>
    </w:p>
    <w:p w14:paraId="22989141" w14:textId="77777777" w:rsidR="00E53B0C" w:rsidRDefault="00E53B0C" w:rsidP="00D10FFF">
      <w:pPr>
        <w:tabs>
          <w:tab w:val="left" w:pos="1058"/>
        </w:tabs>
        <w:rPr>
          <w:b/>
          <w:bCs/>
          <w:u w:val="single"/>
        </w:rPr>
      </w:pPr>
    </w:p>
    <w:p w14:paraId="471B58C1" w14:textId="77777777" w:rsidR="00E53B0C" w:rsidRDefault="00E53B0C" w:rsidP="00D10FFF">
      <w:pPr>
        <w:tabs>
          <w:tab w:val="left" w:pos="1058"/>
        </w:tabs>
        <w:rPr>
          <w:b/>
          <w:bCs/>
          <w:u w:val="single"/>
        </w:rPr>
      </w:pPr>
    </w:p>
    <w:p w14:paraId="5965274D" w14:textId="77777777" w:rsidR="00E53B0C" w:rsidRDefault="00E53B0C" w:rsidP="00D10FFF">
      <w:pPr>
        <w:tabs>
          <w:tab w:val="left" w:pos="1058"/>
        </w:tabs>
        <w:rPr>
          <w:b/>
          <w:bCs/>
          <w:u w:val="single"/>
        </w:rPr>
      </w:pPr>
    </w:p>
    <w:p w14:paraId="0CBC2787" w14:textId="77777777" w:rsidR="00E53B0C" w:rsidRDefault="00E53B0C" w:rsidP="00D10FFF">
      <w:pPr>
        <w:tabs>
          <w:tab w:val="left" w:pos="1058"/>
        </w:tabs>
        <w:rPr>
          <w:b/>
          <w:bCs/>
          <w:u w:val="single"/>
        </w:rPr>
      </w:pPr>
    </w:p>
    <w:p w14:paraId="59196A32" w14:textId="77777777" w:rsidR="00E53B0C" w:rsidRDefault="00E53B0C" w:rsidP="00D10FFF">
      <w:pPr>
        <w:tabs>
          <w:tab w:val="left" w:pos="1058"/>
        </w:tabs>
        <w:rPr>
          <w:b/>
          <w:bCs/>
          <w:u w:val="single"/>
        </w:rPr>
      </w:pPr>
    </w:p>
    <w:tbl>
      <w:tblPr>
        <w:tblStyle w:val="TableGrid"/>
        <w:tblpPr w:leftFromText="180" w:rightFromText="180" w:vertAnchor="page" w:horzAnchor="margin" w:tblpY="9620"/>
        <w:tblW w:w="10313" w:type="dxa"/>
        <w:tblLook w:val="04A0" w:firstRow="1" w:lastRow="0" w:firstColumn="1" w:lastColumn="0" w:noHBand="0" w:noVBand="1"/>
      </w:tblPr>
      <w:tblGrid>
        <w:gridCol w:w="1555"/>
        <w:gridCol w:w="4961"/>
        <w:gridCol w:w="3797"/>
      </w:tblGrid>
      <w:tr w:rsidR="00E53B0C" w:rsidRPr="00FD6A3A" w14:paraId="417184FE" w14:textId="77777777" w:rsidTr="00E53B0C">
        <w:trPr>
          <w:trHeight w:val="626"/>
        </w:trPr>
        <w:tc>
          <w:tcPr>
            <w:tcW w:w="1555" w:type="dxa"/>
          </w:tcPr>
          <w:p w14:paraId="6CDC262D" w14:textId="77777777" w:rsidR="00E53B0C" w:rsidRPr="00074481" w:rsidRDefault="00E53B0C" w:rsidP="00E53B0C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074481">
              <w:rPr>
                <w:b/>
                <w:bCs/>
                <w:sz w:val="24"/>
                <w:szCs w:val="24"/>
              </w:rPr>
              <w:t>S.No</w:t>
            </w:r>
            <w:proofErr w:type="spellEnd"/>
            <w:r w:rsidRPr="00074481">
              <w:rPr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4961" w:type="dxa"/>
          </w:tcPr>
          <w:p w14:paraId="54B187FA" w14:textId="77777777" w:rsidR="00E53B0C" w:rsidRPr="00074481" w:rsidRDefault="00E53B0C" w:rsidP="00E53B0C">
            <w:pPr>
              <w:jc w:val="center"/>
              <w:rPr>
                <w:b/>
                <w:bCs/>
                <w:sz w:val="24"/>
                <w:szCs w:val="24"/>
              </w:rPr>
            </w:pPr>
            <w:r w:rsidRPr="00074481">
              <w:rPr>
                <w:b/>
                <w:bCs/>
                <w:sz w:val="24"/>
                <w:szCs w:val="24"/>
              </w:rPr>
              <w:t>Errors</w:t>
            </w:r>
          </w:p>
        </w:tc>
        <w:tc>
          <w:tcPr>
            <w:tcW w:w="3797" w:type="dxa"/>
          </w:tcPr>
          <w:p w14:paraId="39BA76EF" w14:textId="77777777" w:rsidR="00E53B0C" w:rsidRPr="00074481" w:rsidRDefault="00E53B0C" w:rsidP="00E53B0C">
            <w:pPr>
              <w:jc w:val="center"/>
              <w:rPr>
                <w:b/>
                <w:bCs/>
                <w:sz w:val="24"/>
                <w:szCs w:val="24"/>
              </w:rPr>
            </w:pPr>
            <w:r w:rsidRPr="00074481">
              <w:rPr>
                <w:b/>
                <w:bCs/>
                <w:sz w:val="24"/>
                <w:szCs w:val="24"/>
              </w:rPr>
              <w:t>Rectification</w:t>
            </w:r>
          </w:p>
        </w:tc>
      </w:tr>
      <w:tr w:rsidR="00E53B0C" w14:paraId="230F6D01" w14:textId="77777777" w:rsidTr="00E53B0C">
        <w:trPr>
          <w:trHeight w:val="770"/>
        </w:trPr>
        <w:tc>
          <w:tcPr>
            <w:tcW w:w="1555" w:type="dxa"/>
          </w:tcPr>
          <w:p w14:paraId="384CB948" w14:textId="30E99527" w:rsidR="00E53B0C" w:rsidRPr="00074481" w:rsidRDefault="00E43EE8" w:rsidP="00E53B0C">
            <w:pPr>
              <w:jc w:val="center"/>
              <w:rPr>
                <w:sz w:val="24"/>
                <w:szCs w:val="24"/>
              </w:rPr>
            </w:pPr>
            <w:r w:rsidRPr="00074481">
              <w:rPr>
                <w:sz w:val="24"/>
                <w:szCs w:val="24"/>
              </w:rPr>
              <w:t>1</w:t>
            </w:r>
            <w:r w:rsidR="00E53B0C" w:rsidRPr="00074481">
              <w:rPr>
                <w:sz w:val="24"/>
                <w:szCs w:val="24"/>
              </w:rPr>
              <w:t>.</w:t>
            </w:r>
          </w:p>
        </w:tc>
        <w:tc>
          <w:tcPr>
            <w:tcW w:w="4961" w:type="dxa"/>
          </w:tcPr>
          <w:p w14:paraId="063FE166" w14:textId="77777777" w:rsidR="00E53B0C" w:rsidRPr="00074481" w:rsidRDefault="00E53B0C" w:rsidP="00E53B0C">
            <w:pPr>
              <w:rPr>
                <w:sz w:val="24"/>
                <w:szCs w:val="24"/>
              </w:rPr>
            </w:pPr>
            <w:r w:rsidRPr="00074481">
              <w:rPr>
                <w:sz w:val="24"/>
                <w:szCs w:val="24"/>
              </w:rPr>
              <w:t>error: cannot find symbol</w:t>
            </w:r>
          </w:p>
          <w:p w14:paraId="51132B3E" w14:textId="5BB6B6D5" w:rsidR="00E53B0C" w:rsidRPr="00074481" w:rsidRDefault="00E53B0C" w:rsidP="00E53B0C">
            <w:pPr>
              <w:rPr>
                <w:sz w:val="24"/>
                <w:szCs w:val="24"/>
              </w:rPr>
            </w:pPr>
            <w:r w:rsidRPr="00074481">
              <w:rPr>
                <w:sz w:val="24"/>
                <w:szCs w:val="24"/>
              </w:rPr>
              <w:t xml:space="preserve">                string cl="CSE/A";</w:t>
            </w:r>
          </w:p>
        </w:tc>
        <w:tc>
          <w:tcPr>
            <w:tcW w:w="3797" w:type="dxa"/>
          </w:tcPr>
          <w:p w14:paraId="676EDC89" w14:textId="77777777" w:rsidR="00E53B0C" w:rsidRPr="00074481" w:rsidRDefault="00E53B0C" w:rsidP="00E53B0C">
            <w:pPr>
              <w:rPr>
                <w:sz w:val="24"/>
                <w:szCs w:val="24"/>
              </w:rPr>
            </w:pPr>
            <w:r w:rsidRPr="00074481">
              <w:rPr>
                <w:b/>
                <w:bCs/>
                <w:sz w:val="24"/>
                <w:szCs w:val="24"/>
              </w:rPr>
              <w:t>String</w:t>
            </w:r>
            <w:r w:rsidRPr="00074481">
              <w:rPr>
                <w:sz w:val="24"/>
                <w:szCs w:val="24"/>
              </w:rPr>
              <w:t xml:space="preserve"> symbol instead of string</w:t>
            </w:r>
          </w:p>
        </w:tc>
      </w:tr>
    </w:tbl>
    <w:p w14:paraId="2342BCE3" w14:textId="77777777" w:rsidR="00E53B0C" w:rsidRDefault="00E53B0C" w:rsidP="00D10FFF">
      <w:pPr>
        <w:tabs>
          <w:tab w:val="left" w:pos="1058"/>
        </w:tabs>
        <w:rPr>
          <w:b/>
          <w:bCs/>
          <w:u w:val="single"/>
        </w:rPr>
      </w:pPr>
    </w:p>
    <w:p w14:paraId="27CC0971" w14:textId="77777777" w:rsidR="00797D2E" w:rsidRPr="00797D2E" w:rsidRDefault="00797D2E" w:rsidP="00797D2E"/>
    <w:p w14:paraId="76A8D69B" w14:textId="77777777" w:rsidR="00797D2E" w:rsidRPr="00797D2E" w:rsidRDefault="00797D2E" w:rsidP="00797D2E"/>
    <w:p w14:paraId="4F826D38" w14:textId="77777777" w:rsidR="00797D2E" w:rsidRPr="00797D2E" w:rsidRDefault="00797D2E" w:rsidP="00797D2E"/>
    <w:p w14:paraId="25AEC2ED" w14:textId="77777777" w:rsidR="00797D2E" w:rsidRPr="00797D2E" w:rsidRDefault="00797D2E" w:rsidP="00797D2E"/>
    <w:p w14:paraId="0878AD9F" w14:textId="49390CD9" w:rsidR="00797D2E" w:rsidRPr="00074481" w:rsidRDefault="00797D2E" w:rsidP="00797D2E">
      <w:pPr>
        <w:rPr>
          <w:b/>
          <w:bCs/>
          <w:sz w:val="24"/>
          <w:szCs w:val="24"/>
          <w:u w:val="single"/>
        </w:rPr>
      </w:pPr>
      <w:r w:rsidRPr="00074481">
        <w:rPr>
          <w:b/>
          <w:bCs/>
          <w:sz w:val="24"/>
          <w:szCs w:val="24"/>
          <w:u w:val="single"/>
        </w:rPr>
        <w:t>Concepts to be known:</w:t>
      </w:r>
    </w:p>
    <w:p w14:paraId="18A9517B" w14:textId="77777777" w:rsidR="00797D2E" w:rsidRPr="00074481" w:rsidRDefault="00797D2E" w:rsidP="00797D2E">
      <w:pPr>
        <w:rPr>
          <w:b/>
          <w:bCs/>
          <w:sz w:val="24"/>
          <w:szCs w:val="24"/>
          <w:u w:val="single"/>
        </w:rPr>
      </w:pPr>
    </w:p>
    <w:p w14:paraId="32A78F4F" w14:textId="77777777" w:rsidR="00797D2E" w:rsidRPr="00074481" w:rsidRDefault="00797D2E" w:rsidP="00797D2E">
      <w:pPr>
        <w:pStyle w:val="ListParagraph"/>
        <w:numPr>
          <w:ilvl w:val="0"/>
          <w:numId w:val="49"/>
        </w:numPr>
        <w:rPr>
          <w:b/>
          <w:bCs/>
          <w:sz w:val="24"/>
          <w:szCs w:val="24"/>
        </w:rPr>
      </w:pPr>
      <w:proofErr w:type="spellStart"/>
      <w:r w:rsidRPr="00074481">
        <w:rPr>
          <w:sz w:val="24"/>
          <w:szCs w:val="24"/>
        </w:rPr>
        <w:t>System.out.println</w:t>
      </w:r>
      <w:proofErr w:type="spellEnd"/>
      <w:r w:rsidRPr="00074481">
        <w:rPr>
          <w:sz w:val="24"/>
          <w:szCs w:val="24"/>
        </w:rPr>
        <w:t>(" ")-to print the statement</w:t>
      </w:r>
    </w:p>
    <w:p w14:paraId="1888CD78" w14:textId="77777777" w:rsidR="00797D2E" w:rsidRPr="00074481" w:rsidRDefault="00797D2E" w:rsidP="00797D2E">
      <w:pPr>
        <w:pStyle w:val="ListParagraph"/>
        <w:numPr>
          <w:ilvl w:val="0"/>
          <w:numId w:val="49"/>
        </w:numPr>
        <w:rPr>
          <w:b/>
          <w:bCs/>
          <w:sz w:val="24"/>
          <w:szCs w:val="24"/>
        </w:rPr>
      </w:pPr>
      <w:r w:rsidRPr="00074481">
        <w:rPr>
          <w:sz w:val="24"/>
          <w:szCs w:val="24"/>
        </w:rPr>
        <w:t>String – to declare the data type as string</w:t>
      </w:r>
    </w:p>
    <w:p w14:paraId="449B5CE9" w14:textId="780FBB0F" w:rsidR="00797D2E" w:rsidRPr="003C6FBA" w:rsidRDefault="00797D2E" w:rsidP="00797D2E">
      <w:pPr>
        <w:pStyle w:val="ListParagraph"/>
        <w:numPr>
          <w:ilvl w:val="0"/>
          <w:numId w:val="49"/>
        </w:numPr>
        <w:rPr>
          <w:b/>
          <w:bCs/>
          <w:sz w:val="28"/>
          <w:szCs w:val="28"/>
        </w:rPr>
      </w:pPr>
      <w:r w:rsidRPr="00074481">
        <w:rPr>
          <w:sz w:val="24"/>
          <w:szCs w:val="24"/>
        </w:rPr>
        <w:t>// - used to write comments</w:t>
      </w:r>
      <w:r>
        <w:rPr>
          <w:sz w:val="28"/>
          <w:szCs w:val="28"/>
        </w:rPr>
        <w:t xml:space="preserve"> </w:t>
      </w:r>
    </w:p>
    <w:p w14:paraId="013D982B" w14:textId="6131A94E" w:rsidR="00797D2E" w:rsidRPr="00797D2E" w:rsidRDefault="00797D2E" w:rsidP="00797D2E">
      <w:pPr>
        <w:tabs>
          <w:tab w:val="left" w:pos="1133"/>
        </w:tabs>
      </w:pPr>
    </w:p>
    <w:p w14:paraId="223FC375" w14:textId="77777777" w:rsidR="00797D2E" w:rsidRPr="00797D2E" w:rsidRDefault="00797D2E" w:rsidP="00797D2E"/>
    <w:p w14:paraId="67F25207" w14:textId="77777777" w:rsidR="00797D2E" w:rsidRPr="00797D2E" w:rsidRDefault="00797D2E" w:rsidP="00797D2E"/>
    <w:p w14:paraId="34221542" w14:textId="77777777" w:rsidR="00797D2E" w:rsidRPr="00797D2E" w:rsidRDefault="00797D2E" w:rsidP="00797D2E"/>
    <w:p w14:paraId="1378C3DB" w14:textId="77777777" w:rsidR="00797D2E" w:rsidRPr="00797D2E" w:rsidRDefault="00797D2E" w:rsidP="00797D2E"/>
    <w:p w14:paraId="29EFC486" w14:textId="77777777" w:rsidR="00797D2E" w:rsidRDefault="00797D2E" w:rsidP="00797D2E"/>
    <w:p w14:paraId="0B8FA28B" w14:textId="77777777" w:rsidR="00074481" w:rsidRDefault="00074481" w:rsidP="00797D2E"/>
    <w:p w14:paraId="6D09A7C8" w14:textId="77777777" w:rsidR="00074481" w:rsidRPr="00797D2E" w:rsidRDefault="00074481" w:rsidP="00797D2E"/>
    <w:p w14:paraId="022A2A7D" w14:textId="77777777" w:rsidR="00797D2E" w:rsidRPr="00797D2E" w:rsidRDefault="00797D2E" w:rsidP="00797D2E"/>
    <w:p w14:paraId="4B9D3408" w14:textId="47176948" w:rsidR="00797D2E" w:rsidRDefault="003E78C6" w:rsidP="00797D2E">
      <w:p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lastRenderedPageBreak/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3E78C6">
        <w:rPr>
          <w:b/>
          <w:bCs/>
          <w:sz w:val="32"/>
          <w:szCs w:val="32"/>
          <w:u w:val="single"/>
        </w:rPr>
        <w:t>WEEK-2</w:t>
      </w:r>
    </w:p>
    <w:p w14:paraId="59A7A396" w14:textId="77777777" w:rsidR="003E78C6" w:rsidRDefault="003E78C6" w:rsidP="00797D2E">
      <w:pPr>
        <w:rPr>
          <w:b/>
          <w:bCs/>
          <w:sz w:val="32"/>
          <w:szCs w:val="32"/>
          <w:u w:val="single"/>
        </w:rPr>
      </w:pPr>
    </w:p>
    <w:p w14:paraId="79ECF297" w14:textId="5A421FD8" w:rsidR="003E78C6" w:rsidRPr="00074481" w:rsidRDefault="003E78C6" w:rsidP="00C622B7">
      <w:pPr>
        <w:ind w:firstLine="720"/>
        <w:rPr>
          <w:b/>
          <w:bCs/>
          <w:sz w:val="24"/>
          <w:szCs w:val="24"/>
        </w:rPr>
      </w:pPr>
      <w:r w:rsidRPr="00074481">
        <w:rPr>
          <w:b/>
          <w:bCs/>
          <w:sz w:val="24"/>
          <w:szCs w:val="24"/>
          <w:u w:val="single"/>
        </w:rPr>
        <w:t>Program 1)</w:t>
      </w:r>
      <w:r w:rsidRPr="00074481">
        <w:t xml:space="preserve"> </w:t>
      </w:r>
    </w:p>
    <w:p w14:paraId="258697AC" w14:textId="77777777" w:rsidR="003E78C6" w:rsidRPr="00074481" w:rsidRDefault="003E78C6" w:rsidP="00797D2E">
      <w:pPr>
        <w:rPr>
          <w:b/>
          <w:bCs/>
          <w:sz w:val="24"/>
          <w:szCs w:val="24"/>
        </w:rPr>
      </w:pPr>
    </w:p>
    <w:p w14:paraId="2FE97DC2" w14:textId="1DC56949" w:rsidR="003E78C6" w:rsidRPr="00074481" w:rsidRDefault="003E78C6" w:rsidP="007C5FBF">
      <w:pPr>
        <w:ind w:firstLine="720"/>
        <w:rPr>
          <w:b/>
          <w:bCs/>
          <w:sz w:val="24"/>
          <w:szCs w:val="24"/>
        </w:rPr>
      </w:pPr>
      <w:r w:rsidRPr="00074481">
        <w:rPr>
          <w:b/>
          <w:bCs/>
          <w:sz w:val="24"/>
          <w:szCs w:val="24"/>
          <w:u w:val="single"/>
        </w:rPr>
        <w:t>AIM</w:t>
      </w:r>
      <w:r w:rsidRPr="00074481">
        <w:rPr>
          <w:b/>
          <w:bCs/>
          <w:sz w:val="24"/>
          <w:szCs w:val="24"/>
        </w:rPr>
        <w:t xml:space="preserve">- </w:t>
      </w:r>
      <w:r w:rsidR="007C5FBF" w:rsidRPr="00074481">
        <w:rPr>
          <w:b/>
          <w:bCs/>
          <w:sz w:val="24"/>
          <w:szCs w:val="24"/>
        </w:rPr>
        <w:t>to calculate area of rectangle using JAVA</w:t>
      </w:r>
    </w:p>
    <w:p w14:paraId="42055CB8" w14:textId="77777777" w:rsidR="00797D2E" w:rsidRPr="00797D2E" w:rsidRDefault="00797D2E" w:rsidP="00797D2E"/>
    <w:p w14:paraId="66DD304E" w14:textId="21BA3BF7" w:rsidR="00797D2E" w:rsidRPr="00797D2E" w:rsidRDefault="00074481" w:rsidP="00797D2E">
      <w:r w:rsidRPr="003E78C6">
        <w:rPr>
          <w:noProof/>
        </w:rPr>
        <w:drawing>
          <wp:anchor distT="0" distB="0" distL="114300" distR="114300" simplePos="0" relativeHeight="251713536" behindDoc="0" locked="0" layoutInCell="1" allowOverlap="1" wp14:anchorId="18288B4A" wp14:editId="7AFAA985">
            <wp:simplePos x="0" y="0"/>
            <wp:positionH relativeFrom="margin">
              <wp:posOffset>1568450</wp:posOffset>
            </wp:positionH>
            <wp:positionV relativeFrom="paragraph">
              <wp:posOffset>94615</wp:posOffset>
            </wp:positionV>
            <wp:extent cx="3220085" cy="2032635"/>
            <wp:effectExtent l="0" t="0" r="0" b="5715"/>
            <wp:wrapThrough wrapText="bothSides">
              <wp:wrapPolygon edited="0">
                <wp:start x="0" y="0"/>
                <wp:lineTo x="0" y="21458"/>
                <wp:lineTo x="21468" y="21458"/>
                <wp:lineTo x="21468" y="0"/>
                <wp:lineTo x="0" y="0"/>
              </wp:wrapPolygon>
            </wp:wrapThrough>
            <wp:docPr id="1762033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3312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658A89" w14:textId="0050402A" w:rsidR="00797D2E" w:rsidRPr="00797D2E" w:rsidRDefault="00797D2E" w:rsidP="00797D2E"/>
    <w:p w14:paraId="1925479C" w14:textId="77777777" w:rsidR="00797D2E" w:rsidRDefault="00797D2E" w:rsidP="00797D2E"/>
    <w:p w14:paraId="2FF5E97A" w14:textId="77777777" w:rsidR="003E78C6" w:rsidRDefault="003E78C6" w:rsidP="00797D2E"/>
    <w:p w14:paraId="1E960EF2" w14:textId="77777777" w:rsidR="003E78C6" w:rsidRDefault="003E78C6" w:rsidP="00797D2E"/>
    <w:p w14:paraId="00A4F0C3" w14:textId="77777777" w:rsidR="003E78C6" w:rsidRDefault="003E78C6" w:rsidP="00797D2E"/>
    <w:p w14:paraId="0643412D" w14:textId="77777777" w:rsidR="003E78C6" w:rsidRDefault="003E78C6" w:rsidP="00797D2E"/>
    <w:p w14:paraId="64632B1B" w14:textId="77777777" w:rsidR="003E78C6" w:rsidRDefault="003E78C6" w:rsidP="00797D2E"/>
    <w:p w14:paraId="156BC639" w14:textId="40EEECC2" w:rsidR="003E78C6" w:rsidRDefault="003E78C6" w:rsidP="00797D2E"/>
    <w:p w14:paraId="35F6F6CF" w14:textId="77777777" w:rsidR="003E78C6" w:rsidRDefault="003E78C6" w:rsidP="00797D2E"/>
    <w:p w14:paraId="3608838F" w14:textId="77777777" w:rsidR="003E78C6" w:rsidRDefault="003E78C6" w:rsidP="00797D2E"/>
    <w:p w14:paraId="01074C1E" w14:textId="77777777" w:rsidR="003E78C6" w:rsidRDefault="003E78C6" w:rsidP="00797D2E"/>
    <w:p w14:paraId="63244FFA" w14:textId="5AA08CBF" w:rsidR="003E78C6" w:rsidRDefault="003E78C6" w:rsidP="00797D2E"/>
    <w:p w14:paraId="63F11CF9" w14:textId="77777777" w:rsidR="003E78C6" w:rsidRDefault="003E78C6" w:rsidP="00797D2E"/>
    <w:p w14:paraId="780AA1F4" w14:textId="77777777" w:rsidR="003E78C6" w:rsidRDefault="003E78C6" w:rsidP="004A1C73">
      <w:pPr>
        <w:ind w:firstLine="720"/>
        <w:rPr>
          <w:b/>
          <w:bCs/>
          <w:sz w:val="32"/>
          <w:szCs w:val="32"/>
          <w:u w:val="single"/>
        </w:rPr>
      </w:pPr>
      <w:r w:rsidRPr="003E78C6">
        <w:rPr>
          <w:b/>
          <w:bCs/>
          <w:sz w:val="32"/>
          <w:szCs w:val="32"/>
          <w:u w:val="single"/>
        </w:rPr>
        <w:t>Output</w:t>
      </w:r>
    </w:p>
    <w:p w14:paraId="0C431192" w14:textId="212DC9CD" w:rsidR="003E78C6" w:rsidRDefault="003E78C6" w:rsidP="00797D2E">
      <w:pPr>
        <w:rPr>
          <w:b/>
          <w:bCs/>
          <w:sz w:val="32"/>
          <w:szCs w:val="32"/>
          <w:u w:val="single"/>
        </w:rPr>
      </w:pPr>
    </w:p>
    <w:p w14:paraId="0D4944AC" w14:textId="099D927D" w:rsidR="003E78C6" w:rsidRDefault="00074481" w:rsidP="00797D2E">
      <w:pPr>
        <w:rPr>
          <w:b/>
          <w:bCs/>
          <w:sz w:val="32"/>
          <w:szCs w:val="32"/>
          <w:u w:val="single"/>
        </w:rPr>
      </w:pPr>
      <w:r w:rsidRPr="00C622B7"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715584" behindDoc="0" locked="0" layoutInCell="1" allowOverlap="1" wp14:anchorId="42348FC8" wp14:editId="430A3E09">
            <wp:simplePos x="0" y="0"/>
            <wp:positionH relativeFrom="column">
              <wp:posOffset>3636010</wp:posOffset>
            </wp:positionH>
            <wp:positionV relativeFrom="paragraph">
              <wp:posOffset>36830</wp:posOffset>
            </wp:positionV>
            <wp:extent cx="2571750" cy="1016000"/>
            <wp:effectExtent l="0" t="0" r="0" b="0"/>
            <wp:wrapThrough wrapText="bothSides">
              <wp:wrapPolygon edited="0">
                <wp:start x="0" y="0"/>
                <wp:lineTo x="0" y="21060"/>
                <wp:lineTo x="21440" y="21060"/>
                <wp:lineTo x="21440" y="0"/>
                <wp:lineTo x="0" y="0"/>
              </wp:wrapPolygon>
            </wp:wrapThrough>
            <wp:docPr id="56759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5967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78C6"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714560" behindDoc="0" locked="0" layoutInCell="1" allowOverlap="1" wp14:anchorId="416852FD" wp14:editId="6B65FF91">
            <wp:simplePos x="0" y="0"/>
            <wp:positionH relativeFrom="margin">
              <wp:posOffset>641350</wp:posOffset>
            </wp:positionH>
            <wp:positionV relativeFrom="paragraph">
              <wp:posOffset>36830</wp:posOffset>
            </wp:positionV>
            <wp:extent cx="2580005" cy="1026160"/>
            <wp:effectExtent l="0" t="0" r="0" b="2540"/>
            <wp:wrapThrough wrapText="bothSides">
              <wp:wrapPolygon edited="0">
                <wp:start x="0" y="0"/>
                <wp:lineTo x="0" y="21252"/>
                <wp:lineTo x="21371" y="21252"/>
                <wp:lineTo x="21371" y="0"/>
                <wp:lineTo x="0" y="0"/>
              </wp:wrapPolygon>
            </wp:wrapThrough>
            <wp:docPr id="20222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9569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005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1B825F" w14:textId="51DBA8CA" w:rsidR="00C622B7" w:rsidRDefault="00C622B7" w:rsidP="00797D2E">
      <w:pPr>
        <w:rPr>
          <w:b/>
          <w:bCs/>
          <w:sz w:val="32"/>
          <w:szCs w:val="32"/>
          <w:u w:val="single"/>
        </w:rPr>
      </w:pPr>
    </w:p>
    <w:p w14:paraId="09967B82" w14:textId="19C0B4B9" w:rsidR="00C622B7" w:rsidRDefault="00C622B7" w:rsidP="00797D2E">
      <w:pPr>
        <w:rPr>
          <w:b/>
          <w:bCs/>
          <w:sz w:val="32"/>
          <w:szCs w:val="32"/>
          <w:u w:val="single"/>
        </w:rPr>
      </w:pPr>
    </w:p>
    <w:p w14:paraId="243A2D2F" w14:textId="3D6C791B" w:rsidR="00C622B7" w:rsidRDefault="00C622B7" w:rsidP="00797D2E">
      <w:pPr>
        <w:rPr>
          <w:b/>
          <w:bCs/>
          <w:sz w:val="32"/>
          <w:szCs w:val="32"/>
          <w:u w:val="single"/>
        </w:rPr>
      </w:pPr>
    </w:p>
    <w:p w14:paraId="2F795976" w14:textId="3B6EC3A2" w:rsidR="00E338A5" w:rsidRDefault="00E338A5" w:rsidP="00797D2E">
      <w:pPr>
        <w:rPr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page" w:horzAnchor="margin" w:tblpY="9899"/>
        <w:tblW w:w="10313" w:type="dxa"/>
        <w:tblLook w:val="04A0" w:firstRow="1" w:lastRow="0" w:firstColumn="1" w:lastColumn="0" w:noHBand="0" w:noVBand="1"/>
      </w:tblPr>
      <w:tblGrid>
        <w:gridCol w:w="1555"/>
        <w:gridCol w:w="4961"/>
        <w:gridCol w:w="3797"/>
      </w:tblGrid>
      <w:tr w:rsidR="00074481" w:rsidRPr="00FD6A3A" w14:paraId="5008B123" w14:textId="77777777" w:rsidTr="00074481">
        <w:trPr>
          <w:trHeight w:val="416"/>
        </w:trPr>
        <w:tc>
          <w:tcPr>
            <w:tcW w:w="1555" w:type="dxa"/>
          </w:tcPr>
          <w:p w14:paraId="1F5DD690" w14:textId="77777777" w:rsidR="00074481" w:rsidRPr="00074481" w:rsidRDefault="00074481" w:rsidP="00074481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074481">
              <w:rPr>
                <w:b/>
                <w:bCs/>
                <w:sz w:val="24"/>
                <w:szCs w:val="24"/>
              </w:rPr>
              <w:t>S.No</w:t>
            </w:r>
            <w:proofErr w:type="spellEnd"/>
            <w:r w:rsidRPr="00074481">
              <w:rPr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4961" w:type="dxa"/>
          </w:tcPr>
          <w:p w14:paraId="6DFD0EED" w14:textId="77777777" w:rsidR="00074481" w:rsidRPr="00074481" w:rsidRDefault="00074481" w:rsidP="00074481">
            <w:pPr>
              <w:jc w:val="center"/>
              <w:rPr>
                <w:b/>
                <w:bCs/>
                <w:sz w:val="24"/>
                <w:szCs w:val="24"/>
              </w:rPr>
            </w:pPr>
            <w:r w:rsidRPr="00074481">
              <w:rPr>
                <w:b/>
                <w:bCs/>
                <w:sz w:val="24"/>
                <w:szCs w:val="24"/>
              </w:rPr>
              <w:t>Errors</w:t>
            </w:r>
          </w:p>
        </w:tc>
        <w:tc>
          <w:tcPr>
            <w:tcW w:w="3797" w:type="dxa"/>
          </w:tcPr>
          <w:p w14:paraId="20329847" w14:textId="77777777" w:rsidR="00074481" w:rsidRPr="00074481" w:rsidRDefault="00074481" w:rsidP="00074481">
            <w:pPr>
              <w:jc w:val="center"/>
              <w:rPr>
                <w:b/>
                <w:bCs/>
                <w:sz w:val="24"/>
                <w:szCs w:val="24"/>
              </w:rPr>
            </w:pPr>
            <w:r w:rsidRPr="00074481">
              <w:rPr>
                <w:b/>
                <w:bCs/>
                <w:sz w:val="24"/>
                <w:szCs w:val="24"/>
              </w:rPr>
              <w:t>Rectification</w:t>
            </w:r>
          </w:p>
        </w:tc>
      </w:tr>
      <w:tr w:rsidR="00074481" w14:paraId="673CAF5B" w14:textId="77777777" w:rsidTr="00074481">
        <w:trPr>
          <w:trHeight w:val="560"/>
        </w:trPr>
        <w:tc>
          <w:tcPr>
            <w:tcW w:w="1555" w:type="dxa"/>
          </w:tcPr>
          <w:p w14:paraId="78806148" w14:textId="77777777" w:rsidR="00074481" w:rsidRPr="00074481" w:rsidRDefault="00074481" w:rsidP="00074481">
            <w:pPr>
              <w:jc w:val="center"/>
              <w:rPr>
                <w:sz w:val="24"/>
                <w:szCs w:val="24"/>
              </w:rPr>
            </w:pPr>
            <w:r w:rsidRPr="00074481">
              <w:rPr>
                <w:sz w:val="24"/>
                <w:szCs w:val="24"/>
              </w:rPr>
              <w:t>1.</w:t>
            </w:r>
          </w:p>
        </w:tc>
        <w:tc>
          <w:tcPr>
            <w:tcW w:w="4961" w:type="dxa"/>
          </w:tcPr>
          <w:p w14:paraId="7020F1A0" w14:textId="77777777" w:rsidR="00074481" w:rsidRPr="00074481" w:rsidRDefault="00074481" w:rsidP="00074481">
            <w:pPr>
              <w:rPr>
                <w:sz w:val="24"/>
                <w:szCs w:val="24"/>
              </w:rPr>
            </w:pPr>
            <w:r w:rsidRPr="00074481">
              <w:rPr>
                <w:sz w:val="24"/>
                <w:szCs w:val="24"/>
              </w:rPr>
              <w:t>error: cannot find symbol</w:t>
            </w:r>
          </w:p>
          <w:p w14:paraId="3AE28BAC" w14:textId="77777777" w:rsidR="00074481" w:rsidRPr="00074481" w:rsidRDefault="00074481" w:rsidP="00074481">
            <w:pPr>
              <w:rPr>
                <w:sz w:val="24"/>
                <w:szCs w:val="24"/>
              </w:rPr>
            </w:pPr>
            <w:r w:rsidRPr="00074481">
              <w:rPr>
                <w:sz w:val="24"/>
                <w:szCs w:val="24"/>
              </w:rPr>
              <w:t xml:space="preserve">                int b=</w:t>
            </w:r>
            <w:proofErr w:type="spellStart"/>
            <w:proofErr w:type="gramStart"/>
            <w:r w:rsidRPr="00074481">
              <w:rPr>
                <w:sz w:val="24"/>
                <w:szCs w:val="24"/>
              </w:rPr>
              <w:t>input.nextint</w:t>
            </w:r>
            <w:proofErr w:type="spellEnd"/>
            <w:proofErr w:type="gramEnd"/>
            <w:r w:rsidRPr="00074481">
              <w:rPr>
                <w:sz w:val="24"/>
                <w:szCs w:val="24"/>
              </w:rPr>
              <w:t>();</w:t>
            </w:r>
          </w:p>
        </w:tc>
        <w:tc>
          <w:tcPr>
            <w:tcW w:w="3797" w:type="dxa"/>
          </w:tcPr>
          <w:p w14:paraId="20152BC4" w14:textId="77777777" w:rsidR="00074481" w:rsidRPr="00074481" w:rsidRDefault="00074481" w:rsidP="00074481">
            <w:pPr>
              <w:rPr>
                <w:sz w:val="24"/>
                <w:szCs w:val="24"/>
              </w:rPr>
            </w:pPr>
            <w:r w:rsidRPr="00074481">
              <w:rPr>
                <w:sz w:val="24"/>
                <w:szCs w:val="24"/>
              </w:rPr>
              <w:t xml:space="preserve">Replace </w:t>
            </w:r>
            <w:proofErr w:type="spellStart"/>
            <w:proofErr w:type="gramStart"/>
            <w:r w:rsidRPr="00074481">
              <w:rPr>
                <w:sz w:val="24"/>
                <w:szCs w:val="24"/>
              </w:rPr>
              <w:t>nextint</w:t>
            </w:r>
            <w:proofErr w:type="spellEnd"/>
            <w:r w:rsidRPr="00074481">
              <w:rPr>
                <w:sz w:val="24"/>
                <w:szCs w:val="24"/>
              </w:rPr>
              <w:t>(</w:t>
            </w:r>
            <w:proofErr w:type="gramEnd"/>
            <w:r w:rsidRPr="00074481">
              <w:rPr>
                <w:sz w:val="24"/>
                <w:szCs w:val="24"/>
              </w:rPr>
              <w:t xml:space="preserve">) with </w:t>
            </w:r>
            <w:proofErr w:type="spellStart"/>
            <w:r w:rsidRPr="00074481">
              <w:rPr>
                <w:sz w:val="24"/>
                <w:szCs w:val="24"/>
              </w:rPr>
              <w:t>nextInt</w:t>
            </w:r>
            <w:proofErr w:type="spellEnd"/>
            <w:r w:rsidRPr="00074481">
              <w:rPr>
                <w:sz w:val="24"/>
                <w:szCs w:val="24"/>
              </w:rPr>
              <w:t>()</w:t>
            </w:r>
          </w:p>
        </w:tc>
      </w:tr>
    </w:tbl>
    <w:p w14:paraId="511C4E74" w14:textId="77777777" w:rsidR="00074481" w:rsidRDefault="00074481" w:rsidP="00797D2E">
      <w:pPr>
        <w:rPr>
          <w:b/>
          <w:bCs/>
          <w:sz w:val="28"/>
          <w:szCs w:val="28"/>
        </w:rPr>
      </w:pPr>
    </w:p>
    <w:p w14:paraId="24391F64" w14:textId="77777777" w:rsidR="00074481" w:rsidRDefault="00074481" w:rsidP="00797D2E">
      <w:pPr>
        <w:rPr>
          <w:b/>
          <w:bCs/>
          <w:sz w:val="28"/>
          <w:szCs w:val="28"/>
        </w:rPr>
      </w:pPr>
    </w:p>
    <w:p w14:paraId="52E1619B" w14:textId="77777777" w:rsidR="00074481" w:rsidRPr="00074481" w:rsidRDefault="00074481" w:rsidP="00797D2E">
      <w:pPr>
        <w:rPr>
          <w:b/>
          <w:bCs/>
          <w:sz w:val="28"/>
          <w:szCs w:val="28"/>
        </w:rPr>
      </w:pPr>
    </w:p>
    <w:p w14:paraId="17109F9F" w14:textId="73C8467D" w:rsidR="00E338A5" w:rsidRPr="00074481" w:rsidRDefault="00E338A5" w:rsidP="00E338A5">
      <w:pPr>
        <w:rPr>
          <w:b/>
          <w:bCs/>
          <w:sz w:val="24"/>
          <w:szCs w:val="24"/>
          <w:u w:val="single"/>
        </w:rPr>
      </w:pPr>
      <w:r w:rsidRPr="00074481">
        <w:rPr>
          <w:b/>
          <w:bCs/>
          <w:sz w:val="24"/>
          <w:szCs w:val="24"/>
          <w:u w:val="single"/>
        </w:rPr>
        <w:t>Concepts to be known:</w:t>
      </w:r>
    </w:p>
    <w:p w14:paraId="3F29746C" w14:textId="77777777" w:rsidR="00E338A5" w:rsidRPr="00074481" w:rsidRDefault="00E338A5" w:rsidP="00E338A5">
      <w:pPr>
        <w:rPr>
          <w:b/>
          <w:bCs/>
          <w:sz w:val="24"/>
          <w:szCs w:val="24"/>
          <w:u w:val="single"/>
        </w:rPr>
      </w:pPr>
    </w:p>
    <w:p w14:paraId="27A8313D" w14:textId="25211DD7" w:rsidR="00E338A5" w:rsidRPr="00074481" w:rsidRDefault="00E338A5" w:rsidP="00E338A5">
      <w:pPr>
        <w:pStyle w:val="ListParagraph"/>
        <w:numPr>
          <w:ilvl w:val="0"/>
          <w:numId w:val="49"/>
        </w:numPr>
        <w:rPr>
          <w:b/>
          <w:bCs/>
          <w:sz w:val="24"/>
          <w:szCs w:val="24"/>
        </w:rPr>
      </w:pPr>
      <w:r w:rsidRPr="00074481">
        <w:rPr>
          <w:b/>
          <w:bCs/>
          <w:sz w:val="24"/>
          <w:szCs w:val="24"/>
        </w:rPr>
        <w:t>Import</w:t>
      </w:r>
      <w:r w:rsidR="00BE4E3A" w:rsidRPr="00074481">
        <w:rPr>
          <w:sz w:val="24"/>
          <w:szCs w:val="24"/>
        </w:rPr>
        <w:t xml:space="preserve">- to import the </w:t>
      </w:r>
    </w:p>
    <w:p w14:paraId="34641CF7" w14:textId="65451E4C" w:rsidR="00E338A5" w:rsidRPr="00074481" w:rsidRDefault="00E338A5" w:rsidP="00E338A5">
      <w:pPr>
        <w:pStyle w:val="ListParagraph"/>
        <w:numPr>
          <w:ilvl w:val="0"/>
          <w:numId w:val="49"/>
        </w:numPr>
        <w:rPr>
          <w:b/>
          <w:bCs/>
          <w:sz w:val="24"/>
          <w:szCs w:val="24"/>
        </w:rPr>
      </w:pPr>
      <w:proofErr w:type="spellStart"/>
      <w:r w:rsidRPr="00074481">
        <w:rPr>
          <w:sz w:val="24"/>
          <w:szCs w:val="24"/>
        </w:rPr>
        <w:t>System.out.println</w:t>
      </w:r>
      <w:proofErr w:type="spellEnd"/>
      <w:r w:rsidRPr="00074481">
        <w:rPr>
          <w:sz w:val="24"/>
          <w:szCs w:val="24"/>
        </w:rPr>
        <w:t>(" ")-to print the statement</w:t>
      </w:r>
    </w:p>
    <w:p w14:paraId="7FB7FF60" w14:textId="77777777" w:rsidR="00E338A5" w:rsidRPr="00074481" w:rsidRDefault="00E338A5" w:rsidP="00E338A5">
      <w:pPr>
        <w:pStyle w:val="ListParagraph"/>
        <w:numPr>
          <w:ilvl w:val="0"/>
          <w:numId w:val="49"/>
        </w:numPr>
        <w:rPr>
          <w:b/>
          <w:bCs/>
          <w:sz w:val="24"/>
          <w:szCs w:val="24"/>
        </w:rPr>
      </w:pPr>
      <w:r w:rsidRPr="00074481">
        <w:rPr>
          <w:sz w:val="24"/>
          <w:szCs w:val="24"/>
        </w:rPr>
        <w:t>String – to declare the data type as string</w:t>
      </w:r>
    </w:p>
    <w:p w14:paraId="0F6D650D" w14:textId="4D566F96" w:rsidR="00E338A5" w:rsidRPr="00074481" w:rsidRDefault="00E338A5" w:rsidP="00E338A5">
      <w:pPr>
        <w:pStyle w:val="ListParagraph"/>
        <w:numPr>
          <w:ilvl w:val="0"/>
          <w:numId w:val="49"/>
        </w:numPr>
        <w:rPr>
          <w:b/>
          <w:bCs/>
          <w:sz w:val="24"/>
          <w:szCs w:val="24"/>
        </w:rPr>
      </w:pPr>
      <w:r w:rsidRPr="00074481">
        <w:rPr>
          <w:sz w:val="24"/>
          <w:szCs w:val="24"/>
        </w:rPr>
        <w:t>float – to declare the data types as float</w:t>
      </w:r>
    </w:p>
    <w:p w14:paraId="0E8EE0B0" w14:textId="5ADC6897" w:rsidR="00BD16CD" w:rsidRPr="00074481" w:rsidRDefault="00E338A5" w:rsidP="00BD16CD">
      <w:pPr>
        <w:pStyle w:val="ListParagraph"/>
        <w:numPr>
          <w:ilvl w:val="0"/>
          <w:numId w:val="49"/>
        </w:numPr>
        <w:rPr>
          <w:b/>
          <w:bCs/>
          <w:sz w:val="24"/>
          <w:szCs w:val="24"/>
        </w:rPr>
      </w:pPr>
      <w:r w:rsidRPr="00074481">
        <w:rPr>
          <w:sz w:val="24"/>
          <w:szCs w:val="24"/>
        </w:rPr>
        <w:t>int – to declare the data types as integer</w:t>
      </w:r>
    </w:p>
    <w:p w14:paraId="50CD094C" w14:textId="77777777" w:rsidR="00E338A5" w:rsidRPr="00074481" w:rsidRDefault="00E338A5" w:rsidP="00E338A5">
      <w:pPr>
        <w:pStyle w:val="ListParagraph"/>
        <w:numPr>
          <w:ilvl w:val="0"/>
          <w:numId w:val="49"/>
        </w:numPr>
        <w:rPr>
          <w:b/>
          <w:bCs/>
          <w:sz w:val="24"/>
          <w:szCs w:val="24"/>
        </w:rPr>
      </w:pPr>
      <w:r w:rsidRPr="00074481">
        <w:rPr>
          <w:sz w:val="24"/>
          <w:szCs w:val="24"/>
        </w:rPr>
        <w:t xml:space="preserve">// - used to write comments </w:t>
      </w:r>
    </w:p>
    <w:p w14:paraId="455696F7" w14:textId="404A2550" w:rsidR="00E338A5" w:rsidRPr="00074481" w:rsidRDefault="00E338A5" w:rsidP="00E338A5">
      <w:pPr>
        <w:pStyle w:val="ListParagraph"/>
        <w:numPr>
          <w:ilvl w:val="0"/>
          <w:numId w:val="49"/>
        </w:numPr>
        <w:rPr>
          <w:sz w:val="24"/>
          <w:szCs w:val="24"/>
        </w:rPr>
      </w:pPr>
      <w:r w:rsidRPr="00074481">
        <w:rPr>
          <w:sz w:val="24"/>
          <w:szCs w:val="24"/>
        </w:rPr>
        <w:t xml:space="preserve">Scanner input=new </w:t>
      </w:r>
      <w:proofErr w:type="gramStart"/>
      <w:r w:rsidRPr="00074481">
        <w:rPr>
          <w:sz w:val="24"/>
          <w:szCs w:val="24"/>
        </w:rPr>
        <w:t>Scanner(</w:t>
      </w:r>
      <w:proofErr w:type="gramEnd"/>
      <w:r w:rsidRPr="00074481">
        <w:rPr>
          <w:sz w:val="24"/>
          <w:szCs w:val="24"/>
        </w:rPr>
        <w:t>System.in)</w:t>
      </w:r>
      <w:r w:rsidR="00BD16CD" w:rsidRPr="00074481">
        <w:rPr>
          <w:sz w:val="24"/>
          <w:szCs w:val="24"/>
        </w:rPr>
        <w:t>:</w:t>
      </w:r>
    </w:p>
    <w:p w14:paraId="4E63BE8B" w14:textId="34269C5C" w:rsidR="00BD16CD" w:rsidRPr="00074481" w:rsidRDefault="00BD16CD" w:rsidP="00E338A5">
      <w:pPr>
        <w:pStyle w:val="ListParagraph"/>
        <w:numPr>
          <w:ilvl w:val="0"/>
          <w:numId w:val="49"/>
        </w:numPr>
        <w:rPr>
          <w:sz w:val="24"/>
          <w:szCs w:val="24"/>
        </w:rPr>
      </w:pPr>
      <w:r w:rsidRPr="00074481">
        <w:rPr>
          <w:sz w:val="24"/>
          <w:szCs w:val="24"/>
        </w:rPr>
        <w:t>int &lt;variable name&gt;=</w:t>
      </w:r>
      <w:proofErr w:type="spellStart"/>
      <w:proofErr w:type="gramStart"/>
      <w:r w:rsidRPr="00074481">
        <w:rPr>
          <w:sz w:val="24"/>
          <w:szCs w:val="24"/>
        </w:rPr>
        <w:t>input.nextInt</w:t>
      </w:r>
      <w:proofErr w:type="spellEnd"/>
      <w:proofErr w:type="gramEnd"/>
      <w:r w:rsidRPr="00074481">
        <w:rPr>
          <w:sz w:val="24"/>
          <w:szCs w:val="24"/>
        </w:rPr>
        <w:t>():</w:t>
      </w:r>
    </w:p>
    <w:p w14:paraId="4EE761A8" w14:textId="77777777" w:rsidR="00E338A5" w:rsidRDefault="00E338A5" w:rsidP="00BD16CD"/>
    <w:p w14:paraId="6E5F71B8" w14:textId="7AB647E0" w:rsidR="00BD16CD" w:rsidRPr="00E338A5" w:rsidRDefault="00BD16CD" w:rsidP="00074481">
      <w:pPr>
        <w:pStyle w:val="ListParagraph"/>
        <w:ind w:left="720" w:firstLine="0"/>
        <w:sectPr w:rsidR="00BD16CD" w:rsidRPr="00E338A5">
          <w:pgSz w:w="12240" w:h="15840"/>
          <w:pgMar w:top="1320" w:right="960" w:bottom="280" w:left="960" w:header="776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AD7D69B" w14:textId="75B1D408" w:rsidR="00A33924" w:rsidRPr="00074481" w:rsidRDefault="00A33924" w:rsidP="00074481">
      <w:pPr>
        <w:ind w:firstLine="360"/>
        <w:rPr>
          <w:b/>
          <w:bCs/>
          <w:sz w:val="24"/>
          <w:szCs w:val="24"/>
        </w:rPr>
      </w:pPr>
      <w:bookmarkStart w:id="4" w:name="LAB_3"/>
      <w:bookmarkEnd w:id="4"/>
      <w:r w:rsidRPr="00074481">
        <w:rPr>
          <w:b/>
          <w:bCs/>
          <w:sz w:val="24"/>
          <w:szCs w:val="24"/>
          <w:u w:val="single"/>
        </w:rPr>
        <w:lastRenderedPageBreak/>
        <w:t xml:space="preserve">Program </w:t>
      </w:r>
      <w:r w:rsidR="002F4F99">
        <w:rPr>
          <w:b/>
          <w:bCs/>
          <w:sz w:val="24"/>
          <w:szCs w:val="24"/>
          <w:u w:val="single"/>
        </w:rPr>
        <w:t>2</w:t>
      </w:r>
      <w:r w:rsidRPr="00074481">
        <w:rPr>
          <w:b/>
          <w:bCs/>
          <w:sz w:val="24"/>
          <w:szCs w:val="24"/>
          <w:u w:val="single"/>
        </w:rPr>
        <w:t>)</w:t>
      </w:r>
    </w:p>
    <w:p w14:paraId="50E12674" w14:textId="77777777" w:rsidR="00A33924" w:rsidRPr="00074481" w:rsidRDefault="00A33924" w:rsidP="00A33924">
      <w:pPr>
        <w:ind w:left="360"/>
        <w:rPr>
          <w:b/>
          <w:bCs/>
          <w:sz w:val="24"/>
          <w:szCs w:val="24"/>
          <w:u w:val="single"/>
        </w:rPr>
      </w:pPr>
    </w:p>
    <w:p w14:paraId="7A46D079" w14:textId="64926C65" w:rsidR="00A33924" w:rsidRPr="00074481" w:rsidRDefault="00A33924" w:rsidP="00A33924">
      <w:pPr>
        <w:ind w:left="360"/>
        <w:rPr>
          <w:b/>
          <w:bCs/>
          <w:sz w:val="24"/>
          <w:szCs w:val="24"/>
        </w:rPr>
      </w:pPr>
      <w:r w:rsidRPr="00074481">
        <w:rPr>
          <w:b/>
          <w:bCs/>
          <w:sz w:val="24"/>
          <w:szCs w:val="24"/>
          <w:u w:val="single"/>
        </w:rPr>
        <w:t>AIM</w:t>
      </w:r>
      <w:r w:rsidRPr="00074481">
        <w:rPr>
          <w:b/>
          <w:bCs/>
          <w:sz w:val="24"/>
          <w:szCs w:val="24"/>
        </w:rPr>
        <w:t xml:space="preserve">- </w:t>
      </w:r>
      <w:r w:rsidR="00C94DCF" w:rsidRPr="00074481">
        <w:rPr>
          <w:b/>
          <w:bCs/>
          <w:sz w:val="24"/>
          <w:szCs w:val="24"/>
        </w:rPr>
        <w:t xml:space="preserve">To convert Celsius to </w:t>
      </w:r>
      <w:proofErr w:type="spellStart"/>
      <w:r w:rsidR="00C94DCF" w:rsidRPr="00074481">
        <w:rPr>
          <w:b/>
          <w:bCs/>
          <w:sz w:val="24"/>
          <w:szCs w:val="24"/>
        </w:rPr>
        <w:t>fahrenheit</w:t>
      </w:r>
      <w:proofErr w:type="spellEnd"/>
      <w:r w:rsidR="00C94DCF" w:rsidRPr="00074481">
        <w:rPr>
          <w:b/>
          <w:bCs/>
          <w:sz w:val="24"/>
          <w:szCs w:val="24"/>
        </w:rPr>
        <w:t xml:space="preserve"> and vice versa</w:t>
      </w:r>
    </w:p>
    <w:p w14:paraId="5BD6FEC9" w14:textId="2D2E08F3" w:rsidR="00A33924" w:rsidRDefault="00A33924" w:rsidP="00A33924">
      <w:pPr>
        <w:ind w:left="360"/>
        <w:rPr>
          <w:b/>
          <w:bCs/>
          <w:sz w:val="28"/>
          <w:szCs w:val="28"/>
        </w:rPr>
      </w:pPr>
    </w:p>
    <w:p w14:paraId="323AEC1A" w14:textId="5A1A2D8A" w:rsidR="00A33924" w:rsidRPr="00A33924" w:rsidRDefault="003E7D23" w:rsidP="00A33924">
      <w:pPr>
        <w:ind w:left="360"/>
        <w:rPr>
          <w:b/>
          <w:bCs/>
          <w:sz w:val="28"/>
          <w:szCs w:val="28"/>
        </w:rPr>
      </w:pPr>
      <w:r w:rsidRPr="003E7D23"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6608" behindDoc="0" locked="0" layoutInCell="1" allowOverlap="1" wp14:anchorId="48C41A37" wp14:editId="3D7923FA">
            <wp:simplePos x="0" y="0"/>
            <wp:positionH relativeFrom="column">
              <wp:posOffset>1155120</wp:posOffset>
            </wp:positionH>
            <wp:positionV relativeFrom="paragraph">
              <wp:posOffset>22253</wp:posOffset>
            </wp:positionV>
            <wp:extent cx="3387090" cy="2131060"/>
            <wp:effectExtent l="0" t="0" r="3810" b="2540"/>
            <wp:wrapThrough wrapText="bothSides">
              <wp:wrapPolygon edited="0">
                <wp:start x="0" y="0"/>
                <wp:lineTo x="0" y="21433"/>
                <wp:lineTo x="21503" y="21433"/>
                <wp:lineTo x="21503" y="0"/>
                <wp:lineTo x="0" y="0"/>
              </wp:wrapPolygon>
            </wp:wrapThrough>
            <wp:docPr id="1394285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28567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09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4E5DBE" w14:textId="26F82AF8" w:rsidR="005D2035" w:rsidRDefault="005D2035" w:rsidP="00A33924">
      <w:pPr>
        <w:pStyle w:val="BodyText"/>
        <w:spacing w:before="13" w:line="261" w:lineRule="auto"/>
        <w:ind w:left="360"/>
        <w:rPr>
          <w:sz w:val="28"/>
          <w:szCs w:val="28"/>
        </w:rPr>
      </w:pPr>
    </w:p>
    <w:p w14:paraId="168F325B" w14:textId="77777777" w:rsidR="003E7D23" w:rsidRDefault="003E7D23" w:rsidP="00A33924">
      <w:pPr>
        <w:pStyle w:val="BodyText"/>
        <w:spacing w:before="13" w:line="261" w:lineRule="auto"/>
        <w:ind w:left="360"/>
        <w:rPr>
          <w:sz w:val="28"/>
          <w:szCs w:val="28"/>
        </w:rPr>
      </w:pPr>
    </w:p>
    <w:p w14:paraId="18226134" w14:textId="77777777" w:rsidR="003E7D23" w:rsidRDefault="003E7D23" w:rsidP="00A33924">
      <w:pPr>
        <w:pStyle w:val="BodyText"/>
        <w:spacing w:before="13" w:line="261" w:lineRule="auto"/>
        <w:ind w:left="360"/>
        <w:rPr>
          <w:sz w:val="28"/>
          <w:szCs w:val="28"/>
        </w:rPr>
      </w:pPr>
    </w:p>
    <w:p w14:paraId="3259FA1C" w14:textId="77777777" w:rsidR="003E7D23" w:rsidRDefault="003E7D23" w:rsidP="00A33924">
      <w:pPr>
        <w:pStyle w:val="BodyText"/>
        <w:spacing w:before="13" w:line="261" w:lineRule="auto"/>
        <w:ind w:left="360"/>
        <w:rPr>
          <w:sz w:val="28"/>
          <w:szCs w:val="28"/>
        </w:rPr>
      </w:pPr>
    </w:p>
    <w:p w14:paraId="750CE173" w14:textId="77777777" w:rsidR="003E7D23" w:rsidRDefault="003E7D23" w:rsidP="00A33924">
      <w:pPr>
        <w:pStyle w:val="BodyText"/>
        <w:spacing w:before="13" w:line="261" w:lineRule="auto"/>
        <w:ind w:left="360"/>
        <w:rPr>
          <w:sz w:val="28"/>
          <w:szCs w:val="28"/>
        </w:rPr>
      </w:pPr>
    </w:p>
    <w:p w14:paraId="35DF7855" w14:textId="77777777" w:rsidR="003E7D23" w:rsidRDefault="003E7D23" w:rsidP="00A33924">
      <w:pPr>
        <w:pStyle w:val="BodyText"/>
        <w:spacing w:before="13" w:line="261" w:lineRule="auto"/>
        <w:ind w:left="360"/>
        <w:rPr>
          <w:sz w:val="28"/>
          <w:szCs w:val="28"/>
        </w:rPr>
      </w:pPr>
    </w:p>
    <w:p w14:paraId="10F2ECF1" w14:textId="77777777" w:rsidR="003E7D23" w:rsidRDefault="003E7D23" w:rsidP="00A33924">
      <w:pPr>
        <w:pStyle w:val="BodyText"/>
        <w:spacing w:before="13" w:line="261" w:lineRule="auto"/>
        <w:ind w:left="360"/>
        <w:rPr>
          <w:sz w:val="28"/>
          <w:szCs w:val="28"/>
        </w:rPr>
      </w:pPr>
    </w:p>
    <w:p w14:paraId="741ACA7B" w14:textId="77777777" w:rsidR="003E7D23" w:rsidRDefault="003E7D23" w:rsidP="00A33924">
      <w:pPr>
        <w:pStyle w:val="BodyText"/>
        <w:spacing w:before="13" w:line="261" w:lineRule="auto"/>
        <w:ind w:left="360"/>
        <w:rPr>
          <w:sz w:val="28"/>
          <w:szCs w:val="28"/>
        </w:rPr>
      </w:pPr>
    </w:p>
    <w:p w14:paraId="4636F935" w14:textId="77777777" w:rsidR="003E7D23" w:rsidRDefault="003E7D23" w:rsidP="00074481">
      <w:pPr>
        <w:pStyle w:val="BodyText"/>
        <w:spacing w:before="13" w:line="261" w:lineRule="auto"/>
        <w:rPr>
          <w:sz w:val="28"/>
          <w:szCs w:val="28"/>
        </w:rPr>
      </w:pPr>
    </w:p>
    <w:p w14:paraId="06628306" w14:textId="6C0D7A07" w:rsidR="003E7D23" w:rsidRDefault="003E7D23" w:rsidP="00A33924">
      <w:pPr>
        <w:pStyle w:val="BodyText"/>
        <w:spacing w:before="13" w:line="261" w:lineRule="auto"/>
        <w:ind w:left="360"/>
        <w:rPr>
          <w:b/>
          <w:bCs/>
          <w:sz w:val="32"/>
          <w:szCs w:val="32"/>
          <w:u w:val="single"/>
        </w:rPr>
      </w:pPr>
      <w:r w:rsidRPr="00074481">
        <w:rPr>
          <w:b/>
          <w:bCs/>
          <w:sz w:val="28"/>
          <w:szCs w:val="28"/>
          <w:u w:val="single"/>
        </w:rPr>
        <w:t>Output</w:t>
      </w:r>
    </w:p>
    <w:p w14:paraId="79050A2E" w14:textId="089D3872" w:rsidR="003E7D23" w:rsidRDefault="003E7D23" w:rsidP="00A33924">
      <w:pPr>
        <w:pStyle w:val="BodyText"/>
        <w:spacing w:before="13" w:line="261" w:lineRule="auto"/>
        <w:ind w:left="360"/>
        <w:rPr>
          <w:b/>
          <w:bCs/>
          <w:sz w:val="32"/>
          <w:szCs w:val="32"/>
          <w:u w:val="single"/>
        </w:rPr>
      </w:pPr>
    </w:p>
    <w:p w14:paraId="7E37F490" w14:textId="40102409" w:rsidR="00666AC5" w:rsidRPr="00666AC5" w:rsidRDefault="00074481" w:rsidP="00666AC5">
      <w:r w:rsidRPr="00666AC5">
        <w:rPr>
          <w:noProof/>
        </w:rPr>
        <w:drawing>
          <wp:anchor distT="0" distB="0" distL="114300" distR="114300" simplePos="0" relativeHeight="251718656" behindDoc="0" locked="0" layoutInCell="1" allowOverlap="1" wp14:anchorId="543451B8" wp14:editId="3FE2D28B">
            <wp:simplePos x="0" y="0"/>
            <wp:positionH relativeFrom="column">
              <wp:posOffset>3504869</wp:posOffset>
            </wp:positionH>
            <wp:positionV relativeFrom="paragraph">
              <wp:posOffset>44616</wp:posOffset>
            </wp:positionV>
            <wp:extent cx="2731135" cy="979170"/>
            <wp:effectExtent l="0" t="0" r="0" b="0"/>
            <wp:wrapThrough wrapText="bothSides">
              <wp:wrapPolygon edited="0">
                <wp:start x="0" y="0"/>
                <wp:lineTo x="0" y="21012"/>
                <wp:lineTo x="21394" y="21012"/>
                <wp:lineTo x="21394" y="0"/>
                <wp:lineTo x="0" y="0"/>
              </wp:wrapPolygon>
            </wp:wrapThrough>
            <wp:docPr id="520998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998586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135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6AC5">
        <w:rPr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717632" behindDoc="0" locked="0" layoutInCell="1" allowOverlap="1" wp14:anchorId="765C96E0" wp14:editId="6F662A7E">
            <wp:simplePos x="0" y="0"/>
            <wp:positionH relativeFrom="column">
              <wp:posOffset>507034</wp:posOffset>
            </wp:positionH>
            <wp:positionV relativeFrom="paragraph">
              <wp:posOffset>28713</wp:posOffset>
            </wp:positionV>
            <wp:extent cx="2635250" cy="1002665"/>
            <wp:effectExtent l="0" t="0" r="0" b="6985"/>
            <wp:wrapThrough wrapText="bothSides">
              <wp:wrapPolygon edited="0">
                <wp:start x="0" y="0"/>
                <wp:lineTo x="0" y="21340"/>
                <wp:lineTo x="21392" y="21340"/>
                <wp:lineTo x="21392" y="0"/>
                <wp:lineTo x="0" y="0"/>
              </wp:wrapPolygon>
            </wp:wrapThrough>
            <wp:docPr id="157267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7059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100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373A42" w14:textId="19F4003D" w:rsidR="00666AC5" w:rsidRPr="00666AC5" w:rsidRDefault="00666AC5" w:rsidP="00666AC5"/>
    <w:p w14:paraId="5DC63A7E" w14:textId="29DFDF92" w:rsidR="00666AC5" w:rsidRPr="00666AC5" w:rsidRDefault="00666AC5" w:rsidP="00666AC5"/>
    <w:p w14:paraId="6D19183A" w14:textId="77777777" w:rsidR="00666AC5" w:rsidRPr="00666AC5" w:rsidRDefault="00666AC5" w:rsidP="00666AC5"/>
    <w:p w14:paraId="40AA9FC3" w14:textId="77777777" w:rsidR="00666AC5" w:rsidRPr="00666AC5" w:rsidRDefault="00666AC5" w:rsidP="00666AC5"/>
    <w:p w14:paraId="15F6CB93" w14:textId="77777777" w:rsidR="00666AC5" w:rsidRPr="00666AC5" w:rsidRDefault="00666AC5" w:rsidP="00666AC5"/>
    <w:p w14:paraId="0A2E4ED2" w14:textId="77777777" w:rsidR="00666AC5" w:rsidRDefault="00666AC5" w:rsidP="00666AC5">
      <w:pPr>
        <w:rPr>
          <w:b/>
          <w:bCs/>
          <w:sz w:val="32"/>
          <w:szCs w:val="32"/>
          <w:u w:val="single"/>
        </w:rPr>
      </w:pPr>
    </w:p>
    <w:p w14:paraId="6B29AF9C" w14:textId="77777777" w:rsidR="00666AC5" w:rsidRDefault="00666AC5" w:rsidP="00666AC5"/>
    <w:tbl>
      <w:tblPr>
        <w:tblStyle w:val="TableGrid"/>
        <w:tblpPr w:leftFromText="180" w:rightFromText="180" w:vertAnchor="page" w:horzAnchor="margin" w:tblpY="9417"/>
        <w:tblW w:w="10313" w:type="dxa"/>
        <w:tblLook w:val="04A0" w:firstRow="1" w:lastRow="0" w:firstColumn="1" w:lastColumn="0" w:noHBand="0" w:noVBand="1"/>
      </w:tblPr>
      <w:tblGrid>
        <w:gridCol w:w="1555"/>
        <w:gridCol w:w="4961"/>
        <w:gridCol w:w="3797"/>
      </w:tblGrid>
      <w:tr w:rsidR="00074481" w:rsidRPr="00FD6A3A" w14:paraId="0EF99420" w14:textId="77777777" w:rsidTr="00074481">
        <w:trPr>
          <w:trHeight w:val="626"/>
        </w:trPr>
        <w:tc>
          <w:tcPr>
            <w:tcW w:w="1555" w:type="dxa"/>
          </w:tcPr>
          <w:p w14:paraId="6420AFD3" w14:textId="77777777" w:rsidR="00074481" w:rsidRPr="00074481" w:rsidRDefault="00074481" w:rsidP="00074481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074481">
              <w:rPr>
                <w:b/>
                <w:bCs/>
                <w:sz w:val="24"/>
                <w:szCs w:val="24"/>
              </w:rPr>
              <w:t>S.No</w:t>
            </w:r>
            <w:proofErr w:type="spellEnd"/>
            <w:r w:rsidRPr="00074481">
              <w:rPr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4961" w:type="dxa"/>
          </w:tcPr>
          <w:p w14:paraId="5506142F" w14:textId="77777777" w:rsidR="00074481" w:rsidRPr="00074481" w:rsidRDefault="00074481" w:rsidP="00074481">
            <w:pPr>
              <w:jc w:val="center"/>
              <w:rPr>
                <w:b/>
                <w:bCs/>
                <w:sz w:val="24"/>
                <w:szCs w:val="24"/>
              </w:rPr>
            </w:pPr>
            <w:r w:rsidRPr="00074481">
              <w:rPr>
                <w:b/>
                <w:bCs/>
                <w:sz w:val="24"/>
                <w:szCs w:val="24"/>
              </w:rPr>
              <w:t>Errors</w:t>
            </w:r>
          </w:p>
        </w:tc>
        <w:tc>
          <w:tcPr>
            <w:tcW w:w="3797" w:type="dxa"/>
          </w:tcPr>
          <w:p w14:paraId="65412371" w14:textId="77777777" w:rsidR="00074481" w:rsidRPr="00074481" w:rsidRDefault="00074481" w:rsidP="00074481">
            <w:pPr>
              <w:jc w:val="center"/>
              <w:rPr>
                <w:b/>
                <w:bCs/>
                <w:sz w:val="24"/>
                <w:szCs w:val="24"/>
              </w:rPr>
            </w:pPr>
            <w:r w:rsidRPr="00074481">
              <w:rPr>
                <w:b/>
                <w:bCs/>
                <w:sz w:val="24"/>
                <w:szCs w:val="24"/>
              </w:rPr>
              <w:t>Rectification</w:t>
            </w:r>
          </w:p>
        </w:tc>
      </w:tr>
      <w:tr w:rsidR="00074481" w14:paraId="211B1B91" w14:textId="77777777" w:rsidTr="00074481">
        <w:trPr>
          <w:trHeight w:val="770"/>
        </w:trPr>
        <w:tc>
          <w:tcPr>
            <w:tcW w:w="1555" w:type="dxa"/>
          </w:tcPr>
          <w:p w14:paraId="17B43C96" w14:textId="77777777" w:rsidR="00074481" w:rsidRPr="00074481" w:rsidRDefault="00074481" w:rsidP="00074481">
            <w:pPr>
              <w:jc w:val="center"/>
              <w:rPr>
                <w:sz w:val="24"/>
                <w:szCs w:val="24"/>
              </w:rPr>
            </w:pPr>
            <w:r w:rsidRPr="00074481">
              <w:rPr>
                <w:sz w:val="24"/>
                <w:szCs w:val="24"/>
              </w:rPr>
              <w:t>1.</w:t>
            </w:r>
          </w:p>
        </w:tc>
        <w:tc>
          <w:tcPr>
            <w:tcW w:w="4961" w:type="dxa"/>
          </w:tcPr>
          <w:p w14:paraId="7884F95E" w14:textId="77777777" w:rsidR="00074481" w:rsidRPr="00074481" w:rsidRDefault="00074481" w:rsidP="00074481">
            <w:pPr>
              <w:rPr>
                <w:sz w:val="24"/>
                <w:szCs w:val="24"/>
              </w:rPr>
            </w:pPr>
            <w:r w:rsidRPr="00074481">
              <w:rPr>
                <w:sz w:val="24"/>
                <w:szCs w:val="24"/>
              </w:rPr>
              <w:t>error: incompatible types: possible lossy conversion from double to float</w:t>
            </w:r>
          </w:p>
          <w:p w14:paraId="205F71CD" w14:textId="77777777" w:rsidR="00074481" w:rsidRPr="00074481" w:rsidRDefault="00074481" w:rsidP="00074481">
            <w:pPr>
              <w:rPr>
                <w:sz w:val="24"/>
                <w:szCs w:val="24"/>
              </w:rPr>
            </w:pPr>
            <w:r w:rsidRPr="00074481">
              <w:rPr>
                <w:sz w:val="24"/>
                <w:szCs w:val="24"/>
              </w:rPr>
              <w:t xml:space="preserve">                float c2f=(c*(9.0/5.0</w:t>
            </w:r>
            <w:proofErr w:type="gramStart"/>
            <w:r w:rsidRPr="00074481">
              <w:rPr>
                <w:sz w:val="24"/>
                <w:szCs w:val="24"/>
              </w:rPr>
              <w:t>))+</w:t>
            </w:r>
            <w:proofErr w:type="gramEnd"/>
            <w:r w:rsidRPr="00074481">
              <w:rPr>
                <w:sz w:val="24"/>
                <w:szCs w:val="24"/>
              </w:rPr>
              <w:t>32;</w:t>
            </w:r>
          </w:p>
        </w:tc>
        <w:tc>
          <w:tcPr>
            <w:tcW w:w="3797" w:type="dxa"/>
          </w:tcPr>
          <w:p w14:paraId="089D999F" w14:textId="77777777" w:rsidR="00074481" w:rsidRPr="00074481" w:rsidRDefault="00074481" w:rsidP="00074481">
            <w:pPr>
              <w:rPr>
                <w:sz w:val="24"/>
                <w:szCs w:val="24"/>
              </w:rPr>
            </w:pPr>
            <w:r w:rsidRPr="00074481">
              <w:rPr>
                <w:sz w:val="24"/>
                <w:szCs w:val="24"/>
              </w:rPr>
              <w:t>Replace float with double</w:t>
            </w:r>
          </w:p>
        </w:tc>
      </w:tr>
      <w:tr w:rsidR="00074481" w14:paraId="0F0F8B53" w14:textId="77777777" w:rsidTr="00074481">
        <w:trPr>
          <w:trHeight w:val="770"/>
        </w:trPr>
        <w:tc>
          <w:tcPr>
            <w:tcW w:w="1555" w:type="dxa"/>
          </w:tcPr>
          <w:p w14:paraId="27FD42FF" w14:textId="77777777" w:rsidR="00074481" w:rsidRPr="00074481" w:rsidRDefault="00074481" w:rsidP="00074481">
            <w:pPr>
              <w:jc w:val="center"/>
              <w:rPr>
                <w:sz w:val="24"/>
                <w:szCs w:val="24"/>
              </w:rPr>
            </w:pPr>
            <w:r w:rsidRPr="00074481">
              <w:rPr>
                <w:sz w:val="24"/>
                <w:szCs w:val="24"/>
              </w:rPr>
              <w:t>2.</w:t>
            </w:r>
          </w:p>
        </w:tc>
        <w:tc>
          <w:tcPr>
            <w:tcW w:w="4961" w:type="dxa"/>
          </w:tcPr>
          <w:p w14:paraId="3A0008C1" w14:textId="77777777" w:rsidR="00074481" w:rsidRPr="00074481" w:rsidRDefault="00074481" w:rsidP="00074481">
            <w:pPr>
              <w:rPr>
                <w:sz w:val="24"/>
                <w:szCs w:val="24"/>
              </w:rPr>
            </w:pPr>
            <w:r w:rsidRPr="00074481">
              <w:rPr>
                <w:sz w:val="24"/>
                <w:szCs w:val="24"/>
              </w:rPr>
              <w:t>error: incompatible types: possible lossy conversion from double to float</w:t>
            </w:r>
          </w:p>
          <w:p w14:paraId="2E5C9EF8" w14:textId="77777777" w:rsidR="00074481" w:rsidRPr="00074481" w:rsidRDefault="00074481" w:rsidP="00074481">
            <w:pPr>
              <w:rPr>
                <w:sz w:val="24"/>
                <w:szCs w:val="24"/>
              </w:rPr>
            </w:pPr>
            <w:r w:rsidRPr="00074481">
              <w:rPr>
                <w:sz w:val="24"/>
                <w:szCs w:val="24"/>
              </w:rPr>
              <w:t xml:space="preserve">                float f2c=(f-</w:t>
            </w:r>
            <w:proofErr w:type="gramStart"/>
            <w:r w:rsidRPr="00074481">
              <w:rPr>
                <w:sz w:val="24"/>
                <w:szCs w:val="24"/>
              </w:rPr>
              <w:t>32)*</w:t>
            </w:r>
            <w:proofErr w:type="gramEnd"/>
            <w:r w:rsidRPr="00074481">
              <w:rPr>
                <w:sz w:val="24"/>
                <w:szCs w:val="24"/>
              </w:rPr>
              <w:t>(5.0/9.0);</w:t>
            </w:r>
          </w:p>
        </w:tc>
        <w:tc>
          <w:tcPr>
            <w:tcW w:w="3797" w:type="dxa"/>
          </w:tcPr>
          <w:p w14:paraId="324B552E" w14:textId="77777777" w:rsidR="00074481" w:rsidRPr="00074481" w:rsidRDefault="00074481" w:rsidP="00074481">
            <w:pPr>
              <w:rPr>
                <w:sz w:val="24"/>
                <w:szCs w:val="24"/>
              </w:rPr>
            </w:pPr>
            <w:r w:rsidRPr="00074481">
              <w:rPr>
                <w:sz w:val="24"/>
                <w:szCs w:val="24"/>
              </w:rPr>
              <w:t>Replace float with double</w:t>
            </w:r>
          </w:p>
        </w:tc>
      </w:tr>
    </w:tbl>
    <w:p w14:paraId="671F2F12" w14:textId="619C554D" w:rsidR="006C5ABA" w:rsidRDefault="006C5ABA" w:rsidP="006C5ABA">
      <w:pPr>
        <w:tabs>
          <w:tab w:val="left" w:pos="114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3F1D54F0" w14:textId="77777777" w:rsidR="00074481" w:rsidRDefault="00074481" w:rsidP="002C53B7">
      <w:pPr>
        <w:ind w:firstLine="360"/>
        <w:rPr>
          <w:b/>
          <w:bCs/>
          <w:sz w:val="24"/>
          <w:szCs w:val="24"/>
          <w:u w:val="single"/>
        </w:rPr>
      </w:pPr>
    </w:p>
    <w:p w14:paraId="7DD142FB" w14:textId="0862532B" w:rsidR="006C5ABA" w:rsidRPr="00074481" w:rsidRDefault="006C5ABA" w:rsidP="002C53B7">
      <w:pPr>
        <w:ind w:firstLine="360"/>
        <w:rPr>
          <w:b/>
          <w:bCs/>
          <w:sz w:val="24"/>
          <w:szCs w:val="24"/>
          <w:u w:val="single"/>
        </w:rPr>
      </w:pPr>
      <w:r w:rsidRPr="00074481">
        <w:rPr>
          <w:b/>
          <w:bCs/>
          <w:sz w:val="24"/>
          <w:szCs w:val="24"/>
          <w:u w:val="single"/>
        </w:rPr>
        <w:t>Concepts to be known:</w:t>
      </w:r>
    </w:p>
    <w:p w14:paraId="60038986" w14:textId="77777777" w:rsidR="006C5ABA" w:rsidRPr="00074481" w:rsidRDefault="006C5ABA" w:rsidP="006C5ABA">
      <w:pPr>
        <w:rPr>
          <w:b/>
          <w:bCs/>
          <w:sz w:val="24"/>
          <w:szCs w:val="24"/>
          <w:u w:val="single"/>
        </w:rPr>
      </w:pPr>
    </w:p>
    <w:p w14:paraId="02BFBAB7" w14:textId="7926FA83" w:rsidR="006C5ABA" w:rsidRPr="00074481" w:rsidRDefault="006C5ABA" w:rsidP="002C53B7">
      <w:pPr>
        <w:pStyle w:val="ListParagraph"/>
        <w:numPr>
          <w:ilvl w:val="1"/>
          <w:numId w:val="49"/>
        </w:numPr>
        <w:rPr>
          <w:b/>
          <w:bCs/>
          <w:sz w:val="24"/>
          <w:szCs w:val="24"/>
        </w:rPr>
      </w:pPr>
      <w:r w:rsidRPr="00074481">
        <w:rPr>
          <w:b/>
          <w:bCs/>
          <w:sz w:val="24"/>
          <w:szCs w:val="24"/>
        </w:rPr>
        <w:t>Import</w:t>
      </w:r>
      <w:r w:rsidRPr="00074481">
        <w:rPr>
          <w:sz w:val="24"/>
          <w:szCs w:val="24"/>
        </w:rPr>
        <w:t xml:space="preserve"> </w:t>
      </w:r>
      <w:r w:rsidR="00BE4E3A" w:rsidRPr="00074481">
        <w:rPr>
          <w:sz w:val="24"/>
          <w:szCs w:val="24"/>
        </w:rPr>
        <w:t>-to import scanner class</w:t>
      </w:r>
    </w:p>
    <w:p w14:paraId="106ABA94" w14:textId="77777777" w:rsidR="006C5ABA" w:rsidRPr="00074481" w:rsidRDefault="006C5ABA" w:rsidP="002C53B7">
      <w:pPr>
        <w:pStyle w:val="ListParagraph"/>
        <w:numPr>
          <w:ilvl w:val="1"/>
          <w:numId w:val="49"/>
        </w:numPr>
        <w:rPr>
          <w:b/>
          <w:bCs/>
          <w:sz w:val="24"/>
          <w:szCs w:val="24"/>
        </w:rPr>
      </w:pPr>
      <w:proofErr w:type="spellStart"/>
      <w:r w:rsidRPr="00074481">
        <w:rPr>
          <w:sz w:val="24"/>
          <w:szCs w:val="24"/>
        </w:rPr>
        <w:t>System.out.println</w:t>
      </w:r>
      <w:proofErr w:type="spellEnd"/>
      <w:r w:rsidRPr="00074481">
        <w:rPr>
          <w:sz w:val="24"/>
          <w:szCs w:val="24"/>
        </w:rPr>
        <w:t>(" ")-to print the statement</w:t>
      </w:r>
    </w:p>
    <w:p w14:paraId="698466CE" w14:textId="77777777" w:rsidR="006C5ABA" w:rsidRPr="00074481" w:rsidRDefault="006C5ABA" w:rsidP="002C53B7">
      <w:pPr>
        <w:pStyle w:val="ListParagraph"/>
        <w:numPr>
          <w:ilvl w:val="1"/>
          <w:numId w:val="49"/>
        </w:numPr>
        <w:rPr>
          <w:b/>
          <w:bCs/>
          <w:sz w:val="24"/>
          <w:szCs w:val="24"/>
        </w:rPr>
      </w:pPr>
      <w:r w:rsidRPr="00074481">
        <w:rPr>
          <w:sz w:val="24"/>
          <w:szCs w:val="24"/>
        </w:rPr>
        <w:t>String – to declare the data type as string</w:t>
      </w:r>
    </w:p>
    <w:p w14:paraId="1768CFAB" w14:textId="77777777" w:rsidR="006C5ABA" w:rsidRPr="00074481" w:rsidRDefault="006C5ABA" w:rsidP="002C53B7">
      <w:pPr>
        <w:pStyle w:val="ListParagraph"/>
        <w:numPr>
          <w:ilvl w:val="1"/>
          <w:numId w:val="49"/>
        </w:numPr>
        <w:rPr>
          <w:b/>
          <w:bCs/>
          <w:sz w:val="24"/>
          <w:szCs w:val="24"/>
        </w:rPr>
      </w:pPr>
      <w:r w:rsidRPr="00074481">
        <w:rPr>
          <w:sz w:val="24"/>
          <w:szCs w:val="24"/>
        </w:rPr>
        <w:t>float – to declare the data types as float</w:t>
      </w:r>
    </w:p>
    <w:p w14:paraId="2AF39D01" w14:textId="77777777" w:rsidR="006C5ABA" w:rsidRPr="00074481" w:rsidRDefault="006C5ABA" w:rsidP="002C53B7">
      <w:pPr>
        <w:pStyle w:val="ListParagraph"/>
        <w:numPr>
          <w:ilvl w:val="1"/>
          <w:numId w:val="49"/>
        </w:numPr>
        <w:rPr>
          <w:b/>
          <w:bCs/>
          <w:sz w:val="24"/>
          <w:szCs w:val="24"/>
        </w:rPr>
      </w:pPr>
      <w:r w:rsidRPr="00074481">
        <w:rPr>
          <w:sz w:val="24"/>
          <w:szCs w:val="24"/>
        </w:rPr>
        <w:t>int – to declare the data types as integer</w:t>
      </w:r>
    </w:p>
    <w:p w14:paraId="5EDAE695" w14:textId="77777777" w:rsidR="006C5ABA" w:rsidRPr="00074481" w:rsidRDefault="006C5ABA" w:rsidP="002C53B7">
      <w:pPr>
        <w:pStyle w:val="ListParagraph"/>
        <w:numPr>
          <w:ilvl w:val="1"/>
          <w:numId w:val="49"/>
        </w:numPr>
        <w:rPr>
          <w:b/>
          <w:bCs/>
          <w:sz w:val="24"/>
          <w:szCs w:val="24"/>
        </w:rPr>
      </w:pPr>
      <w:r w:rsidRPr="00074481">
        <w:rPr>
          <w:sz w:val="24"/>
          <w:szCs w:val="24"/>
        </w:rPr>
        <w:t xml:space="preserve">// - used to write comments </w:t>
      </w:r>
    </w:p>
    <w:p w14:paraId="0ECCDD50" w14:textId="77777777" w:rsidR="006C5ABA" w:rsidRPr="00074481" w:rsidRDefault="006C5ABA" w:rsidP="002C53B7">
      <w:pPr>
        <w:pStyle w:val="ListParagraph"/>
        <w:numPr>
          <w:ilvl w:val="1"/>
          <w:numId w:val="49"/>
        </w:numPr>
        <w:rPr>
          <w:sz w:val="24"/>
          <w:szCs w:val="24"/>
        </w:rPr>
      </w:pPr>
      <w:r w:rsidRPr="00074481">
        <w:rPr>
          <w:sz w:val="24"/>
          <w:szCs w:val="24"/>
        </w:rPr>
        <w:t xml:space="preserve">Scanner input=new </w:t>
      </w:r>
      <w:proofErr w:type="gramStart"/>
      <w:r w:rsidRPr="00074481">
        <w:rPr>
          <w:sz w:val="24"/>
          <w:szCs w:val="24"/>
        </w:rPr>
        <w:t>Scanner(</w:t>
      </w:r>
      <w:proofErr w:type="gramEnd"/>
      <w:r w:rsidRPr="00074481">
        <w:rPr>
          <w:sz w:val="24"/>
          <w:szCs w:val="24"/>
        </w:rPr>
        <w:t>System.in):</w:t>
      </w:r>
    </w:p>
    <w:p w14:paraId="64531137" w14:textId="77777777" w:rsidR="006C5ABA" w:rsidRPr="00074481" w:rsidRDefault="006C5ABA" w:rsidP="002C53B7">
      <w:pPr>
        <w:pStyle w:val="ListParagraph"/>
        <w:numPr>
          <w:ilvl w:val="1"/>
          <w:numId w:val="49"/>
        </w:numPr>
        <w:rPr>
          <w:sz w:val="24"/>
          <w:szCs w:val="24"/>
        </w:rPr>
      </w:pPr>
      <w:r w:rsidRPr="00074481">
        <w:rPr>
          <w:sz w:val="24"/>
          <w:szCs w:val="24"/>
        </w:rPr>
        <w:t>int &lt;variable name&gt;=</w:t>
      </w:r>
      <w:proofErr w:type="spellStart"/>
      <w:proofErr w:type="gramStart"/>
      <w:r w:rsidRPr="00074481">
        <w:rPr>
          <w:sz w:val="24"/>
          <w:szCs w:val="24"/>
        </w:rPr>
        <w:t>input.nextInt</w:t>
      </w:r>
      <w:proofErr w:type="spellEnd"/>
      <w:proofErr w:type="gramEnd"/>
      <w:r w:rsidRPr="00074481">
        <w:rPr>
          <w:sz w:val="24"/>
          <w:szCs w:val="24"/>
        </w:rPr>
        <w:t>():</w:t>
      </w:r>
    </w:p>
    <w:p w14:paraId="0CCF0A78" w14:textId="77777777" w:rsidR="006C5ABA" w:rsidRDefault="006C5ABA" w:rsidP="006C5ABA">
      <w:pPr>
        <w:tabs>
          <w:tab w:val="left" w:pos="1140"/>
        </w:tabs>
        <w:rPr>
          <w:sz w:val="28"/>
          <w:szCs w:val="28"/>
        </w:rPr>
      </w:pPr>
    </w:p>
    <w:p w14:paraId="1D1F909A" w14:textId="77777777" w:rsidR="00074481" w:rsidRDefault="00074481" w:rsidP="001E0A08">
      <w:pPr>
        <w:ind w:firstLine="720"/>
        <w:rPr>
          <w:sz w:val="28"/>
          <w:szCs w:val="28"/>
        </w:rPr>
      </w:pPr>
    </w:p>
    <w:p w14:paraId="077361AE" w14:textId="595337C8" w:rsidR="001E0A08" w:rsidRPr="00074481" w:rsidRDefault="001E0A08" w:rsidP="001E0A08">
      <w:pPr>
        <w:ind w:firstLine="720"/>
        <w:rPr>
          <w:b/>
          <w:bCs/>
          <w:sz w:val="24"/>
          <w:szCs w:val="24"/>
        </w:rPr>
      </w:pPr>
      <w:r w:rsidRPr="00074481">
        <w:rPr>
          <w:b/>
          <w:bCs/>
          <w:sz w:val="24"/>
          <w:szCs w:val="24"/>
          <w:u w:val="single"/>
        </w:rPr>
        <w:lastRenderedPageBreak/>
        <w:t xml:space="preserve">Program </w:t>
      </w:r>
      <w:r w:rsidR="002F4F99">
        <w:rPr>
          <w:b/>
          <w:bCs/>
          <w:sz w:val="24"/>
          <w:szCs w:val="24"/>
          <w:u w:val="single"/>
        </w:rPr>
        <w:t>3</w:t>
      </w:r>
      <w:r w:rsidRPr="00074481">
        <w:rPr>
          <w:b/>
          <w:bCs/>
          <w:sz w:val="24"/>
          <w:szCs w:val="24"/>
          <w:u w:val="single"/>
        </w:rPr>
        <w:t>)</w:t>
      </w:r>
    </w:p>
    <w:p w14:paraId="7077093B" w14:textId="77777777" w:rsidR="001E0A08" w:rsidRPr="00074481" w:rsidRDefault="001E0A08" w:rsidP="001E0A08">
      <w:pPr>
        <w:rPr>
          <w:b/>
          <w:bCs/>
          <w:sz w:val="24"/>
          <w:szCs w:val="24"/>
        </w:rPr>
      </w:pPr>
    </w:p>
    <w:p w14:paraId="21A9FF0B" w14:textId="1DC61549" w:rsidR="001E0A08" w:rsidRPr="00074481" w:rsidRDefault="001E0A08" w:rsidP="003512E1">
      <w:pPr>
        <w:ind w:firstLine="720"/>
        <w:rPr>
          <w:b/>
          <w:bCs/>
          <w:sz w:val="24"/>
          <w:szCs w:val="24"/>
        </w:rPr>
      </w:pPr>
      <w:r w:rsidRPr="00074481">
        <w:rPr>
          <w:b/>
          <w:bCs/>
          <w:sz w:val="24"/>
          <w:szCs w:val="24"/>
          <w:u w:val="single"/>
        </w:rPr>
        <w:t>AIM</w:t>
      </w:r>
      <w:r w:rsidRPr="00074481">
        <w:rPr>
          <w:b/>
          <w:bCs/>
          <w:sz w:val="24"/>
          <w:szCs w:val="24"/>
        </w:rPr>
        <w:t xml:space="preserve">- </w:t>
      </w:r>
      <w:r w:rsidR="003512E1" w:rsidRPr="00074481">
        <w:rPr>
          <w:b/>
          <w:bCs/>
          <w:sz w:val="24"/>
          <w:szCs w:val="24"/>
        </w:rPr>
        <w:t>to calculate the simple interest using JAVA</w:t>
      </w:r>
    </w:p>
    <w:p w14:paraId="325D9AB2" w14:textId="49EDC17F" w:rsidR="006C5ABA" w:rsidRPr="00074481" w:rsidRDefault="006C5ABA" w:rsidP="006C5ABA">
      <w:pPr>
        <w:rPr>
          <w:sz w:val="24"/>
          <w:szCs w:val="24"/>
        </w:rPr>
      </w:pPr>
    </w:p>
    <w:p w14:paraId="61F48584" w14:textId="41250AF7" w:rsidR="006C5ABA" w:rsidRPr="006C5ABA" w:rsidRDefault="00100024" w:rsidP="006C5ABA">
      <w:pPr>
        <w:rPr>
          <w:sz w:val="28"/>
          <w:szCs w:val="28"/>
        </w:rPr>
      </w:pPr>
      <w:r w:rsidRPr="00100024">
        <w:rPr>
          <w:noProof/>
          <w:sz w:val="28"/>
          <w:szCs w:val="28"/>
        </w:rPr>
        <w:drawing>
          <wp:anchor distT="0" distB="0" distL="114300" distR="114300" simplePos="0" relativeHeight="251719680" behindDoc="0" locked="0" layoutInCell="1" allowOverlap="1" wp14:anchorId="3C124D29" wp14:editId="289ECE89">
            <wp:simplePos x="0" y="0"/>
            <wp:positionH relativeFrom="margin">
              <wp:posOffset>1234440</wp:posOffset>
            </wp:positionH>
            <wp:positionV relativeFrom="paragraph">
              <wp:posOffset>94615</wp:posOffset>
            </wp:positionV>
            <wp:extent cx="3223895" cy="2352040"/>
            <wp:effectExtent l="0" t="0" r="0" b="0"/>
            <wp:wrapThrough wrapText="bothSides">
              <wp:wrapPolygon edited="0">
                <wp:start x="0" y="0"/>
                <wp:lineTo x="0" y="21343"/>
                <wp:lineTo x="21443" y="21343"/>
                <wp:lineTo x="21443" y="0"/>
                <wp:lineTo x="0" y="0"/>
              </wp:wrapPolygon>
            </wp:wrapThrough>
            <wp:docPr id="625396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96725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895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A2732B" w14:textId="77777777" w:rsidR="006C5ABA" w:rsidRPr="006C5ABA" w:rsidRDefault="006C5ABA" w:rsidP="006C5ABA">
      <w:pPr>
        <w:rPr>
          <w:sz w:val="28"/>
          <w:szCs w:val="28"/>
        </w:rPr>
      </w:pPr>
    </w:p>
    <w:p w14:paraId="691FE34C" w14:textId="77777777" w:rsidR="006C5ABA" w:rsidRPr="006C5ABA" w:rsidRDefault="006C5ABA" w:rsidP="006C5ABA">
      <w:pPr>
        <w:rPr>
          <w:sz w:val="28"/>
          <w:szCs w:val="28"/>
        </w:rPr>
      </w:pPr>
    </w:p>
    <w:p w14:paraId="00914F50" w14:textId="77777777" w:rsidR="006C5ABA" w:rsidRDefault="006C5ABA" w:rsidP="006C5ABA">
      <w:pPr>
        <w:rPr>
          <w:sz w:val="28"/>
          <w:szCs w:val="28"/>
        </w:rPr>
      </w:pPr>
    </w:p>
    <w:p w14:paraId="56A77FAB" w14:textId="77777777" w:rsidR="00100024" w:rsidRDefault="00100024" w:rsidP="006C5ABA">
      <w:pPr>
        <w:rPr>
          <w:sz w:val="28"/>
          <w:szCs w:val="28"/>
        </w:rPr>
      </w:pPr>
    </w:p>
    <w:p w14:paraId="22E5A9D7" w14:textId="77777777" w:rsidR="00100024" w:rsidRDefault="00100024" w:rsidP="006C5ABA">
      <w:pPr>
        <w:rPr>
          <w:sz w:val="28"/>
          <w:szCs w:val="28"/>
        </w:rPr>
      </w:pPr>
    </w:p>
    <w:p w14:paraId="3478073F" w14:textId="77777777" w:rsidR="00100024" w:rsidRDefault="00100024" w:rsidP="006C5ABA">
      <w:pPr>
        <w:rPr>
          <w:sz w:val="28"/>
          <w:szCs w:val="28"/>
        </w:rPr>
      </w:pPr>
    </w:p>
    <w:p w14:paraId="45B7FF82" w14:textId="77777777" w:rsidR="00100024" w:rsidRDefault="00100024" w:rsidP="006C5ABA">
      <w:pPr>
        <w:rPr>
          <w:sz w:val="28"/>
          <w:szCs w:val="28"/>
        </w:rPr>
      </w:pPr>
    </w:p>
    <w:p w14:paraId="15C51145" w14:textId="77777777" w:rsidR="00100024" w:rsidRDefault="00100024" w:rsidP="006C5ABA">
      <w:pPr>
        <w:rPr>
          <w:sz w:val="28"/>
          <w:szCs w:val="28"/>
        </w:rPr>
      </w:pPr>
    </w:p>
    <w:p w14:paraId="20E4F0F3" w14:textId="77777777" w:rsidR="00100024" w:rsidRDefault="00100024" w:rsidP="006C5ABA">
      <w:pPr>
        <w:rPr>
          <w:sz w:val="28"/>
          <w:szCs w:val="28"/>
        </w:rPr>
      </w:pPr>
    </w:p>
    <w:p w14:paraId="2FC9B094" w14:textId="77777777" w:rsidR="00100024" w:rsidRDefault="00100024" w:rsidP="006C5ABA">
      <w:pPr>
        <w:rPr>
          <w:sz w:val="28"/>
          <w:szCs w:val="28"/>
        </w:rPr>
      </w:pPr>
    </w:p>
    <w:p w14:paraId="653B921A" w14:textId="77777777" w:rsidR="00100024" w:rsidRDefault="00100024" w:rsidP="006C5ABA">
      <w:pPr>
        <w:rPr>
          <w:sz w:val="28"/>
          <w:szCs w:val="28"/>
        </w:rPr>
      </w:pPr>
    </w:p>
    <w:p w14:paraId="16D598C3" w14:textId="77777777" w:rsidR="00100024" w:rsidRDefault="00100024" w:rsidP="006C5ABA">
      <w:pPr>
        <w:rPr>
          <w:sz w:val="28"/>
          <w:szCs w:val="28"/>
        </w:rPr>
      </w:pPr>
    </w:p>
    <w:p w14:paraId="3A5EDC8E" w14:textId="15B405C2" w:rsidR="00100024" w:rsidRPr="00F56BA3" w:rsidRDefault="00100024" w:rsidP="006C5ABA">
      <w:p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ab/>
      </w:r>
      <w:r w:rsidRPr="00F56BA3">
        <w:rPr>
          <w:b/>
          <w:bCs/>
          <w:sz w:val="28"/>
          <w:szCs w:val="28"/>
          <w:u w:val="single"/>
        </w:rPr>
        <w:t>Output</w:t>
      </w:r>
    </w:p>
    <w:p w14:paraId="5B59E3A8" w14:textId="6403811C" w:rsidR="00100024" w:rsidRDefault="00100024" w:rsidP="006C5ABA">
      <w:pPr>
        <w:rPr>
          <w:sz w:val="28"/>
          <w:szCs w:val="28"/>
        </w:rPr>
      </w:pPr>
    </w:p>
    <w:p w14:paraId="127C699F" w14:textId="1B4F6C7B" w:rsidR="00100024" w:rsidRDefault="00074481" w:rsidP="006C5ABA">
      <w:pPr>
        <w:rPr>
          <w:sz w:val="28"/>
          <w:szCs w:val="28"/>
        </w:rPr>
      </w:pPr>
      <w:r w:rsidRPr="00100024">
        <w:rPr>
          <w:noProof/>
          <w:sz w:val="28"/>
          <w:szCs w:val="28"/>
        </w:rPr>
        <w:drawing>
          <wp:anchor distT="0" distB="0" distL="114300" distR="114300" simplePos="0" relativeHeight="251721728" behindDoc="0" locked="0" layoutInCell="1" allowOverlap="1" wp14:anchorId="282C08C2" wp14:editId="328EBABE">
            <wp:simplePos x="0" y="0"/>
            <wp:positionH relativeFrom="column">
              <wp:posOffset>3790315</wp:posOffset>
            </wp:positionH>
            <wp:positionV relativeFrom="paragraph">
              <wp:posOffset>3810</wp:posOffset>
            </wp:positionV>
            <wp:extent cx="2790825" cy="833120"/>
            <wp:effectExtent l="0" t="0" r="9525" b="5080"/>
            <wp:wrapThrough wrapText="bothSides">
              <wp:wrapPolygon edited="0">
                <wp:start x="0" y="0"/>
                <wp:lineTo x="0" y="21238"/>
                <wp:lineTo x="21526" y="21238"/>
                <wp:lineTo x="21526" y="0"/>
                <wp:lineTo x="0" y="0"/>
              </wp:wrapPolygon>
            </wp:wrapThrough>
            <wp:docPr id="1384670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670868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0024">
        <w:rPr>
          <w:noProof/>
          <w:sz w:val="28"/>
          <w:szCs w:val="28"/>
        </w:rPr>
        <w:drawing>
          <wp:anchor distT="0" distB="0" distL="114300" distR="114300" simplePos="0" relativeHeight="251720704" behindDoc="0" locked="0" layoutInCell="1" allowOverlap="1" wp14:anchorId="6DEFAB0A" wp14:editId="3883C7A4">
            <wp:simplePos x="0" y="0"/>
            <wp:positionH relativeFrom="margin">
              <wp:posOffset>459326</wp:posOffset>
            </wp:positionH>
            <wp:positionV relativeFrom="paragraph">
              <wp:posOffset>3948</wp:posOffset>
            </wp:positionV>
            <wp:extent cx="2926080" cy="826135"/>
            <wp:effectExtent l="0" t="0" r="7620" b="0"/>
            <wp:wrapThrough wrapText="bothSides">
              <wp:wrapPolygon edited="0">
                <wp:start x="0" y="0"/>
                <wp:lineTo x="0" y="20919"/>
                <wp:lineTo x="21516" y="20919"/>
                <wp:lineTo x="21516" y="0"/>
                <wp:lineTo x="0" y="0"/>
              </wp:wrapPolygon>
            </wp:wrapThrough>
            <wp:docPr id="41848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487159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D37368" w14:textId="7EB9A949" w:rsidR="00100024" w:rsidRPr="00100024" w:rsidRDefault="00100024" w:rsidP="00100024">
      <w:pPr>
        <w:rPr>
          <w:sz w:val="28"/>
          <w:szCs w:val="28"/>
        </w:rPr>
      </w:pPr>
    </w:p>
    <w:p w14:paraId="0CCE0437" w14:textId="1CEAACFC" w:rsidR="00100024" w:rsidRPr="00100024" w:rsidRDefault="00100024" w:rsidP="00100024">
      <w:pPr>
        <w:rPr>
          <w:sz w:val="28"/>
          <w:szCs w:val="28"/>
        </w:rPr>
      </w:pPr>
    </w:p>
    <w:p w14:paraId="2E18A37E" w14:textId="243D189C" w:rsidR="00100024" w:rsidRPr="00100024" w:rsidRDefault="00100024" w:rsidP="00100024">
      <w:pPr>
        <w:rPr>
          <w:sz w:val="28"/>
          <w:szCs w:val="28"/>
        </w:rPr>
      </w:pPr>
    </w:p>
    <w:p w14:paraId="256AB8C4" w14:textId="77777777" w:rsidR="00100024" w:rsidRDefault="00100024" w:rsidP="00100024">
      <w:pPr>
        <w:rPr>
          <w:sz w:val="28"/>
          <w:szCs w:val="28"/>
        </w:rPr>
      </w:pPr>
    </w:p>
    <w:p w14:paraId="2FDCC2EA" w14:textId="7C27FB26" w:rsidR="00100024" w:rsidRDefault="00100024" w:rsidP="00100024">
      <w:pPr>
        <w:ind w:firstLine="720"/>
        <w:rPr>
          <w:sz w:val="28"/>
          <w:szCs w:val="28"/>
        </w:rPr>
      </w:pPr>
    </w:p>
    <w:p w14:paraId="648999E4" w14:textId="474DBD98" w:rsidR="00100024" w:rsidRPr="00074481" w:rsidRDefault="00100024" w:rsidP="00100024">
      <w:pPr>
        <w:ind w:firstLine="720"/>
        <w:rPr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9454"/>
        <w:tblW w:w="10313" w:type="dxa"/>
        <w:tblLook w:val="04A0" w:firstRow="1" w:lastRow="0" w:firstColumn="1" w:lastColumn="0" w:noHBand="0" w:noVBand="1"/>
      </w:tblPr>
      <w:tblGrid>
        <w:gridCol w:w="1555"/>
        <w:gridCol w:w="4961"/>
        <w:gridCol w:w="3797"/>
      </w:tblGrid>
      <w:tr w:rsidR="00074481" w:rsidRPr="00074481" w14:paraId="1075EE92" w14:textId="77777777" w:rsidTr="00074481">
        <w:trPr>
          <w:trHeight w:val="416"/>
        </w:trPr>
        <w:tc>
          <w:tcPr>
            <w:tcW w:w="1555" w:type="dxa"/>
          </w:tcPr>
          <w:p w14:paraId="44E74AFC" w14:textId="77777777" w:rsidR="00074481" w:rsidRPr="00074481" w:rsidRDefault="00074481" w:rsidP="00074481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074481">
              <w:rPr>
                <w:b/>
                <w:bCs/>
                <w:sz w:val="24"/>
                <w:szCs w:val="24"/>
              </w:rPr>
              <w:t>S.No</w:t>
            </w:r>
            <w:proofErr w:type="spellEnd"/>
            <w:r w:rsidRPr="00074481">
              <w:rPr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4961" w:type="dxa"/>
          </w:tcPr>
          <w:p w14:paraId="783480E2" w14:textId="77777777" w:rsidR="00074481" w:rsidRPr="00074481" w:rsidRDefault="00074481" w:rsidP="00074481">
            <w:pPr>
              <w:jc w:val="center"/>
              <w:rPr>
                <w:b/>
                <w:bCs/>
                <w:sz w:val="24"/>
                <w:szCs w:val="24"/>
              </w:rPr>
            </w:pPr>
            <w:r w:rsidRPr="00074481">
              <w:rPr>
                <w:b/>
                <w:bCs/>
                <w:sz w:val="24"/>
                <w:szCs w:val="24"/>
              </w:rPr>
              <w:t>Errors</w:t>
            </w:r>
          </w:p>
        </w:tc>
        <w:tc>
          <w:tcPr>
            <w:tcW w:w="3797" w:type="dxa"/>
          </w:tcPr>
          <w:p w14:paraId="1141480E" w14:textId="77777777" w:rsidR="00074481" w:rsidRPr="00074481" w:rsidRDefault="00074481" w:rsidP="00074481">
            <w:pPr>
              <w:jc w:val="center"/>
              <w:rPr>
                <w:b/>
                <w:bCs/>
                <w:sz w:val="24"/>
                <w:szCs w:val="24"/>
              </w:rPr>
            </w:pPr>
            <w:r w:rsidRPr="00074481">
              <w:rPr>
                <w:b/>
                <w:bCs/>
                <w:sz w:val="24"/>
                <w:szCs w:val="24"/>
              </w:rPr>
              <w:t>Rectification</w:t>
            </w:r>
          </w:p>
        </w:tc>
      </w:tr>
      <w:tr w:rsidR="00074481" w:rsidRPr="00074481" w14:paraId="641435CD" w14:textId="77777777" w:rsidTr="00074481">
        <w:trPr>
          <w:trHeight w:val="693"/>
        </w:trPr>
        <w:tc>
          <w:tcPr>
            <w:tcW w:w="1555" w:type="dxa"/>
          </w:tcPr>
          <w:p w14:paraId="174E1455" w14:textId="77777777" w:rsidR="00074481" w:rsidRPr="00074481" w:rsidRDefault="00074481" w:rsidP="00074481">
            <w:pPr>
              <w:jc w:val="center"/>
              <w:rPr>
                <w:sz w:val="24"/>
                <w:szCs w:val="24"/>
              </w:rPr>
            </w:pPr>
            <w:r w:rsidRPr="00074481">
              <w:rPr>
                <w:sz w:val="24"/>
                <w:szCs w:val="24"/>
              </w:rPr>
              <w:t>1.</w:t>
            </w:r>
          </w:p>
        </w:tc>
        <w:tc>
          <w:tcPr>
            <w:tcW w:w="4961" w:type="dxa"/>
          </w:tcPr>
          <w:p w14:paraId="296ECAAF" w14:textId="77777777" w:rsidR="00074481" w:rsidRPr="00074481" w:rsidRDefault="00074481" w:rsidP="00074481">
            <w:pPr>
              <w:rPr>
                <w:sz w:val="24"/>
                <w:szCs w:val="24"/>
              </w:rPr>
            </w:pPr>
            <w:r w:rsidRPr="00074481">
              <w:rPr>
                <w:sz w:val="24"/>
                <w:szCs w:val="24"/>
              </w:rPr>
              <w:t>error: &lt;identifier&gt; expected</w:t>
            </w:r>
          </w:p>
          <w:p w14:paraId="1A627232" w14:textId="77777777" w:rsidR="00074481" w:rsidRPr="00074481" w:rsidRDefault="00074481" w:rsidP="00074481">
            <w:pPr>
              <w:rPr>
                <w:sz w:val="24"/>
                <w:szCs w:val="24"/>
              </w:rPr>
            </w:pPr>
            <w:r w:rsidRPr="00074481">
              <w:rPr>
                <w:sz w:val="24"/>
                <w:szCs w:val="24"/>
              </w:rPr>
              <w:t xml:space="preserve">public Static void </w:t>
            </w:r>
            <w:proofErr w:type="gramStart"/>
            <w:r w:rsidRPr="00074481">
              <w:rPr>
                <w:sz w:val="24"/>
                <w:szCs w:val="24"/>
              </w:rPr>
              <w:t>main(</w:t>
            </w:r>
            <w:proofErr w:type="gramEnd"/>
            <w:r w:rsidRPr="00074481">
              <w:rPr>
                <w:sz w:val="24"/>
                <w:szCs w:val="24"/>
              </w:rPr>
              <w:t xml:space="preserve">String[] </w:t>
            </w:r>
            <w:proofErr w:type="spellStart"/>
            <w:r w:rsidRPr="00074481">
              <w:rPr>
                <w:sz w:val="24"/>
                <w:szCs w:val="24"/>
              </w:rPr>
              <w:t>args</w:t>
            </w:r>
            <w:proofErr w:type="spellEnd"/>
            <w:r w:rsidRPr="00074481">
              <w:rPr>
                <w:sz w:val="24"/>
                <w:szCs w:val="24"/>
              </w:rPr>
              <w:t>)</w:t>
            </w:r>
          </w:p>
        </w:tc>
        <w:tc>
          <w:tcPr>
            <w:tcW w:w="3797" w:type="dxa"/>
          </w:tcPr>
          <w:p w14:paraId="4DC39ABD" w14:textId="77777777" w:rsidR="00074481" w:rsidRPr="00074481" w:rsidRDefault="00074481" w:rsidP="00074481">
            <w:pPr>
              <w:rPr>
                <w:sz w:val="24"/>
                <w:szCs w:val="24"/>
              </w:rPr>
            </w:pPr>
            <w:r w:rsidRPr="00074481">
              <w:rPr>
                <w:sz w:val="24"/>
                <w:szCs w:val="24"/>
              </w:rPr>
              <w:t>Replace Static with static</w:t>
            </w:r>
          </w:p>
        </w:tc>
      </w:tr>
      <w:tr w:rsidR="00074481" w:rsidRPr="00074481" w14:paraId="79A05946" w14:textId="77777777" w:rsidTr="00074481">
        <w:trPr>
          <w:trHeight w:val="632"/>
        </w:trPr>
        <w:tc>
          <w:tcPr>
            <w:tcW w:w="1555" w:type="dxa"/>
          </w:tcPr>
          <w:p w14:paraId="7660DDF3" w14:textId="77777777" w:rsidR="00074481" w:rsidRPr="00074481" w:rsidRDefault="00074481" w:rsidP="00074481">
            <w:pPr>
              <w:jc w:val="center"/>
              <w:rPr>
                <w:sz w:val="24"/>
                <w:szCs w:val="24"/>
              </w:rPr>
            </w:pPr>
            <w:r w:rsidRPr="00074481">
              <w:rPr>
                <w:sz w:val="24"/>
                <w:szCs w:val="24"/>
              </w:rPr>
              <w:t>2.</w:t>
            </w:r>
          </w:p>
        </w:tc>
        <w:tc>
          <w:tcPr>
            <w:tcW w:w="4961" w:type="dxa"/>
          </w:tcPr>
          <w:p w14:paraId="7D2FA35E" w14:textId="77777777" w:rsidR="00074481" w:rsidRPr="00074481" w:rsidRDefault="00074481" w:rsidP="00074481">
            <w:pPr>
              <w:rPr>
                <w:sz w:val="24"/>
                <w:szCs w:val="24"/>
              </w:rPr>
            </w:pPr>
            <w:r w:rsidRPr="00074481">
              <w:rPr>
                <w:sz w:val="24"/>
                <w:szCs w:val="24"/>
              </w:rPr>
              <w:t>error: cannot find symbol</w:t>
            </w:r>
          </w:p>
          <w:p w14:paraId="279B432A" w14:textId="77777777" w:rsidR="00074481" w:rsidRPr="00074481" w:rsidRDefault="00074481" w:rsidP="00074481">
            <w:pPr>
              <w:rPr>
                <w:sz w:val="24"/>
                <w:szCs w:val="24"/>
              </w:rPr>
            </w:pPr>
            <w:r w:rsidRPr="00074481">
              <w:rPr>
                <w:sz w:val="24"/>
                <w:szCs w:val="24"/>
              </w:rPr>
              <w:t xml:space="preserve">                int r=</w:t>
            </w:r>
            <w:proofErr w:type="spellStart"/>
            <w:proofErr w:type="gramStart"/>
            <w:r w:rsidRPr="00074481">
              <w:rPr>
                <w:sz w:val="24"/>
                <w:szCs w:val="24"/>
              </w:rPr>
              <w:t>input.nextint</w:t>
            </w:r>
            <w:proofErr w:type="spellEnd"/>
            <w:proofErr w:type="gramEnd"/>
            <w:r w:rsidRPr="00074481">
              <w:rPr>
                <w:sz w:val="24"/>
                <w:szCs w:val="24"/>
              </w:rPr>
              <w:t>();</w:t>
            </w:r>
          </w:p>
        </w:tc>
        <w:tc>
          <w:tcPr>
            <w:tcW w:w="3797" w:type="dxa"/>
          </w:tcPr>
          <w:p w14:paraId="0A6C5909" w14:textId="77777777" w:rsidR="00074481" w:rsidRPr="00074481" w:rsidRDefault="00074481" w:rsidP="00074481">
            <w:pPr>
              <w:rPr>
                <w:sz w:val="24"/>
                <w:szCs w:val="24"/>
              </w:rPr>
            </w:pPr>
            <w:r w:rsidRPr="00074481">
              <w:rPr>
                <w:sz w:val="24"/>
                <w:szCs w:val="24"/>
              </w:rPr>
              <w:t xml:space="preserve">Replace </w:t>
            </w:r>
            <w:proofErr w:type="spellStart"/>
            <w:proofErr w:type="gramStart"/>
            <w:r w:rsidRPr="00074481">
              <w:rPr>
                <w:sz w:val="24"/>
                <w:szCs w:val="24"/>
              </w:rPr>
              <w:t>nextint</w:t>
            </w:r>
            <w:proofErr w:type="spellEnd"/>
            <w:r w:rsidRPr="00074481">
              <w:rPr>
                <w:sz w:val="24"/>
                <w:szCs w:val="24"/>
              </w:rPr>
              <w:t>(</w:t>
            </w:r>
            <w:proofErr w:type="gramEnd"/>
            <w:r w:rsidRPr="00074481">
              <w:rPr>
                <w:sz w:val="24"/>
                <w:szCs w:val="24"/>
              </w:rPr>
              <w:t xml:space="preserve">) with </w:t>
            </w:r>
            <w:proofErr w:type="spellStart"/>
            <w:r w:rsidRPr="00074481">
              <w:rPr>
                <w:sz w:val="24"/>
                <w:szCs w:val="24"/>
              </w:rPr>
              <w:t>nextInt</w:t>
            </w:r>
            <w:proofErr w:type="spellEnd"/>
            <w:r w:rsidRPr="00074481">
              <w:rPr>
                <w:sz w:val="24"/>
                <w:szCs w:val="24"/>
              </w:rPr>
              <w:t>()</w:t>
            </w:r>
          </w:p>
        </w:tc>
      </w:tr>
    </w:tbl>
    <w:p w14:paraId="51B5F3FB" w14:textId="77777777" w:rsidR="002C53B7" w:rsidRPr="002C53B7" w:rsidRDefault="002C53B7" w:rsidP="00074481">
      <w:pPr>
        <w:rPr>
          <w:ins w:id="5" w:author="kiranastha3010@outlook.com" w:date="2025-02-28T18:16:00Z" w16du:dateUtc="2025-02-28T12:46:00Z"/>
          <w:sz w:val="28"/>
          <w:szCs w:val="28"/>
        </w:rPr>
      </w:pPr>
    </w:p>
    <w:p w14:paraId="35CBE847" w14:textId="77777777" w:rsidR="002C53B7" w:rsidRPr="00074481" w:rsidRDefault="002C53B7" w:rsidP="002C53B7">
      <w:pPr>
        <w:ind w:firstLine="360"/>
        <w:rPr>
          <w:b/>
          <w:bCs/>
          <w:sz w:val="24"/>
          <w:szCs w:val="24"/>
          <w:u w:val="single"/>
        </w:rPr>
      </w:pPr>
      <w:r w:rsidRPr="00074481">
        <w:rPr>
          <w:b/>
          <w:bCs/>
          <w:sz w:val="24"/>
          <w:szCs w:val="24"/>
          <w:u w:val="single"/>
        </w:rPr>
        <w:t>Concepts to be known:</w:t>
      </w:r>
    </w:p>
    <w:p w14:paraId="6A9AB0F3" w14:textId="77777777" w:rsidR="002C53B7" w:rsidRPr="00074481" w:rsidRDefault="002C53B7" w:rsidP="002C53B7">
      <w:pPr>
        <w:rPr>
          <w:b/>
          <w:bCs/>
          <w:sz w:val="24"/>
          <w:szCs w:val="24"/>
          <w:u w:val="single"/>
        </w:rPr>
      </w:pPr>
    </w:p>
    <w:p w14:paraId="4B834D38" w14:textId="77777777" w:rsidR="002C53B7" w:rsidRPr="00074481" w:rsidRDefault="002C53B7" w:rsidP="002C53B7">
      <w:pPr>
        <w:pStyle w:val="ListParagraph"/>
        <w:numPr>
          <w:ilvl w:val="1"/>
          <w:numId w:val="49"/>
        </w:numPr>
        <w:rPr>
          <w:b/>
          <w:bCs/>
          <w:sz w:val="24"/>
          <w:szCs w:val="24"/>
        </w:rPr>
      </w:pPr>
      <w:r w:rsidRPr="00074481">
        <w:rPr>
          <w:b/>
          <w:bCs/>
          <w:sz w:val="24"/>
          <w:szCs w:val="24"/>
        </w:rPr>
        <w:t>Import</w:t>
      </w:r>
      <w:r w:rsidRPr="00074481">
        <w:rPr>
          <w:sz w:val="24"/>
          <w:szCs w:val="24"/>
        </w:rPr>
        <w:t xml:space="preserve"> -to import scanner class</w:t>
      </w:r>
    </w:p>
    <w:p w14:paraId="07362940" w14:textId="77777777" w:rsidR="002C53B7" w:rsidRPr="00074481" w:rsidRDefault="002C53B7" w:rsidP="002C53B7">
      <w:pPr>
        <w:pStyle w:val="ListParagraph"/>
        <w:numPr>
          <w:ilvl w:val="1"/>
          <w:numId w:val="49"/>
        </w:numPr>
        <w:rPr>
          <w:b/>
          <w:bCs/>
          <w:sz w:val="24"/>
          <w:szCs w:val="24"/>
        </w:rPr>
      </w:pPr>
      <w:proofErr w:type="spellStart"/>
      <w:r w:rsidRPr="00074481">
        <w:rPr>
          <w:sz w:val="24"/>
          <w:szCs w:val="24"/>
        </w:rPr>
        <w:t>System.out.println</w:t>
      </w:r>
      <w:proofErr w:type="spellEnd"/>
      <w:r w:rsidRPr="00074481">
        <w:rPr>
          <w:sz w:val="24"/>
          <w:szCs w:val="24"/>
        </w:rPr>
        <w:t>(" ")-to print the statement</w:t>
      </w:r>
    </w:p>
    <w:p w14:paraId="43D92FCD" w14:textId="77777777" w:rsidR="002C53B7" w:rsidRPr="00074481" w:rsidRDefault="002C53B7" w:rsidP="002C53B7">
      <w:pPr>
        <w:pStyle w:val="ListParagraph"/>
        <w:numPr>
          <w:ilvl w:val="1"/>
          <w:numId w:val="49"/>
        </w:numPr>
        <w:rPr>
          <w:b/>
          <w:bCs/>
          <w:sz w:val="24"/>
          <w:szCs w:val="24"/>
        </w:rPr>
      </w:pPr>
      <w:r w:rsidRPr="00074481">
        <w:rPr>
          <w:sz w:val="24"/>
          <w:szCs w:val="24"/>
        </w:rPr>
        <w:t>String – to declare the data type as string</w:t>
      </w:r>
    </w:p>
    <w:p w14:paraId="7E0BA41C" w14:textId="7BBFB038" w:rsidR="002C53B7" w:rsidRPr="00074481" w:rsidRDefault="002C53B7" w:rsidP="002C53B7">
      <w:pPr>
        <w:pStyle w:val="ListParagraph"/>
        <w:numPr>
          <w:ilvl w:val="1"/>
          <w:numId w:val="49"/>
        </w:numPr>
        <w:rPr>
          <w:b/>
          <w:bCs/>
          <w:sz w:val="24"/>
          <w:szCs w:val="24"/>
        </w:rPr>
      </w:pPr>
      <w:r w:rsidRPr="00074481">
        <w:rPr>
          <w:sz w:val="24"/>
          <w:szCs w:val="24"/>
        </w:rPr>
        <w:t>double – to declare the data types as double</w:t>
      </w:r>
    </w:p>
    <w:p w14:paraId="1FA3C1CE" w14:textId="77777777" w:rsidR="002C53B7" w:rsidRPr="00074481" w:rsidRDefault="002C53B7" w:rsidP="002C53B7">
      <w:pPr>
        <w:pStyle w:val="ListParagraph"/>
        <w:numPr>
          <w:ilvl w:val="1"/>
          <w:numId w:val="49"/>
        </w:numPr>
        <w:rPr>
          <w:b/>
          <w:bCs/>
          <w:sz w:val="24"/>
          <w:szCs w:val="24"/>
        </w:rPr>
      </w:pPr>
      <w:r w:rsidRPr="00074481">
        <w:rPr>
          <w:sz w:val="24"/>
          <w:szCs w:val="24"/>
        </w:rPr>
        <w:t>int – to declare the data types as integer</w:t>
      </w:r>
    </w:p>
    <w:p w14:paraId="684ECA95" w14:textId="77777777" w:rsidR="002C53B7" w:rsidRPr="00074481" w:rsidRDefault="002C53B7" w:rsidP="002C53B7">
      <w:pPr>
        <w:pStyle w:val="ListParagraph"/>
        <w:numPr>
          <w:ilvl w:val="1"/>
          <w:numId w:val="49"/>
        </w:numPr>
        <w:rPr>
          <w:b/>
          <w:bCs/>
          <w:sz w:val="24"/>
          <w:szCs w:val="24"/>
        </w:rPr>
      </w:pPr>
      <w:r w:rsidRPr="00074481">
        <w:rPr>
          <w:sz w:val="24"/>
          <w:szCs w:val="24"/>
        </w:rPr>
        <w:t xml:space="preserve">// - used to write comments </w:t>
      </w:r>
    </w:p>
    <w:p w14:paraId="31BEB2A9" w14:textId="77777777" w:rsidR="002C53B7" w:rsidRPr="00074481" w:rsidRDefault="002C53B7" w:rsidP="002C53B7">
      <w:pPr>
        <w:pStyle w:val="ListParagraph"/>
        <w:numPr>
          <w:ilvl w:val="1"/>
          <w:numId w:val="49"/>
        </w:numPr>
        <w:rPr>
          <w:sz w:val="24"/>
          <w:szCs w:val="24"/>
        </w:rPr>
      </w:pPr>
      <w:r w:rsidRPr="00074481">
        <w:rPr>
          <w:sz w:val="24"/>
          <w:szCs w:val="24"/>
        </w:rPr>
        <w:t xml:space="preserve">Scanner input=new </w:t>
      </w:r>
      <w:proofErr w:type="gramStart"/>
      <w:r w:rsidRPr="00074481">
        <w:rPr>
          <w:sz w:val="24"/>
          <w:szCs w:val="24"/>
        </w:rPr>
        <w:t>Scanner(</w:t>
      </w:r>
      <w:proofErr w:type="gramEnd"/>
      <w:r w:rsidRPr="00074481">
        <w:rPr>
          <w:sz w:val="24"/>
          <w:szCs w:val="24"/>
        </w:rPr>
        <w:t>System.in):</w:t>
      </w:r>
    </w:p>
    <w:p w14:paraId="7BD8D2E2" w14:textId="77777777" w:rsidR="002C53B7" w:rsidRPr="00074481" w:rsidRDefault="002C53B7" w:rsidP="002C53B7">
      <w:pPr>
        <w:pStyle w:val="ListParagraph"/>
        <w:numPr>
          <w:ilvl w:val="1"/>
          <w:numId w:val="49"/>
        </w:numPr>
        <w:rPr>
          <w:sz w:val="24"/>
          <w:szCs w:val="24"/>
        </w:rPr>
      </w:pPr>
      <w:r w:rsidRPr="00074481">
        <w:rPr>
          <w:sz w:val="24"/>
          <w:szCs w:val="24"/>
        </w:rPr>
        <w:t>int &lt;variable name&gt;=</w:t>
      </w:r>
      <w:proofErr w:type="spellStart"/>
      <w:proofErr w:type="gramStart"/>
      <w:r w:rsidRPr="00074481">
        <w:rPr>
          <w:sz w:val="24"/>
          <w:szCs w:val="24"/>
        </w:rPr>
        <w:t>input.nextInt</w:t>
      </w:r>
      <w:proofErr w:type="spellEnd"/>
      <w:proofErr w:type="gramEnd"/>
      <w:r w:rsidRPr="00074481">
        <w:rPr>
          <w:sz w:val="24"/>
          <w:szCs w:val="24"/>
        </w:rPr>
        <w:t>():</w:t>
      </w:r>
    </w:p>
    <w:p w14:paraId="28ACDB6F" w14:textId="77777777" w:rsidR="002C53B7" w:rsidRPr="002C53B7" w:rsidRDefault="002C53B7" w:rsidP="002C53B7">
      <w:pPr>
        <w:ind w:firstLine="720"/>
        <w:rPr>
          <w:ins w:id="6" w:author="kiranastha3010@outlook.com" w:date="2025-02-28T18:16:00Z" w16du:dateUtc="2025-02-28T12:46:00Z"/>
          <w:sz w:val="28"/>
          <w:szCs w:val="28"/>
        </w:rPr>
      </w:pPr>
    </w:p>
    <w:p w14:paraId="2B1AF8E1" w14:textId="77777777" w:rsidR="002C53B7" w:rsidRPr="002C53B7" w:rsidRDefault="002C53B7" w:rsidP="00E8219B">
      <w:pPr>
        <w:rPr>
          <w:ins w:id="7" w:author="kiranastha3010@outlook.com" w:date="2025-02-28T18:16:00Z" w16du:dateUtc="2025-02-28T12:46:00Z"/>
          <w:sz w:val="28"/>
          <w:szCs w:val="28"/>
        </w:rPr>
      </w:pPr>
    </w:p>
    <w:p w14:paraId="44A16E81" w14:textId="24AA9099" w:rsidR="00E8219B" w:rsidRPr="00074481" w:rsidRDefault="00E8219B" w:rsidP="00E8219B">
      <w:pPr>
        <w:ind w:firstLine="720"/>
        <w:rPr>
          <w:b/>
          <w:bCs/>
          <w:sz w:val="24"/>
          <w:szCs w:val="24"/>
        </w:rPr>
      </w:pPr>
      <w:r w:rsidRPr="00074481">
        <w:rPr>
          <w:b/>
          <w:bCs/>
          <w:sz w:val="24"/>
          <w:szCs w:val="24"/>
          <w:u w:val="single"/>
        </w:rPr>
        <w:lastRenderedPageBreak/>
        <w:t xml:space="preserve">Program </w:t>
      </w:r>
      <w:r>
        <w:rPr>
          <w:b/>
          <w:bCs/>
          <w:sz w:val="24"/>
          <w:szCs w:val="24"/>
          <w:u w:val="single"/>
        </w:rPr>
        <w:t>4</w:t>
      </w:r>
      <w:r w:rsidRPr="00074481">
        <w:rPr>
          <w:b/>
          <w:bCs/>
          <w:sz w:val="24"/>
          <w:szCs w:val="24"/>
          <w:u w:val="single"/>
        </w:rPr>
        <w:t>)</w:t>
      </w:r>
    </w:p>
    <w:p w14:paraId="001911D3" w14:textId="77777777" w:rsidR="00E8219B" w:rsidRPr="00074481" w:rsidRDefault="00E8219B" w:rsidP="00E8219B">
      <w:pPr>
        <w:rPr>
          <w:b/>
          <w:bCs/>
          <w:sz w:val="24"/>
          <w:szCs w:val="24"/>
        </w:rPr>
      </w:pPr>
    </w:p>
    <w:p w14:paraId="5CCD7FA7" w14:textId="18D8C193" w:rsidR="00E8219B" w:rsidRDefault="00E8219B" w:rsidP="00E8219B">
      <w:pPr>
        <w:ind w:firstLine="720"/>
        <w:rPr>
          <w:b/>
          <w:bCs/>
          <w:sz w:val="24"/>
          <w:szCs w:val="24"/>
        </w:rPr>
      </w:pPr>
      <w:r w:rsidRPr="00074481">
        <w:rPr>
          <w:b/>
          <w:bCs/>
          <w:sz w:val="24"/>
          <w:szCs w:val="24"/>
          <w:u w:val="single"/>
        </w:rPr>
        <w:t>AIM</w:t>
      </w:r>
      <w:r w:rsidRPr="00074481">
        <w:rPr>
          <w:b/>
          <w:bCs/>
          <w:sz w:val="24"/>
          <w:szCs w:val="24"/>
        </w:rPr>
        <w:t xml:space="preserve">- </w:t>
      </w:r>
      <w:r w:rsidR="00C96494">
        <w:rPr>
          <w:b/>
          <w:bCs/>
          <w:sz w:val="24"/>
          <w:szCs w:val="24"/>
        </w:rPr>
        <w:t>T</w:t>
      </w:r>
      <w:r w:rsidR="00C96494" w:rsidRPr="00C96494">
        <w:rPr>
          <w:b/>
          <w:bCs/>
          <w:sz w:val="24"/>
          <w:szCs w:val="24"/>
        </w:rPr>
        <w:t xml:space="preserve">o find the largest of the number using </w:t>
      </w:r>
      <w:proofErr w:type="spellStart"/>
      <w:r w:rsidR="00C96494" w:rsidRPr="00C96494">
        <w:rPr>
          <w:b/>
          <w:bCs/>
          <w:sz w:val="24"/>
          <w:szCs w:val="24"/>
        </w:rPr>
        <w:t>ternatary</w:t>
      </w:r>
      <w:proofErr w:type="spellEnd"/>
      <w:r w:rsidR="00C96494" w:rsidRPr="00C96494">
        <w:rPr>
          <w:b/>
          <w:bCs/>
          <w:sz w:val="24"/>
          <w:szCs w:val="24"/>
        </w:rPr>
        <w:t xml:space="preserve"> operato</w:t>
      </w:r>
      <w:r w:rsidR="002E47A3">
        <w:rPr>
          <w:b/>
          <w:bCs/>
          <w:sz w:val="24"/>
          <w:szCs w:val="24"/>
        </w:rPr>
        <w:t>r</w:t>
      </w:r>
    </w:p>
    <w:p w14:paraId="27F3AD25" w14:textId="1590C230" w:rsidR="00F56BA3" w:rsidRDefault="00F56BA3" w:rsidP="00E8219B">
      <w:pPr>
        <w:ind w:firstLine="720"/>
        <w:rPr>
          <w:b/>
          <w:bCs/>
          <w:sz w:val="24"/>
          <w:szCs w:val="24"/>
        </w:rPr>
      </w:pPr>
    </w:p>
    <w:p w14:paraId="7EE7FA57" w14:textId="6D766F2C" w:rsidR="00F56BA3" w:rsidRPr="00074481" w:rsidRDefault="00F56BA3" w:rsidP="00E8219B">
      <w:pPr>
        <w:ind w:firstLine="720"/>
        <w:rPr>
          <w:b/>
          <w:bCs/>
          <w:sz w:val="24"/>
          <w:szCs w:val="24"/>
        </w:rPr>
      </w:pPr>
      <w:r w:rsidRPr="00F56BA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22752" behindDoc="0" locked="0" layoutInCell="1" allowOverlap="1" wp14:anchorId="08AA3EB0" wp14:editId="113850E3">
            <wp:simplePos x="0" y="0"/>
            <wp:positionH relativeFrom="column">
              <wp:posOffset>956228</wp:posOffset>
            </wp:positionH>
            <wp:positionV relativeFrom="paragraph">
              <wp:posOffset>58365</wp:posOffset>
            </wp:positionV>
            <wp:extent cx="4032250" cy="1685290"/>
            <wp:effectExtent l="0" t="0" r="6350" b="0"/>
            <wp:wrapThrough wrapText="bothSides">
              <wp:wrapPolygon edited="0">
                <wp:start x="0" y="0"/>
                <wp:lineTo x="0" y="21242"/>
                <wp:lineTo x="21532" y="21242"/>
                <wp:lineTo x="21532" y="0"/>
                <wp:lineTo x="0" y="0"/>
              </wp:wrapPolygon>
            </wp:wrapThrough>
            <wp:docPr id="1766327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27926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6E8BC1" w14:textId="77777777" w:rsidR="002C53B7" w:rsidRDefault="002C53B7" w:rsidP="002C53B7">
      <w:pPr>
        <w:ind w:firstLine="720"/>
        <w:rPr>
          <w:sz w:val="28"/>
          <w:szCs w:val="28"/>
        </w:rPr>
      </w:pPr>
    </w:p>
    <w:p w14:paraId="6D07CA91" w14:textId="77777777" w:rsidR="00F56BA3" w:rsidRDefault="00F56BA3" w:rsidP="002C53B7">
      <w:pPr>
        <w:ind w:firstLine="720"/>
        <w:rPr>
          <w:sz w:val="28"/>
          <w:szCs w:val="28"/>
        </w:rPr>
      </w:pPr>
    </w:p>
    <w:p w14:paraId="2F9C3601" w14:textId="77777777" w:rsidR="00F56BA3" w:rsidRDefault="00F56BA3" w:rsidP="002C53B7">
      <w:pPr>
        <w:ind w:firstLine="720"/>
        <w:rPr>
          <w:sz w:val="28"/>
          <w:szCs w:val="28"/>
        </w:rPr>
      </w:pPr>
    </w:p>
    <w:p w14:paraId="5A04BD13" w14:textId="77777777" w:rsidR="00F56BA3" w:rsidRDefault="00F56BA3" w:rsidP="002C53B7">
      <w:pPr>
        <w:ind w:firstLine="720"/>
        <w:rPr>
          <w:sz w:val="28"/>
          <w:szCs w:val="28"/>
        </w:rPr>
      </w:pPr>
    </w:p>
    <w:p w14:paraId="7498B90C" w14:textId="77777777" w:rsidR="00F56BA3" w:rsidRDefault="00F56BA3" w:rsidP="002C53B7">
      <w:pPr>
        <w:ind w:firstLine="720"/>
        <w:rPr>
          <w:sz w:val="28"/>
          <w:szCs w:val="28"/>
        </w:rPr>
      </w:pPr>
    </w:p>
    <w:p w14:paraId="72211E66" w14:textId="77777777" w:rsidR="00F56BA3" w:rsidRDefault="00F56BA3" w:rsidP="002C53B7">
      <w:pPr>
        <w:ind w:firstLine="720"/>
        <w:rPr>
          <w:sz w:val="28"/>
          <w:szCs w:val="28"/>
        </w:rPr>
      </w:pPr>
    </w:p>
    <w:p w14:paraId="190920C3" w14:textId="77777777" w:rsidR="00F56BA3" w:rsidRDefault="00F56BA3" w:rsidP="002C53B7">
      <w:pPr>
        <w:ind w:firstLine="720"/>
        <w:rPr>
          <w:sz w:val="28"/>
          <w:szCs w:val="28"/>
        </w:rPr>
      </w:pPr>
    </w:p>
    <w:p w14:paraId="79A9B420" w14:textId="77777777" w:rsidR="00F56BA3" w:rsidRDefault="00F56BA3" w:rsidP="002C53B7">
      <w:pPr>
        <w:ind w:firstLine="720"/>
        <w:rPr>
          <w:sz w:val="28"/>
          <w:szCs w:val="28"/>
        </w:rPr>
      </w:pPr>
    </w:p>
    <w:p w14:paraId="307A6EAE" w14:textId="77777777" w:rsidR="00F56BA3" w:rsidRDefault="00F56BA3" w:rsidP="002C53B7">
      <w:pPr>
        <w:ind w:firstLine="720"/>
        <w:rPr>
          <w:sz w:val="28"/>
          <w:szCs w:val="28"/>
        </w:rPr>
      </w:pPr>
    </w:p>
    <w:p w14:paraId="406D2CCC" w14:textId="375C68D9" w:rsidR="00F56BA3" w:rsidRDefault="00F56BA3" w:rsidP="002C53B7">
      <w:pPr>
        <w:ind w:firstLine="720"/>
        <w:rPr>
          <w:b/>
          <w:bCs/>
          <w:sz w:val="28"/>
          <w:szCs w:val="28"/>
          <w:u w:val="single"/>
        </w:rPr>
      </w:pPr>
      <w:r w:rsidRPr="00F56BA3">
        <w:rPr>
          <w:b/>
          <w:bCs/>
          <w:sz w:val="28"/>
          <w:szCs w:val="28"/>
          <w:u w:val="single"/>
        </w:rPr>
        <w:t>Output</w:t>
      </w:r>
    </w:p>
    <w:p w14:paraId="7EBA885A" w14:textId="51E8817C" w:rsidR="00F56BA3" w:rsidRDefault="00F56BA3" w:rsidP="002C53B7">
      <w:pPr>
        <w:ind w:firstLine="720"/>
        <w:rPr>
          <w:b/>
          <w:bCs/>
          <w:sz w:val="28"/>
          <w:szCs w:val="28"/>
          <w:u w:val="single"/>
        </w:rPr>
      </w:pPr>
      <w:r w:rsidRPr="00F56BA3">
        <w:rPr>
          <w:noProof/>
          <w:sz w:val="28"/>
          <w:szCs w:val="28"/>
        </w:rPr>
        <w:drawing>
          <wp:anchor distT="0" distB="0" distL="114300" distR="114300" simplePos="0" relativeHeight="251724800" behindDoc="0" locked="0" layoutInCell="1" allowOverlap="1" wp14:anchorId="244FC71E" wp14:editId="3B3C3E8C">
            <wp:simplePos x="0" y="0"/>
            <wp:positionH relativeFrom="column">
              <wp:posOffset>3576320</wp:posOffset>
            </wp:positionH>
            <wp:positionV relativeFrom="paragraph">
              <wp:posOffset>220345</wp:posOffset>
            </wp:positionV>
            <wp:extent cx="2630170" cy="758825"/>
            <wp:effectExtent l="0" t="0" r="0" b="3175"/>
            <wp:wrapThrough wrapText="bothSides">
              <wp:wrapPolygon edited="0">
                <wp:start x="0" y="0"/>
                <wp:lineTo x="0" y="21148"/>
                <wp:lineTo x="21433" y="21148"/>
                <wp:lineTo x="21433" y="0"/>
                <wp:lineTo x="0" y="0"/>
              </wp:wrapPolygon>
            </wp:wrapThrough>
            <wp:docPr id="171874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4542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17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6BA3">
        <w:rPr>
          <w:noProof/>
          <w:sz w:val="28"/>
          <w:szCs w:val="28"/>
        </w:rPr>
        <w:drawing>
          <wp:anchor distT="0" distB="0" distL="114300" distR="114300" simplePos="0" relativeHeight="251723776" behindDoc="0" locked="0" layoutInCell="1" allowOverlap="1" wp14:anchorId="4DF277A5" wp14:editId="10D5A2D4">
            <wp:simplePos x="0" y="0"/>
            <wp:positionH relativeFrom="column">
              <wp:posOffset>455295</wp:posOffset>
            </wp:positionH>
            <wp:positionV relativeFrom="paragraph">
              <wp:posOffset>204470</wp:posOffset>
            </wp:positionV>
            <wp:extent cx="2733675" cy="779145"/>
            <wp:effectExtent l="0" t="0" r="9525" b="1905"/>
            <wp:wrapThrough wrapText="bothSides">
              <wp:wrapPolygon edited="0">
                <wp:start x="0" y="0"/>
                <wp:lineTo x="0" y="21125"/>
                <wp:lineTo x="21525" y="21125"/>
                <wp:lineTo x="21525" y="0"/>
                <wp:lineTo x="0" y="0"/>
              </wp:wrapPolygon>
            </wp:wrapThrough>
            <wp:docPr id="1344468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68487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04E976" w14:textId="6E3066E6" w:rsidR="00F56BA3" w:rsidRDefault="00F56BA3" w:rsidP="002C53B7">
      <w:pPr>
        <w:ind w:firstLine="720"/>
        <w:rPr>
          <w:sz w:val="28"/>
          <w:szCs w:val="28"/>
        </w:rPr>
      </w:pPr>
    </w:p>
    <w:p w14:paraId="64F6CD1A" w14:textId="77777777" w:rsidR="00F56BA3" w:rsidRPr="00F56BA3" w:rsidRDefault="00F56BA3" w:rsidP="00F56BA3">
      <w:pPr>
        <w:rPr>
          <w:sz w:val="28"/>
          <w:szCs w:val="28"/>
        </w:rPr>
      </w:pPr>
    </w:p>
    <w:tbl>
      <w:tblPr>
        <w:tblStyle w:val="TableGrid"/>
        <w:tblpPr w:leftFromText="180" w:rightFromText="180" w:vertAnchor="page" w:horzAnchor="margin" w:tblpY="8422"/>
        <w:tblW w:w="10313" w:type="dxa"/>
        <w:tblLook w:val="04A0" w:firstRow="1" w:lastRow="0" w:firstColumn="1" w:lastColumn="0" w:noHBand="0" w:noVBand="1"/>
      </w:tblPr>
      <w:tblGrid>
        <w:gridCol w:w="1555"/>
        <w:gridCol w:w="4961"/>
        <w:gridCol w:w="3797"/>
      </w:tblGrid>
      <w:tr w:rsidR="00F56BA3" w:rsidRPr="00074481" w14:paraId="5F429E3B" w14:textId="77777777" w:rsidTr="00F56BA3">
        <w:trPr>
          <w:trHeight w:val="416"/>
        </w:trPr>
        <w:tc>
          <w:tcPr>
            <w:tcW w:w="1555" w:type="dxa"/>
          </w:tcPr>
          <w:p w14:paraId="4B77C6F0" w14:textId="77777777" w:rsidR="00F56BA3" w:rsidRPr="00074481" w:rsidRDefault="00F56BA3" w:rsidP="00F56BA3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074481">
              <w:rPr>
                <w:b/>
                <w:bCs/>
                <w:sz w:val="24"/>
                <w:szCs w:val="24"/>
              </w:rPr>
              <w:t>S.No</w:t>
            </w:r>
            <w:proofErr w:type="spellEnd"/>
            <w:r w:rsidRPr="00074481">
              <w:rPr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4961" w:type="dxa"/>
          </w:tcPr>
          <w:p w14:paraId="4D17C758" w14:textId="77777777" w:rsidR="00F56BA3" w:rsidRPr="00074481" w:rsidRDefault="00F56BA3" w:rsidP="00F56BA3">
            <w:pPr>
              <w:jc w:val="center"/>
              <w:rPr>
                <w:b/>
                <w:bCs/>
                <w:sz w:val="24"/>
                <w:szCs w:val="24"/>
              </w:rPr>
            </w:pPr>
            <w:r w:rsidRPr="00074481">
              <w:rPr>
                <w:b/>
                <w:bCs/>
                <w:sz w:val="24"/>
                <w:szCs w:val="24"/>
              </w:rPr>
              <w:t>Errors</w:t>
            </w:r>
          </w:p>
        </w:tc>
        <w:tc>
          <w:tcPr>
            <w:tcW w:w="3797" w:type="dxa"/>
          </w:tcPr>
          <w:p w14:paraId="244752DD" w14:textId="77777777" w:rsidR="00F56BA3" w:rsidRPr="00074481" w:rsidRDefault="00F56BA3" w:rsidP="00F56BA3">
            <w:pPr>
              <w:jc w:val="center"/>
              <w:rPr>
                <w:b/>
                <w:bCs/>
                <w:sz w:val="24"/>
                <w:szCs w:val="24"/>
              </w:rPr>
            </w:pPr>
            <w:r w:rsidRPr="00074481">
              <w:rPr>
                <w:b/>
                <w:bCs/>
                <w:sz w:val="24"/>
                <w:szCs w:val="24"/>
              </w:rPr>
              <w:t>Rectification</w:t>
            </w:r>
          </w:p>
        </w:tc>
      </w:tr>
      <w:tr w:rsidR="00F56BA3" w:rsidRPr="00074481" w14:paraId="2F21FC72" w14:textId="77777777" w:rsidTr="00F56BA3">
        <w:trPr>
          <w:trHeight w:val="693"/>
        </w:trPr>
        <w:tc>
          <w:tcPr>
            <w:tcW w:w="1555" w:type="dxa"/>
          </w:tcPr>
          <w:p w14:paraId="19BD353F" w14:textId="77777777" w:rsidR="00F56BA3" w:rsidRPr="00074481" w:rsidRDefault="00F56BA3" w:rsidP="00F56BA3">
            <w:pPr>
              <w:jc w:val="center"/>
              <w:rPr>
                <w:sz w:val="24"/>
                <w:szCs w:val="24"/>
              </w:rPr>
            </w:pPr>
            <w:r w:rsidRPr="00074481">
              <w:rPr>
                <w:sz w:val="24"/>
                <w:szCs w:val="24"/>
              </w:rPr>
              <w:t>1.</w:t>
            </w:r>
          </w:p>
        </w:tc>
        <w:tc>
          <w:tcPr>
            <w:tcW w:w="4961" w:type="dxa"/>
          </w:tcPr>
          <w:p w14:paraId="37F579D9" w14:textId="77777777" w:rsidR="00F56BA3" w:rsidRPr="00F56BA3" w:rsidRDefault="00F56BA3" w:rsidP="00F56BA3">
            <w:pPr>
              <w:rPr>
                <w:sz w:val="24"/>
                <w:szCs w:val="24"/>
              </w:rPr>
            </w:pPr>
            <w:r w:rsidRPr="00F56BA3">
              <w:rPr>
                <w:sz w:val="24"/>
                <w:szCs w:val="24"/>
              </w:rPr>
              <w:t>error: cannot find symbol</w:t>
            </w:r>
          </w:p>
          <w:p w14:paraId="2EB9F51A" w14:textId="5F505924" w:rsidR="00F56BA3" w:rsidRPr="00074481" w:rsidRDefault="00F56BA3" w:rsidP="00F56BA3">
            <w:pPr>
              <w:rPr>
                <w:sz w:val="24"/>
                <w:szCs w:val="24"/>
              </w:rPr>
            </w:pPr>
            <w:r w:rsidRPr="00F56BA3">
              <w:rPr>
                <w:sz w:val="24"/>
                <w:szCs w:val="24"/>
              </w:rPr>
              <w:t xml:space="preserve">                string result=(n&gt;m)? n:m;</w:t>
            </w:r>
          </w:p>
        </w:tc>
        <w:tc>
          <w:tcPr>
            <w:tcW w:w="3797" w:type="dxa"/>
          </w:tcPr>
          <w:p w14:paraId="2EFCB113" w14:textId="748E02EE" w:rsidR="00F56BA3" w:rsidRPr="00074481" w:rsidRDefault="00F56BA3" w:rsidP="00F56BA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Change the data type of result to int</w:t>
            </w:r>
          </w:p>
        </w:tc>
      </w:tr>
    </w:tbl>
    <w:p w14:paraId="506E8F61" w14:textId="77777777" w:rsidR="00F56BA3" w:rsidRPr="00F56BA3" w:rsidRDefault="00F56BA3" w:rsidP="00F56BA3">
      <w:pPr>
        <w:rPr>
          <w:sz w:val="28"/>
          <w:szCs w:val="28"/>
        </w:rPr>
      </w:pPr>
    </w:p>
    <w:p w14:paraId="7D831E82" w14:textId="77777777" w:rsidR="00F56BA3" w:rsidRPr="00F56BA3" w:rsidRDefault="00F56BA3" w:rsidP="00F56BA3">
      <w:pPr>
        <w:rPr>
          <w:sz w:val="28"/>
          <w:szCs w:val="28"/>
        </w:rPr>
      </w:pPr>
    </w:p>
    <w:p w14:paraId="054153BF" w14:textId="77777777" w:rsidR="00F56BA3" w:rsidRPr="00F56BA3" w:rsidRDefault="00F56BA3" w:rsidP="00F56BA3">
      <w:pPr>
        <w:rPr>
          <w:sz w:val="28"/>
          <w:szCs w:val="28"/>
        </w:rPr>
      </w:pPr>
    </w:p>
    <w:p w14:paraId="2C7064D5" w14:textId="77777777" w:rsidR="00F56BA3" w:rsidRPr="00074481" w:rsidRDefault="00F56BA3" w:rsidP="00F56BA3">
      <w:pPr>
        <w:ind w:firstLine="360"/>
        <w:rPr>
          <w:b/>
          <w:bCs/>
          <w:sz w:val="24"/>
          <w:szCs w:val="24"/>
          <w:u w:val="single"/>
        </w:rPr>
      </w:pPr>
      <w:r w:rsidRPr="00074481">
        <w:rPr>
          <w:b/>
          <w:bCs/>
          <w:sz w:val="24"/>
          <w:szCs w:val="24"/>
          <w:u w:val="single"/>
        </w:rPr>
        <w:t>Concepts to be known:</w:t>
      </w:r>
    </w:p>
    <w:p w14:paraId="6ED918B1" w14:textId="77777777" w:rsidR="00F56BA3" w:rsidRPr="00074481" w:rsidRDefault="00F56BA3" w:rsidP="00F56BA3">
      <w:pPr>
        <w:rPr>
          <w:b/>
          <w:bCs/>
          <w:sz w:val="24"/>
          <w:szCs w:val="24"/>
          <w:u w:val="single"/>
        </w:rPr>
      </w:pPr>
    </w:p>
    <w:p w14:paraId="19952BEC" w14:textId="77777777" w:rsidR="00F56BA3" w:rsidRPr="00074481" w:rsidRDefault="00F56BA3" w:rsidP="00F56BA3">
      <w:pPr>
        <w:pStyle w:val="ListParagraph"/>
        <w:numPr>
          <w:ilvl w:val="1"/>
          <w:numId w:val="49"/>
        </w:numPr>
        <w:rPr>
          <w:b/>
          <w:bCs/>
          <w:sz w:val="24"/>
          <w:szCs w:val="24"/>
        </w:rPr>
      </w:pPr>
      <w:r w:rsidRPr="00074481">
        <w:rPr>
          <w:b/>
          <w:bCs/>
          <w:sz w:val="24"/>
          <w:szCs w:val="24"/>
        </w:rPr>
        <w:t>Import</w:t>
      </w:r>
      <w:r w:rsidRPr="00074481">
        <w:rPr>
          <w:sz w:val="24"/>
          <w:szCs w:val="24"/>
        </w:rPr>
        <w:t xml:space="preserve"> -to import scanner class</w:t>
      </w:r>
    </w:p>
    <w:p w14:paraId="0AC2CCB0" w14:textId="77777777" w:rsidR="00F56BA3" w:rsidRPr="00074481" w:rsidRDefault="00F56BA3" w:rsidP="00F56BA3">
      <w:pPr>
        <w:pStyle w:val="ListParagraph"/>
        <w:numPr>
          <w:ilvl w:val="1"/>
          <w:numId w:val="49"/>
        </w:numPr>
        <w:rPr>
          <w:b/>
          <w:bCs/>
          <w:sz w:val="24"/>
          <w:szCs w:val="24"/>
        </w:rPr>
      </w:pPr>
      <w:proofErr w:type="spellStart"/>
      <w:r w:rsidRPr="00074481">
        <w:rPr>
          <w:sz w:val="24"/>
          <w:szCs w:val="24"/>
        </w:rPr>
        <w:t>System.out.println</w:t>
      </w:r>
      <w:proofErr w:type="spellEnd"/>
      <w:r w:rsidRPr="00074481">
        <w:rPr>
          <w:sz w:val="24"/>
          <w:szCs w:val="24"/>
        </w:rPr>
        <w:t>(" ")-to print the statement</w:t>
      </w:r>
    </w:p>
    <w:p w14:paraId="6E332825" w14:textId="77777777" w:rsidR="00F56BA3" w:rsidRPr="00074481" w:rsidRDefault="00F56BA3" w:rsidP="00F56BA3">
      <w:pPr>
        <w:pStyle w:val="ListParagraph"/>
        <w:numPr>
          <w:ilvl w:val="1"/>
          <w:numId w:val="49"/>
        </w:numPr>
        <w:rPr>
          <w:b/>
          <w:bCs/>
          <w:sz w:val="24"/>
          <w:szCs w:val="24"/>
        </w:rPr>
      </w:pPr>
      <w:r w:rsidRPr="00074481">
        <w:rPr>
          <w:sz w:val="24"/>
          <w:szCs w:val="24"/>
        </w:rPr>
        <w:t>String – to declare the data type as string</w:t>
      </w:r>
    </w:p>
    <w:p w14:paraId="4F6DE9C8" w14:textId="77777777" w:rsidR="00F56BA3" w:rsidRPr="00074481" w:rsidRDefault="00F56BA3" w:rsidP="00F56BA3">
      <w:pPr>
        <w:pStyle w:val="ListParagraph"/>
        <w:numPr>
          <w:ilvl w:val="1"/>
          <w:numId w:val="49"/>
        </w:numPr>
        <w:rPr>
          <w:b/>
          <w:bCs/>
          <w:sz w:val="24"/>
          <w:szCs w:val="24"/>
        </w:rPr>
      </w:pPr>
      <w:r w:rsidRPr="00074481">
        <w:rPr>
          <w:sz w:val="24"/>
          <w:szCs w:val="24"/>
        </w:rPr>
        <w:t>int – to declare the data types as integer</w:t>
      </w:r>
    </w:p>
    <w:p w14:paraId="46AE74DF" w14:textId="77777777" w:rsidR="00F56BA3" w:rsidRPr="00074481" w:rsidRDefault="00F56BA3" w:rsidP="00F56BA3">
      <w:pPr>
        <w:pStyle w:val="ListParagraph"/>
        <w:numPr>
          <w:ilvl w:val="1"/>
          <w:numId w:val="49"/>
        </w:numPr>
        <w:rPr>
          <w:b/>
          <w:bCs/>
          <w:sz w:val="24"/>
          <w:szCs w:val="24"/>
        </w:rPr>
      </w:pPr>
      <w:r w:rsidRPr="00074481">
        <w:rPr>
          <w:sz w:val="24"/>
          <w:szCs w:val="24"/>
        </w:rPr>
        <w:t xml:space="preserve">// - used to write comments </w:t>
      </w:r>
    </w:p>
    <w:p w14:paraId="2DC67956" w14:textId="77777777" w:rsidR="00F56BA3" w:rsidRPr="00074481" w:rsidRDefault="00F56BA3" w:rsidP="00F56BA3">
      <w:pPr>
        <w:pStyle w:val="ListParagraph"/>
        <w:numPr>
          <w:ilvl w:val="1"/>
          <w:numId w:val="49"/>
        </w:numPr>
        <w:rPr>
          <w:sz w:val="24"/>
          <w:szCs w:val="24"/>
        </w:rPr>
      </w:pPr>
      <w:r w:rsidRPr="00074481">
        <w:rPr>
          <w:sz w:val="24"/>
          <w:szCs w:val="24"/>
        </w:rPr>
        <w:t xml:space="preserve">Scanner input=new </w:t>
      </w:r>
      <w:proofErr w:type="gramStart"/>
      <w:r w:rsidRPr="00074481">
        <w:rPr>
          <w:sz w:val="24"/>
          <w:szCs w:val="24"/>
        </w:rPr>
        <w:t>Scanner(</w:t>
      </w:r>
      <w:proofErr w:type="gramEnd"/>
      <w:r w:rsidRPr="00074481">
        <w:rPr>
          <w:sz w:val="24"/>
          <w:szCs w:val="24"/>
        </w:rPr>
        <w:t>System.in):</w:t>
      </w:r>
    </w:p>
    <w:p w14:paraId="62C886A3" w14:textId="3229A86B" w:rsidR="00F56BA3" w:rsidRPr="00F56BA3" w:rsidRDefault="00F56BA3" w:rsidP="00F56BA3">
      <w:pPr>
        <w:pStyle w:val="ListParagraph"/>
        <w:numPr>
          <w:ilvl w:val="1"/>
          <w:numId w:val="49"/>
        </w:numPr>
        <w:rPr>
          <w:sz w:val="28"/>
          <w:szCs w:val="28"/>
        </w:rPr>
      </w:pPr>
      <w:r w:rsidRPr="00F56BA3">
        <w:rPr>
          <w:sz w:val="24"/>
          <w:szCs w:val="24"/>
        </w:rPr>
        <w:t>int &lt;variable name&gt;=</w:t>
      </w:r>
      <w:proofErr w:type="spellStart"/>
      <w:proofErr w:type="gramStart"/>
      <w:r w:rsidRPr="00F56BA3">
        <w:rPr>
          <w:sz w:val="24"/>
          <w:szCs w:val="24"/>
        </w:rPr>
        <w:t>input.nextInt</w:t>
      </w:r>
      <w:proofErr w:type="spellEnd"/>
      <w:proofErr w:type="gramEnd"/>
      <w:r w:rsidRPr="00F56BA3">
        <w:rPr>
          <w:sz w:val="24"/>
          <w:szCs w:val="24"/>
        </w:rPr>
        <w:t>():</w:t>
      </w:r>
    </w:p>
    <w:p w14:paraId="16B93249" w14:textId="59CAC753" w:rsidR="00F56BA3" w:rsidRDefault="00F56BA3" w:rsidP="00F56BA3">
      <w:pPr>
        <w:tabs>
          <w:tab w:val="left" w:pos="7407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620A3EA6" w14:textId="77777777" w:rsidR="00F56BA3" w:rsidRDefault="00F56BA3" w:rsidP="00F56BA3">
      <w:pPr>
        <w:tabs>
          <w:tab w:val="left" w:pos="7407"/>
        </w:tabs>
        <w:rPr>
          <w:sz w:val="28"/>
          <w:szCs w:val="28"/>
        </w:rPr>
      </w:pPr>
    </w:p>
    <w:p w14:paraId="6052B929" w14:textId="77777777" w:rsidR="00F56BA3" w:rsidRDefault="00F56BA3" w:rsidP="00F56BA3">
      <w:pPr>
        <w:tabs>
          <w:tab w:val="left" w:pos="7407"/>
        </w:tabs>
        <w:rPr>
          <w:sz w:val="28"/>
          <w:szCs w:val="28"/>
        </w:rPr>
      </w:pPr>
    </w:p>
    <w:p w14:paraId="7E037CB0" w14:textId="77777777" w:rsidR="00F56BA3" w:rsidRDefault="00F56BA3" w:rsidP="00F56BA3">
      <w:pPr>
        <w:tabs>
          <w:tab w:val="left" w:pos="7407"/>
        </w:tabs>
        <w:rPr>
          <w:sz w:val="28"/>
          <w:szCs w:val="28"/>
        </w:rPr>
      </w:pPr>
    </w:p>
    <w:p w14:paraId="588F2B53" w14:textId="77777777" w:rsidR="00F56BA3" w:rsidRDefault="00F56BA3" w:rsidP="00F56BA3">
      <w:pPr>
        <w:tabs>
          <w:tab w:val="left" w:pos="7407"/>
        </w:tabs>
        <w:rPr>
          <w:sz w:val="28"/>
          <w:szCs w:val="28"/>
        </w:rPr>
      </w:pPr>
    </w:p>
    <w:p w14:paraId="04070DF5" w14:textId="77777777" w:rsidR="00F56BA3" w:rsidRDefault="00F56BA3" w:rsidP="00F56BA3">
      <w:pPr>
        <w:tabs>
          <w:tab w:val="left" w:pos="7407"/>
        </w:tabs>
        <w:rPr>
          <w:sz w:val="28"/>
          <w:szCs w:val="28"/>
        </w:rPr>
      </w:pPr>
    </w:p>
    <w:p w14:paraId="6844BBA0" w14:textId="24307DFD" w:rsidR="00F56BA3" w:rsidRDefault="00F56BA3" w:rsidP="00F56BA3">
      <w:pPr>
        <w:tabs>
          <w:tab w:val="left" w:pos="7407"/>
        </w:tabs>
        <w:rPr>
          <w:sz w:val="28"/>
          <w:szCs w:val="28"/>
        </w:rPr>
      </w:pPr>
    </w:p>
    <w:p w14:paraId="150CB4C1" w14:textId="39C976C9" w:rsidR="00F56BA3" w:rsidRPr="00074481" w:rsidRDefault="00F56BA3" w:rsidP="00F56BA3">
      <w:pPr>
        <w:ind w:firstLine="720"/>
        <w:rPr>
          <w:b/>
          <w:bCs/>
          <w:sz w:val="24"/>
          <w:szCs w:val="24"/>
        </w:rPr>
      </w:pPr>
      <w:r w:rsidRPr="00074481">
        <w:rPr>
          <w:b/>
          <w:bCs/>
          <w:sz w:val="24"/>
          <w:szCs w:val="24"/>
          <w:u w:val="single"/>
        </w:rPr>
        <w:lastRenderedPageBreak/>
        <w:t xml:space="preserve">Program </w:t>
      </w:r>
      <w:r w:rsidR="00D12956">
        <w:rPr>
          <w:b/>
          <w:bCs/>
          <w:sz w:val="24"/>
          <w:szCs w:val="24"/>
          <w:u w:val="single"/>
        </w:rPr>
        <w:t>5</w:t>
      </w:r>
      <w:r w:rsidRPr="00074481">
        <w:rPr>
          <w:b/>
          <w:bCs/>
          <w:sz w:val="24"/>
          <w:szCs w:val="24"/>
          <w:u w:val="single"/>
        </w:rPr>
        <w:t>)</w:t>
      </w:r>
    </w:p>
    <w:p w14:paraId="237F12F4" w14:textId="77777777" w:rsidR="00F56BA3" w:rsidRPr="00074481" w:rsidRDefault="00F56BA3" w:rsidP="00F56BA3">
      <w:pPr>
        <w:rPr>
          <w:b/>
          <w:bCs/>
          <w:sz w:val="24"/>
          <w:szCs w:val="24"/>
        </w:rPr>
      </w:pPr>
    </w:p>
    <w:p w14:paraId="5D06CF04" w14:textId="338AEAEE" w:rsidR="00F56BA3" w:rsidRDefault="00F56BA3" w:rsidP="00F56BA3">
      <w:pPr>
        <w:ind w:firstLine="720"/>
        <w:rPr>
          <w:b/>
          <w:bCs/>
          <w:sz w:val="24"/>
          <w:szCs w:val="24"/>
        </w:rPr>
      </w:pPr>
      <w:r w:rsidRPr="00074481">
        <w:rPr>
          <w:b/>
          <w:bCs/>
          <w:sz w:val="24"/>
          <w:szCs w:val="24"/>
          <w:u w:val="single"/>
        </w:rPr>
        <w:t>AIM</w:t>
      </w:r>
      <w:r w:rsidRPr="00074481">
        <w:rPr>
          <w:b/>
          <w:bCs/>
          <w:sz w:val="24"/>
          <w:szCs w:val="24"/>
        </w:rPr>
        <w:t xml:space="preserve">- </w:t>
      </w:r>
      <w:r>
        <w:rPr>
          <w:b/>
          <w:bCs/>
          <w:sz w:val="24"/>
          <w:szCs w:val="24"/>
        </w:rPr>
        <w:t>T</w:t>
      </w:r>
      <w:r w:rsidRPr="00C96494">
        <w:rPr>
          <w:b/>
          <w:bCs/>
          <w:sz w:val="24"/>
          <w:szCs w:val="24"/>
        </w:rPr>
        <w:t xml:space="preserve">o </w:t>
      </w:r>
      <w:r w:rsidRPr="00F56BA3">
        <w:rPr>
          <w:b/>
          <w:bCs/>
          <w:sz w:val="24"/>
          <w:szCs w:val="24"/>
        </w:rPr>
        <w:t>find the factorial of the number</w:t>
      </w:r>
      <w:r>
        <w:rPr>
          <w:b/>
          <w:bCs/>
          <w:sz w:val="24"/>
          <w:szCs w:val="24"/>
        </w:rPr>
        <w:t xml:space="preserve"> using JAVA</w:t>
      </w:r>
    </w:p>
    <w:p w14:paraId="4AE7D7DF" w14:textId="3D3D76BE" w:rsidR="00F56BA3" w:rsidRDefault="00F56BA3" w:rsidP="00F56BA3">
      <w:pPr>
        <w:ind w:firstLine="720"/>
        <w:rPr>
          <w:b/>
          <w:bCs/>
          <w:sz w:val="24"/>
          <w:szCs w:val="24"/>
        </w:rPr>
      </w:pPr>
    </w:p>
    <w:p w14:paraId="3AB78CCD" w14:textId="7A01247F" w:rsidR="00F56BA3" w:rsidRDefault="006E1B20" w:rsidP="00F56BA3">
      <w:pPr>
        <w:ind w:firstLine="720"/>
        <w:rPr>
          <w:b/>
          <w:bCs/>
          <w:sz w:val="24"/>
          <w:szCs w:val="24"/>
        </w:rPr>
      </w:pPr>
      <w:r w:rsidRPr="006E1B20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25824" behindDoc="0" locked="0" layoutInCell="1" allowOverlap="1" wp14:anchorId="5AA88DB1" wp14:editId="63C5EDAF">
            <wp:simplePos x="0" y="0"/>
            <wp:positionH relativeFrom="column">
              <wp:posOffset>1017447</wp:posOffset>
            </wp:positionH>
            <wp:positionV relativeFrom="paragraph">
              <wp:posOffset>25603</wp:posOffset>
            </wp:positionV>
            <wp:extent cx="3955415" cy="1835785"/>
            <wp:effectExtent l="0" t="0" r="6985" b="0"/>
            <wp:wrapThrough wrapText="bothSides">
              <wp:wrapPolygon edited="0">
                <wp:start x="0" y="0"/>
                <wp:lineTo x="0" y="21294"/>
                <wp:lineTo x="21534" y="21294"/>
                <wp:lineTo x="21534" y="0"/>
                <wp:lineTo x="0" y="0"/>
              </wp:wrapPolygon>
            </wp:wrapThrough>
            <wp:docPr id="1423907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90733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415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E25635" w14:textId="6940A504" w:rsidR="00F56BA3" w:rsidRDefault="00F56BA3" w:rsidP="00F56BA3">
      <w:pPr>
        <w:tabs>
          <w:tab w:val="left" w:pos="7407"/>
        </w:tabs>
        <w:rPr>
          <w:sz w:val="28"/>
          <w:szCs w:val="28"/>
        </w:rPr>
      </w:pPr>
    </w:p>
    <w:p w14:paraId="3457D383" w14:textId="77777777" w:rsidR="006E1B20" w:rsidRDefault="006E1B20" w:rsidP="00F56BA3">
      <w:pPr>
        <w:tabs>
          <w:tab w:val="left" w:pos="7407"/>
        </w:tabs>
        <w:rPr>
          <w:sz w:val="28"/>
          <w:szCs w:val="28"/>
        </w:rPr>
      </w:pPr>
    </w:p>
    <w:p w14:paraId="20B1B822" w14:textId="77777777" w:rsidR="006E1B20" w:rsidRDefault="006E1B20" w:rsidP="00F56BA3">
      <w:pPr>
        <w:tabs>
          <w:tab w:val="left" w:pos="7407"/>
        </w:tabs>
        <w:rPr>
          <w:sz w:val="28"/>
          <w:szCs w:val="28"/>
        </w:rPr>
      </w:pPr>
    </w:p>
    <w:p w14:paraId="3EB65BB6" w14:textId="77777777" w:rsidR="006E1B20" w:rsidRDefault="006E1B20" w:rsidP="00F56BA3">
      <w:pPr>
        <w:tabs>
          <w:tab w:val="left" w:pos="7407"/>
        </w:tabs>
        <w:rPr>
          <w:sz w:val="28"/>
          <w:szCs w:val="28"/>
        </w:rPr>
      </w:pPr>
    </w:p>
    <w:p w14:paraId="310E9AED" w14:textId="77777777" w:rsidR="006E1B20" w:rsidRDefault="006E1B20" w:rsidP="00F56BA3">
      <w:pPr>
        <w:tabs>
          <w:tab w:val="left" w:pos="7407"/>
        </w:tabs>
        <w:rPr>
          <w:sz w:val="28"/>
          <w:szCs w:val="28"/>
        </w:rPr>
      </w:pPr>
    </w:p>
    <w:p w14:paraId="5B018423" w14:textId="77777777" w:rsidR="006E1B20" w:rsidRDefault="006E1B20" w:rsidP="00F56BA3">
      <w:pPr>
        <w:tabs>
          <w:tab w:val="left" w:pos="7407"/>
        </w:tabs>
        <w:rPr>
          <w:sz w:val="28"/>
          <w:szCs w:val="28"/>
        </w:rPr>
      </w:pPr>
    </w:p>
    <w:p w14:paraId="2E203E50" w14:textId="77777777" w:rsidR="006E1B20" w:rsidRDefault="006E1B20" w:rsidP="00F56BA3">
      <w:pPr>
        <w:tabs>
          <w:tab w:val="left" w:pos="7407"/>
        </w:tabs>
        <w:rPr>
          <w:sz w:val="28"/>
          <w:szCs w:val="28"/>
        </w:rPr>
      </w:pPr>
    </w:p>
    <w:p w14:paraId="673B7C2E" w14:textId="77777777" w:rsidR="006E1B20" w:rsidRDefault="006E1B20" w:rsidP="00F56BA3">
      <w:pPr>
        <w:tabs>
          <w:tab w:val="left" w:pos="7407"/>
        </w:tabs>
        <w:rPr>
          <w:sz w:val="28"/>
          <w:szCs w:val="28"/>
        </w:rPr>
      </w:pPr>
    </w:p>
    <w:p w14:paraId="0E0ABE71" w14:textId="0ABB91AB" w:rsidR="006E1B20" w:rsidRDefault="006E1B20" w:rsidP="00F56BA3">
      <w:pPr>
        <w:tabs>
          <w:tab w:val="left" w:pos="7407"/>
        </w:tabs>
        <w:rPr>
          <w:sz w:val="28"/>
          <w:szCs w:val="28"/>
        </w:rPr>
      </w:pPr>
    </w:p>
    <w:p w14:paraId="0CAD36BD" w14:textId="77777777" w:rsidR="006E1B20" w:rsidRDefault="006E1B20" w:rsidP="00F56BA3">
      <w:pPr>
        <w:tabs>
          <w:tab w:val="left" w:pos="7407"/>
        </w:tabs>
        <w:rPr>
          <w:sz w:val="28"/>
          <w:szCs w:val="28"/>
        </w:rPr>
      </w:pPr>
    </w:p>
    <w:p w14:paraId="4096A987" w14:textId="7D9719D5" w:rsidR="006E1B20" w:rsidRDefault="006E1B20" w:rsidP="00F56BA3">
      <w:pPr>
        <w:tabs>
          <w:tab w:val="left" w:pos="7407"/>
        </w:tabs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         </w:t>
      </w:r>
      <w:r w:rsidRPr="006E1B20">
        <w:rPr>
          <w:b/>
          <w:bCs/>
          <w:sz w:val="28"/>
          <w:szCs w:val="28"/>
          <w:u w:val="single"/>
        </w:rPr>
        <w:t>Output</w:t>
      </w:r>
    </w:p>
    <w:p w14:paraId="2D02D82D" w14:textId="28C6EFF3" w:rsidR="006E1B20" w:rsidRDefault="006E1B20" w:rsidP="00F56BA3">
      <w:pPr>
        <w:tabs>
          <w:tab w:val="left" w:pos="7407"/>
        </w:tabs>
        <w:rPr>
          <w:b/>
          <w:bCs/>
          <w:sz w:val="28"/>
          <w:szCs w:val="28"/>
          <w:u w:val="single"/>
        </w:rPr>
      </w:pPr>
      <w:r w:rsidRPr="006E1B20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726848" behindDoc="0" locked="0" layoutInCell="1" allowOverlap="1" wp14:anchorId="62B96519" wp14:editId="51C3888D">
            <wp:simplePos x="0" y="0"/>
            <wp:positionH relativeFrom="margin">
              <wp:posOffset>293370</wp:posOffset>
            </wp:positionH>
            <wp:positionV relativeFrom="paragraph">
              <wp:posOffset>267970</wp:posOffset>
            </wp:positionV>
            <wp:extent cx="2790190" cy="551815"/>
            <wp:effectExtent l="0" t="0" r="0" b="635"/>
            <wp:wrapThrough wrapText="bothSides">
              <wp:wrapPolygon edited="0">
                <wp:start x="0" y="0"/>
                <wp:lineTo x="0" y="20879"/>
                <wp:lineTo x="21384" y="20879"/>
                <wp:lineTo x="21384" y="0"/>
                <wp:lineTo x="0" y="0"/>
              </wp:wrapPolygon>
            </wp:wrapThrough>
            <wp:docPr id="1362366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66702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636"/>
                    <a:stretch/>
                  </pic:blipFill>
                  <pic:spPr bwMode="auto">
                    <a:xfrm>
                      <a:off x="0" y="0"/>
                      <a:ext cx="2790190" cy="551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EE4D79" w14:textId="480DF7FA" w:rsidR="00B63D3F" w:rsidRPr="00B63D3F" w:rsidRDefault="00B63D3F" w:rsidP="00B63D3F">
      <w:pPr>
        <w:rPr>
          <w:sz w:val="28"/>
          <w:szCs w:val="28"/>
        </w:rPr>
      </w:pPr>
      <w:r w:rsidRPr="006E1B20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729920" behindDoc="0" locked="0" layoutInCell="1" allowOverlap="1" wp14:anchorId="66E8B3CA" wp14:editId="2629E192">
            <wp:simplePos x="0" y="0"/>
            <wp:positionH relativeFrom="margin">
              <wp:posOffset>3418205</wp:posOffset>
            </wp:positionH>
            <wp:positionV relativeFrom="paragraph">
              <wp:posOffset>76022</wp:posOffset>
            </wp:positionV>
            <wp:extent cx="2790190" cy="551815"/>
            <wp:effectExtent l="0" t="0" r="0" b="635"/>
            <wp:wrapThrough wrapText="bothSides">
              <wp:wrapPolygon edited="0">
                <wp:start x="0" y="0"/>
                <wp:lineTo x="0" y="20879"/>
                <wp:lineTo x="21384" y="20879"/>
                <wp:lineTo x="21384" y="0"/>
                <wp:lineTo x="0" y="0"/>
              </wp:wrapPolygon>
            </wp:wrapThrough>
            <wp:docPr id="1737056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366702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36"/>
                    <a:stretch/>
                  </pic:blipFill>
                  <pic:spPr bwMode="auto">
                    <a:xfrm>
                      <a:off x="0" y="0"/>
                      <a:ext cx="2790190" cy="551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D8A554" w14:textId="2A98EECD" w:rsidR="00B63D3F" w:rsidRPr="00B63D3F" w:rsidRDefault="00B63D3F" w:rsidP="00B63D3F">
      <w:pPr>
        <w:rPr>
          <w:sz w:val="28"/>
          <w:szCs w:val="28"/>
        </w:rPr>
      </w:pPr>
    </w:p>
    <w:p w14:paraId="0AD55771" w14:textId="77777777" w:rsidR="00B63D3F" w:rsidRPr="00B63D3F" w:rsidRDefault="00B63D3F" w:rsidP="00B63D3F">
      <w:pPr>
        <w:rPr>
          <w:sz w:val="28"/>
          <w:szCs w:val="28"/>
        </w:rPr>
      </w:pPr>
    </w:p>
    <w:p w14:paraId="46095D16" w14:textId="77777777" w:rsidR="00B63D3F" w:rsidRPr="00B63D3F" w:rsidRDefault="00B63D3F" w:rsidP="00B63D3F">
      <w:pPr>
        <w:rPr>
          <w:sz w:val="28"/>
          <w:szCs w:val="28"/>
        </w:rPr>
      </w:pPr>
    </w:p>
    <w:p w14:paraId="202F0BAE" w14:textId="77777777" w:rsidR="00B63D3F" w:rsidRDefault="00B63D3F" w:rsidP="00B63D3F">
      <w:pPr>
        <w:rPr>
          <w:b/>
          <w:bCs/>
          <w:sz w:val="28"/>
          <w:szCs w:val="28"/>
          <w:u w:val="single"/>
        </w:rPr>
      </w:pPr>
    </w:p>
    <w:p w14:paraId="73AC0930" w14:textId="77777777" w:rsidR="00B63D3F" w:rsidRDefault="00B63D3F" w:rsidP="00B63D3F">
      <w:pPr>
        <w:rPr>
          <w:b/>
          <w:bCs/>
          <w:sz w:val="28"/>
          <w:szCs w:val="28"/>
          <w:u w:val="single"/>
        </w:rPr>
      </w:pPr>
    </w:p>
    <w:p w14:paraId="4BEE0B7C" w14:textId="77777777" w:rsidR="00775409" w:rsidRDefault="00775409" w:rsidP="00B63D3F">
      <w:pPr>
        <w:rPr>
          <w:b/>
          <w:bCs/>
          <w:sz w:val="28"/>
          <w:szCs w:val="28"/>
          <w:u w:val="single"/>
        </w:rPr>
      </w:pPr>
    </w:p>
    <w:tbl>
      <w:tblPr>
        <w:tblStyle w:val="TableGrid"/>
        <w:tblpPr w:leftFromText="180" w:rightFromText="180" w:vertAnchor="page" w:horzAnchor="margin" w:tblpY="8422"/>
        <w:tblW w:w="10313" w:type="dxa"/>
        <w:tblLook w:val="04A0" w:firstRow="1" w:lastRow="0" w:firstColumn="1" w:lastColumn="0" w:noHBand="0" w:noVBand="1"/>
      </w:tblPr>
      <w:tblGrid>
        <w:gridCol w:w="1555"/>
        <w:gridCol w:w="4961"/>
        <w:gridCol w:w="3797"/>
      </w:tblGrid>
      <w:tr w:rsidR="00B63D3F" w:rsidRPr="00074481" w14:paraId="1CB42E9E" w14:textId="77777777" w:rsidTr="00605454">
        <w:trPr>
          <w:trHeight w:val="416"/>
        </w:trPr>
        <w:tc>
          <w:tcPr>
            <w:tcW w:w="1555" w:type="dxa"/>
          </w:tcPr>
          <w:p w14:paraId="2CD202E5" w14:textId="77777777" w:rsidR="00B63D3F" w:rsidRPr="00074481" w:rsidRDefault="00B63D3F" w:rsidP="00605454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074481">
              <w:rPr>
                <w:b/>
                <w:bCs/>
                <w:sz w:val="24"/>
                <w:szCs w:val="24"/>
              </w:rPr>
              <w:t>S.No</w:t>
            </w:r>
            <w:proofErr w:type="spellEnd"/>
            <w:r w:rsidRPr="00074481">
              <w:rPr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4961" w:type="dxa"/>
          </w:tcPr>
          <w:p w14:paraId="0FC5D2E7" w14:textId="77777777" w:rsidR="00B63D3F" w:rsidRPr="00074481" w:rsidRDefault="00B63D3F" w:rsidP="00605454">
            <w:pPr>
              <w:jc w:val="center"/>
              <w:rPr>
                <w:b/>
                <w:bCs/>
                <w:sz w:val="24"/>
                <w:szCs w:val="24"/>
              </w:rPr>
            </w:pPr>
            <w:r w:rsidRPr="00074481">
              <w:rPr>
                <w:b/>
                <w:bCs/>
                <w:sz w:val="24"/>
                <w:szCs w:val="24"/>
              </w:rPr>
              <w:t>Errors</w:t>
            </w:r>
          </w:p>
        </w:tc>
        <w:tc>
          <w:tcPr>
            <w:tcW w:w="3797" w:type="dxa"/>
          </w:tcPr>
          <w:p w14:paraId="333894E0" w14:textId="77777777" w:rsidR="00B63D3F" w:rsidRPr="00074481" w:rsidRDefault="00B63D3F" w:rsidP="00605454">
            <w:pPr>
              <w:jc w:val="center"/>
              <w:rPr>
                <w:b/>
                <w:bCs/>
                <w:sz w:val="24"/>
                <w:szCs w:val="24"/>
              </w:rPr>
            </w:pPr>
            <w:r w:rsidRPr="00074481">
              <w:rPr>
                <w:b/>
                <w:bCs/>
                <w:sz w:val="24"/>
                <w:szCs w:val="24"/>
              </w:rPr>
              <w:t>Rectification</w:t>
            </w:r>
          </w:p>
        </w:tc>
      </w:tr>
      <w:tr w:rsidR="00B63D3F" w:rsidRPr="00074481" w14:paraId="0E07F7AD" w14:textId="77777777" w:rsidTr="00605454">
        <w:trPr>
          <w:trHeight w:val="693"/>
        </w:trPr>
        <w:tc>
          <w:tcPr>
            <w:tcW w:w="1555" w:type="dxa"/>
          </w:tcPr>
          <w:p w14:paraId="476D23B0" w14:textId="77777777" w:rsidR="00B63D3F" w:rsidRPr="00074481" w:rsidRDefault="00B63D3F" w:rsidP="00605454">
            <w:pPr>
              <w:jc w:val="center"/>
              <w:rPr>
                <w:sz w:val="24"/>
                <w:szCs w:val="24"/>
              </w:rPr>
            </w:pPr>
            <w:r w:rsidRPr="00074481">
              <w:rPr>
                <w:sz w:val="24"/>
                <w:szCs w:val="24"/>
              </w:rPr>
              <w:t>1.</w:t>
            </w:r>
          </w:p>
        </w:tc>
        <w:tc>
          <w:tcPr>
            <w:tcW w:w="4961" w:type="dxa"/>
          </w:tcPr>
          <w:p w14:paraId="3EE0A6BA" w14:textId="77777777" w:rsidR="00B63D3F" w:rsidRPr="00B63D3F" w:rsidRDefault="00B63D3F" w:rsidP="00B63D3F">
            <w:pPr>
              <w:rPr>
                <w:sz w:val="24"/>
                <w:szCs w:val="24"/>
              </w:rPr>
            </w:pPr>
            <w:r w:rsidRPr="00B63D3F">
              <w:rPr>
                <w:sz w:val="24"/>
                <w:szCs w:val="24"/>
              </w:rPr>
              <w:t>error: not a statement</w:t>
            </w:r>
          </w:p>
          <w:p w14:paraId="0E879E0E" w14:textId="4B691558" w:rsidR="00B63D3F" w:rsidRPr="00074481" w:rsidRDefault="00B63D3F" w:rsidP="00B63D3F">
            <w:pPr>
              <w:rPr>
                <w:sz w:val="24"/>
                <w:szCs w:val="24"/>
              </w:rPr>
            </w:pPr>
            <w:r w:rsidRPr="00B63D3F">
              <w:rPr>
                <w:sz w:val="24"/>
                <w:szCs w:val="24"/>
              </w:rPr>
              <w:t xml:space="preserve">                </w:t>
            </w:r>
            <w:proofErr w:type="gramStart"/>
            <w:r w:rsidRPr="00B63D3F">
              <w:rPr>
                <w:sz w:val="24"/>
                <w:szCs w:val="24"/>
              </w:rPr>
              <w:t>for(</w:t>
            </w:r>
            <w:proofErr w:type="gramEnd"/>
            <w:r w:rsidRPr="00B63D3F">
              <w:rPr>
                <w:sz w:val="24"/>
                <w:szCs w:val="24"/>
              </w:rPr>
              <w:t xml:space="preserve">int </w:t>
            </w:r>
            <w:proofErr w:type="spellStart"/>
            <w:r w:rsidRPr="00B63D3F">
              <w:rPr>
                <w:sz w:val="24"/>
                <w:szCs w:val="24"/>
              </w:rPr>
              <w:t>i</w:t>
            </w:r>
            <w:proofErr w:type="spellEnd"/>
            <w:r w:rsidRPr="00B63D3F">
              <w:rPr>
                <w:sz w:val="24"/>
                <w:szCs w:val="24"/>
              </w:rPr>
              <w:t>=1;i&lt;=n;i+i+1)</w:t>
            </w:r>
          </w:p>
        </w:tc>
        <w:tc>
          <w:tcPr>
            <w:tcW w:w="3797" w:type="dxa"/>
          </w:tcPr>
          <w:p w14:paraId="03C740A7" w14:textId="3269040D" w:rsidR="00B63D3F" w:rsidRPr="00074481" w:rsidRDefault="00B63D3F" w:rsidP="00605454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</w:t>
            </w:r>
            <w:proofErr w:type="spellEnd"/>
            <w:r>
              <w:rPr>
                <w:sz w:val="24"/>
                <w:szCs w:val="24"/>
              </w:rPr>
              <w:t>=i+1</w:t>
            </w:r>
          </w:p>
        </w:tc>
      </w:tr>
      <w:tr w:rsidR="00B63D3F" w:rsidRPr="00074481" w14:paraId="01BAD3B8" w14:textId="77777777" w:rsidTr="00605454">
        <w:trPr>
          <w:trHeight w:val="693"/>
        </w:trPr>
        <w:tc>
          <w:tcPr>
            <w:tcW w:w="1555" w:type="dxa"/>
          </w:tcPr>
          <w:p w14:paraId="3D8B150E" w14:textId="00DAD040" w:rsidR="00B63D3F" w:rsidRPr="00074481" w:rsidRDefault="00B63D3F" w:rsidP="0060545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4961" w:type="dxa"/>
          </w:tcPr>
          <w:p w14:paraId="1A320DB5" w14:textId="77777777" w:rsidR="00B63D3F" w:rsidRPr="00B63D3F" w:rsidRDefault="00B63D3F" w:rsidP="00B63D3F">
            <w:pPr>
              <w:rPr>
                <w:sz w:val="24"/>
                <w:szCs w:val="24"/>
              </w:rPr>
            </w:pPr>
            <w:r w:rsidRPr="00B63D3F">
              <w:rPr>
                <w:sz w:val="24"/>
                <w:szCs w:val="24"/>
              </w:rPr>
              <w:t>error: ';' expected</w:t>
            </w:r>
          </w:p>
          <w:p w14:paraId="1BB389D0" w14:textId="0D44A8B5" w:rsidR="00B63D3F" w:rsidRPr="00B63D3F" w:rsidRDefault="00B63D3F" w:rsidP="00B63D3F">
            <w:pPr>
              <w:rPr>
                <w:sz w:val="24"/>
                <w:szCs w:val="24"/>
              </w:rPr>
            </w:pPr>
            <w:r w:rsidRPr="00B63D3F">
              <w:rPr>
                <w:sz w:val="24"/>
                <w:szCs w:val="24"/>
              </w:rPr>
              <w:t xml:space="preserve">                        fact=fact*</w:t>
            </w:r>
            <w:proofErr w:type="spellStart"/>
            <w:r w:rsidRPr="00B63D3F">
              <w:rPr>
                <w:sz w:val="24"/>
                <w:szCs w:val="24"/>
              </w:rPr>
              <w:t>i</w:t>
            </w:r>
            <w:proofErr w:type="spellEnd"/>
          </w:p>
        </w:tc>
        <w:tc>
          <w:tcPr>
            <w:tcW w:w="3797" w:type="dxa"/>
          </w:tcPr>
          <w:p w14:paraId="51BAAE3A" w14:textId="27625F91" w:rsidR="00B63D3F" w:rsidRDefault="00B63D3F" w:rsidP="00605454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Adding ;</w:t>
            </w:r>
            <w:proofErr w:type="gramEnd"/>
            <w:r>
              <w:rPr>
                <w:sz w:val="24"/>
                <w:szCs w:val="24"/>
              </w:rPr>
              <w:t xml:space="preserve"> at the end</w:t>
            </w:r>
          </w:p>
        </w:tc>
      </w:tr>
    </w:tbl>
    <w:p w14:paraId="72042079" w14:textId="77777777" w:rsidR="00775409" w:rsidRPr="00074481" w:rsidRDefault="00B63D3F" w:rsidP="00775409">
      <w:pPr>
        <w:ind w:firstLine="360"/>
        <w:rPr>
          <w:b/>
          <w:bCs/>
          <w:sz w:val="24"/>
          <w:szCs w:val="24"/>
          <w:u w:val="single"/>
        </w:rPr>
      </w:pPr>
      <w:r>
        <w:rPr>
          <w:sz w:val="28"/>
          <w:szCs w:val="28"/>
        </w:rPr>
        <w:tab/>
      </w:r>
      <w:r w:rsidR="00775409" w:rsidRPr="00074481">
        <w:rPr>
          <w:b/>
          <w:bCs/>
          <w:sz w:val="24"/>
          <w:szCs w:val="24"/>
          <w:u w:val="single"/>
        </w:rPr>
        <w:t>Concepts to be known:</w:t>
      </w:r>
    </w:p>
    <w:p w14:paraId="235EC635" w14:textId="77777777" w:rsidR="00775409" w:rsidRPr="00074481" w:rsidRDefault="00775409" w:rsidP="00775409">
      <w:pPr>
        <w:rPr>
          <w:b/>
          <w:bCs/>
          <w:sz w:val="24"/>
          <w:szCs w:val="24"/>
          <w:u w:val="single"/>
        </w:rPr>
      </w:pPr>
    </w:p>
    <w:p w14:paraId="05E6A9A9" w14:textId="77777777" w:rsidR="00775409" w:rsidRPr="00074481" w:rsidRDefault="00775409" w:rsidP="00775409">
      <w:pPr>
        <w:pStyle w:val="ListParagraph"/>
        <w:numPr>
          <w:ilvl w:val="1"/>
          <w:numId w:val="49"/>
        </w:numPr>
        <w:rPr>
          <w:b/>
          <w:bCs/>
          <w:sz w:val="24"/>
          <w:szCs w:val="24"/>
        </w:rPr>
      </w:pPr>
      <w:r w:rsidRPr="00074481">
        <w:rPr>
          <w:b/>
          <w:bCs/>
          <w:sz w:val="24"/>
          <w:szCs w:val="24"/>
        </w:rPr>
        <w:t>Import</w:t>
      </w:r>
      <w:r w:rsidRPr="00074481">
        <w:rPr>
          <w:sz w:val="24"/>
          <w:szCs w:val="24"/>
        </w:rPr>
        <w:t xml:space="preserve"> -to import scanner class</w:t>
      </w:r>
    </w:p>
    <w:p w14:paraId="7D077A07" w14:textId="77777777" w:rsidR="00775409" w:rsidRPr="00074481" w:rsidRDefault="00775409" w:rsidP="00775409">
      <w:pPr>
        <w:pStyle w:val="ListParagraph"/>
        <w:numPr>
          <w:ilvl w:val="1"/>
          <w:numId w:val="49"/>
        </w:numPr>
        <w:rPr>
          <w:b/>
          <w:bCs/>
          <w:sz w:val="24"/>
          <w:szCs w:val="24"/>
        </w:rPr>
      </w:pPr>
      <w:proofErr w:type="spellStart"/>
      <w:r w:rsidRPr="00074481">
        <w:rPr>
          <w:sz w:val="24"/>
          <w:szCs w:val="24"/>
        </w:rPr>
        <w:t>System.out.println</w:t>
      </w:r>
      <w:proofErr w:type="spellEnd"/>
      <w:r w:rsidRPr="00074481">
        <w:rPr>
          <w:sz w:val="24"/>
          <w:szCs w:val="24"/>
        </w:rPr>
        <w:t>(" ")-to print the statement</w:t>
      </w:r>
    </w:p>
    <w:p w14:paraId="22E1633E" w14:textId="77777777" w:rsidR="00775409" w:rsidRPr="00074481" w:rsidRDefault="00775409" w:rsidP="00775409">
      <w:pPr>
        <w:pStyle w:val="ListParagraph"/>
        <w:numPr>
          <w:ilvl w:val="1"/>
          <w:numId w:val="49"/>
        </w:numPr>
        <w:rPr>
          <w:b/>
          <w:bCs/>
          <w:sz w:val="24"/>
          <w:szCs w:val="24"/>
        </w:rPr>
      </w:pPr>
      <w:r w:rsidRPr="00074481">
        <w:rPr>
          <w:sz w:val="24"/>
          <w:szCs w:val="24"/>
        </w:rPr>
        <w:t>String – to declare the data type as string</w:t>
      </w:r>
    </w:p>
    <w:p w14:paraId="3BA90F60" w14:textId="77777777" w:rsidR="00775409" w:rsidRPr="00074481" w:rsidRDefault="00775409" w:rsidP="00775409">
      <w:pPr>
        <w:pStyle w:val="ListParagraph"/>
        <w:numPr>
          <w:ilvl w:val="1"/>
          <w:numId w:val="49"/>
        </w:numPr>
        <w:rPr>
          <w:b/>
          <w:bCs/>
          <w:sz w:val="24"/>
          <w:szCs w:val="24"/>
        </w:rPr>
      </w:pPr>
      <w:r w:rsidRPr="00074481">
        <w:rPr>
          <w:sz w:val="24"/>
          <w:szCs w:val="24"/>
        </w:rPr>
        <w:t>int – to declare the data types as integer</w:t>
      </w:r>
    </w:p>
    <w:p w14:paraId="5FBFA526" w14:textId="77777777" w:rsidR="00775409" w:rsidRPr="00074481" w:rsidRDefault="00775409" w:rsidP="00775409">
      <w:pPr>
        <w:pStyle w:val="ListParagraph"/>
        <w:numPr>
          <w:ilvl w:val="1"/>
          <w:numId w:val="49"/>
        </w:numPr>
        <w:rPr>
          <w:b/>
          <w:bCs/>
          <w:sz w:val="24"/>
          <w:szCs w:val="24"/>
        </w:rPr>
      </w:pPr>
      <w:r w:rsidRPr="00074481">
        <w:rPr>
          <w:sz w:val="24"/>
          <w:szCs w:val="24"/>
        </w:rPr>
        <w:t xml:space="preserve">// - used to write comments </w:t>
      </w:r>
    </w:p>
    <w:p w14:paraId="562F8363" w14:textId="77777777" w:rsidR="00775409" w:rsidRPr="00074481" w:rsidRDefault="00775409" w:rsidP="00775409">
      <w:pPr>
        <w:pStyle w:val="ListParagraph"/>
        <w:numPr>
          <w:ilvl w:val="1"/>
          <w:numId w:val="49"/>
        </w:numPr>
        <w:rPr>
          <w:sz w:val="24"/>
          <w:szCs w:val="24"/>
        </w:rPr>
      </w:pPr>
      <w:r w:rsidRPr="00074481">
        <w:rPr>
          <w:sz w:val="24"/>
          <w:szCs w:val="24"/>
        </w:rPr>
        <w:t xml:space="preserve">Scanner input=new </w:t>
      </w:r>
      <w:proofErr w:type="gramStart"/>
      <w:r w:rsidRPr="00074481">
        <w:rPr>
          <w:sz w:val="24"/>
          <w:szCs w:val="24"/>
        </w:rPr>
        <w:t>Scanner(</w:t>
      </w:r>
      <w:proofErr w:type="gramEnd"/>
      <w:r w:rsidRPr="00074481">
        <w:rPr>
          <w:sz w:val="24"/>
          <w:szCs w:val="24"/>
        </w:rPr>
        <w:t>System.in):</w:t>
      </w:r>
    </w:p>
    <w:p w14:paraId="77D04BF9" w14:textId="77777777" w:rsidR="00775409" w:rsidRPr="00F56BA3" w:rsidRDefault="00775409" w:rsidP="00775409">
      <w:pPr>
        <w:pStyle w:val="ListParagraph"/>
        <w:numPr>
          <w:ilvl w:val="1"/>
          <w:numId w:val="49"/>
        </w:numPr>
        <w:rPr>
          <w:sz w:val="28"/>
          <w:szCs w:val="28"/>
        </w:rPr>
      </w:pPr>
      <w:r w:rsidRPr="00F56BA3">
        <w:rPr>
          <w:sz w:val="24"/>
          <w:szCs w:val="24"/>
        </w:rPr>
        <w:t>int &lt;variable name&gt;=</w:t>
      </w:r>
      <w:proofErr w:type="spellStart"/>
      <w:proofErr w:type="gramStart"/>
      <w:r w:rsidRPr="00F56BA3">
        <w:rPr>
          <w:sz w:val="24"/>
          <w:szCs w:val="24"/>
        </w:rPr>
        <w:t>input.nextInt</w:t>
      </w:r>
      <w:proofErr w:type="spellEnd"/>
      <w:proofErr w:type="gramEnd"/>
      <w:r w:rsidRPr="00F56BA3">
        <w:rPr>
          <w:sz w:val="24"/>
          <w:szCs w:val="24"/>
        </w:rPr>
        <w:t>():</w:t>
      </w:r>
    </w:p>
    <w:p w14:paraId="7868B223" w14:textId="0CFF7596" w:rsidR="00B63D3F" w:rsidRDefault="00B63D3F" w:rsidP="00B63D3F">
      <w:pPr>
        <w:tabs>
          <w:tab w:val="left" w:pos="1250"/>
        </w:tabs>
        <w:rPr>
          <w:sz w:val="28"/>
          <w:szCs w:val="28"/>
        </w:rPr>
      </w:pPr>
    </w:p>
    <w:p w14:paraId="4491D68A" w14:textId="77777777" w:rsidR="00820CA9" w:rsidRDefault="00820CA9" w:rsidP="00B63D3F">
      <w:pPr>
        <w:tabs>
          <w:tab w:val="left" w:pos="1250"/>
        </w:tabs>
        <w:rPr>
          <w:sz w:val="28"/>
          <w:szCs w:val="28"/>
        </w:rPr>
      </w:pPr>
    </w:p>
    <w:p w14:paraId="1C310FE6" w14:textId="77777777" w:rsidR="00820CA9" w:rsidRDefault="00820CA9" w:rsidP="00B63D3F">
      <w:pPr>
        <w:tabs>
          <w:tab w:val="left" w:pos="1250"/>
        </w:tabs>
        <w:rPr>
          <w:sz w:val="28"/>
          <w:szCs w:val="28"/>
        </w:rPr>
      </w:pPr>
    </w:p>
    <w:p w14:paraId="08E7F689" w14:textId="77777777" w:rsidR="00820CA9" w:rsidRDefault="00820CA9" w:rsidP="00B63D3F">
      <w:pPr>
        <w:tabs>
          <w:tab w:val="left" w:pos="1250"/>
        </w:tabs>
        <w:rPr>
          <w:sz w:val="28"/>
          <w:szCs w:val="28"/>
        </w:rPr>
      </w:pPr>
    </w:p>
    <w:p w14:paraId="2F9A2130" w14:textId="77777777" w:rsidR="00820CA9" w:rsidRDefault="00820CA9" w:rsidP="00B63D3F">
      <w:pPr>
        <w:tabs>
          <w:tab w:val="left" w:pos="1250"/>
        </w:tabs>
        <w:rPr>
          <w:sz w:val="28"/>
          <w:szCs w:val="28"/>
        </w:rPr>
      </w:pPr>
    </w:p>
    <w:p w14:paraId="38164F25" w14:textId="77777777" w:rsidR="00820CA9" w:rsidRDefault="00820CA9" w:rsidP="00B63D3F">
      <w:pPr>
        <w:tabs>
          <w:tab w:val="left" w:pos="1250"/>
        </w:tabs>
        <w:rPr>
          <w:sz w:val="28"/>
          <w:szCs w:val="28"/>
        </w:rPr>
      </w:pPr>
    </w:p>
    <w:p w14:paraId="1C7C0C46" w14:textId="3BF94663" w:rsidR="00820CA9" w:rsidRDefault="00820CA9" w:rsidP="00B63D3F">
      <w:pPr>
        <w:tabs>
          <w:tab w:val="left" w:pos="1250"/>
        </w:tabs>
        <w:rPr>
          <w:b/>
          <w:bCs/>
          <w:sz w:val="32"/>
          <w:szCs w:val="32"/>
          <w:u w:val="single"/>
        </w:rPr>
      </w:pPr>
      <w:r>
        <w:rPr>
          <w:sz w:val="28"/>
          <w:szCs w:val="28"/>
        </w:rPr>
        <w:lastRenderedPageBreak/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820CA9">
        <w:rPr>
          <w:b/>
          <w:bCs/>
          <w:sz w:val="32"/>
          <w:szCs w:val="32"/>
          <w:u w:val="single"/>
        </w:rPr>
        <w:t>WEEK-3</w:t>
      </w:r>
    </w:p>
    <w:p w14:paraId="623F9606" w14:textId="1B5A170F" w:rsidR="00820CA9" w:rsidRDefault="00820CA9" w:rsidP="00820CA9">
      <w:pPr>
        <w:pStyle w:val="TableParagraph"/>
        <w:spacing w:line="237" w:lineRule="auto"/>
        <w:ind w:left="16" w:right="764"/>
        <w:rPr>
          <w:b/>
          <w:bCs/>
          <w:sz w:val="24"/>
          <w:szCs w:val="24"/>
        </w:rPr>
      </w:pPr>
      <w:r w:rsidRPr="00820CA9">
        <w:rPr>
          <w:b/>
          <w:bCs/>
          <w:sz w:val="24"/>
          <w:szCs w:val="24"/>
          <w:u w:val="single"/>
        </w:rPr>
        <w:t>Program1</w:t>
      </w:r>
      <w:r>
        <w:rPr>
          <w:b/>
          <w:bCs/>
          <w:sz w:val="24"/>
          <w:szCs w:val="24"/>
        </w:rPr>
        <w:t>)</w:t>
      </w:r>
    </w:p>
    <w:p w14:paraId="4E890007" w14:textId="77777777" w:rsidR="00820CA9" w:rsidRDefault="00820CA9" w:rsidP="00820CA9">
      <w:pPr>
        <w:pStyle w:val="TableParagraph"/>
        <w:spacing w:line="237" w:lineRule="auto"/>
        <w:ind w:left="16" w:right="764"/>
        <w:rPr>
          <w:b/>
          <w:bCs/>
          <w:sz w:val="24"/>
          <w:szCs w:val="24"/>
        </w:rPr>
      </w:pPr>
    </w:p>
    <w:p w14:paraId="3313C22B" w14:textId="1771E699" w:rsidR="00820CA9" w:rsidRDefault="00820CA9" w:rsidP="00820CA9">
      <w:pPr>
        <w:pStyle w:val="TableParagraph"/>
        <w:spacing w:line="237" w:lineRule="auto"/>
        <w:ind w:left="16" w:right="764"/>
        <w:rPr>
          <w:sz w:val="24"/>
          <w:szCs w:val="24"/>
        </w:rPr>
      </w:pPr>
      <w:r w:rsidRPr="00820CA9">
        <w:rPr>
          <w:b/>
          <w:bCs/>
          <w:sz w:val="24"/>
          <w:szCs w:val="24"/>
          <w:u w:val="single"/>
        </w:rPr>
        <w:t>AIM</w:t>
      </w:r>
      <w:r>
        <w:rPr>
          <w:b/>
          <w:bCs/>
          <w:sz w:val="24"/>
          <w:szCs w:val="24"/>
        </w:rPr>
        <w:t>-</w:t>
      </w:r>
      <w:r w:rsidRPr="00820CA9">
        <w:rPr>
          <w:sz w:val="24"/>
          <w:szCs w:val="24"/>
        </w:rPr>
        <w:t xml:space="preserve"> </w:t>
      </w:r>
      <w:r>
        <w:rPr>
          <w:sz w:val="24"/>
          <w:szCs w:val="24"/>
        </w:rPr>
        <w:t>To create a java program with the following instructions:</w:t>
      </w:r>
    </w:p>
    <w:p w14:paraId="180CAD69" w14:textId="1A8FC3F8" w:rsidR="00820CA9" w:rsidRDefault="00820CA9" w:rsidP="00820CA9">
      <w:pPr>
        <w:pStyle w:val="TableParagraph"/>
        <w:numPr>
          <w:ilvl w:val="0"/>
          <w:numId w:val="52"/>
        </w:numPr>
        <w:spacing w:line="237" w:lineRule="auto"/>
        <w:ind w:right="764"/>
        <w:rPr>
          <w:sz w:val="24"/>
          <w:szCs w:val="24"/>
        </w:rPr>
      </w:pPr>
      <w:r>
        <w:rPr>
          <w:sz w:val="24"/>
          <w:szCs w:val="24"/>
        </w:rPr>
        <w:t>a class with name Car.</w:t>
      </w:r>
    </w:p>
    <w:p w14:paraId="39655B0E" w14:textId="5AF17156" w:rsidR="00820CA9" w:rsidRDefault="00820CA9" w:rsidP="00820CA9">
      <w:pPr>
        <w:pStyle w:val="TableParagraph"/>
        <w:numPr>
          <w:ilvl w:val="0"/>
          <w:numId w:val="52"/>
        </w:numPr>
        <w:spacing w:line="237" w:lineRule="auto"/>
        <w:ind w:right="764"/>
        <w:rPr>
          <w:sz w:val="24"/>
          <w:szCs w:val="24"/>
        </w:rPr>
      </w:pPr>
      <w:r>
        <w:rPr>
          <w:sz w:val="24"/>
          <w:szCs w:val="24"/>
        </w:rPr>
        <w:t xml:space="preserve">attributes named </w:t>
      </w:r>
      <w:proofErr w:type="spellStart"/>
      <w:r>
        <w:rPr>
          <w:sz w:val="24"/>
          <w:szCs w:val="24"/>
        </w:rPr>
        <w:t>Car_color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Car_</w:t>
      </w:r>
      <w:proofErr w:type="gramStart"/>
      <w:r>
        <w:rPr>
          <w:sz w:val="24"/>
          <w:szCs w:val="24"/>
        </w:rPr>
        <w:t>Brand,Fuel</w:t>
      </w:r>
      <w:proofErr w:type="gramEnd"/>
      <w:r>
        <w:rPr>
          <w:sz w:val="24"/>
          <w:szCs w:val="24"/>
        </w:rPr>
        <w:t>_type,mileage</w:t>
      </w:r>
      <w:proofErr w:type="spellEnd"/>
      <w:r>
        <w:rPr>
          <w:sz w:val="24"/>
          <w:szCs w:val="24"/>
        </w:rPr>
        <w:t>.</w:t>
      </w:r>
    </w:p>
    <w:p w14:paraId="0062EDA0" w14:textId="4957FBCB" w:rsidR="00820CA9" w:rsidRDefault="00820CA9" w:rsidP="00820CA9">
      <w:pPr>
        <w:pStyle w:val="TableParagraph"/>
        <w:numPr>
          <w:ilvl w:val="0"/>
          <w:numId w:val="52"/>
        </w:numPr>
        <w:spacing w:line="237" w:lineRule="auto"/>
        <w:ind w:right="764"/>
        <w:rPr>
          <w:sz w:val="24"/>
          <w:szCs w:val="24"/>
        </w:rPr>
      </w:pPr>
      <w:r>
        <w:rPr>
          <w:sz w:val="24"/>
          <w:szCs w:val="24"/>
        </w:rPr>
        <w:t xml:space="preserve">three methods named </w:t>
      </w:r>
      <w:proofErr w:type="gramStart"/>
      <w:r>
        <w:rPr>
          <w:sz w:val="24"/>
          <w:szCs w:val="24"/>
        </w:rPr>
        <w:t>start(</w:t>
      </w:r>
      <w:proofErr w:type="gramEnd"/>
      <w:r>
        <w:rPr>
          <w:sz w:val="24"/>
          <w:szCs w:val="24"/>
        </w:rPr>
        <w:t>), stop(), service().</w:t>
      </w:r>
    </w:p>
    <w:p w14:paraId="6E42B5D0" w14:textId="4A705B2B" w:rsidR="00820CA9" w:rsidRDefault="00820CA9" w:rsidP="00820CA9">
      <w:pPr>
        <w:pStyle w:val="TableParagraph"/>
        <w:numPr>
          <w:ilvl w:val="0"/>
          <w:numId w:val="52"/>
        </w:numPr>
        <w:spacing w:line="237" w:lineRule="auto"/>
        <w:ind w:right="764"/>
        <w:rPr>
          <w:sz w:val="24"/>
          <w:szCs w:val="24"/>
        </w:rPr>
      </w:pPr>
      <w:r>
        <w:rPr>
          <w:sz w:val="24"/>
          <w:szCs w:val="24"/>
        </w:rPr>
        <w:t>three objects car1, car2, car3.</w:t>
      </w:r>
    </w:p>
    <w:p w14:paraId="4C61A058" w14:textId="3AE49625" w:rsidR="00820CA9" w:rsidRPr="00820CA9" w:rsidRDefault="00820CA9" w:rsidP="00820CA9">
      <w:pPr>
        <w:pStyle w:val="TableParagraph"/>
        <w:numPr>
          <w:ilvl w:val="0"/>
          <w:numId w:val="52"/>
        </w:numPr>
        <w:spacing w:line="237" w:lineRule="auto"/>
        <w:ind w:right="764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one constructor which should print “welcome to </w:t>
      </w:r>
      <w:r w:rsidR="00D13DB7">
        <w:rPr>
          <w:sz w:val="24"/>
          <w:szCs w:val="24"/>
        </w:rPr>
        <w:t>CAR</w:t>
      </w:r>
      <w:r>
        <w:rPr>
          <w:sz w:val="24"/>
          <w:szCs w:val="24"/>
        </w:rPr>
        <w:t xml:space="preserve"> garage”.</w:t>
      </w:r>
    </w:p>
    <w:p w14:paraId="39E5A099" w14:textId="57DA96AB" w:rsidR="00820CA9" w:rsidRDefault="00820CA9" w:rsidP="00820CA9">
      <w:pPr>
        <w:tabs>
          <w:tab w:val="left" w:pos="1250"/>
        </w:tabs>
        <w:rPr>
          <w:sz w:val="24"/>
          <w:szCs w:val="24"/>
        </w:rPr>
      </w:pPr>
    </w:p>
    <w:p w14:paraId="0B211F99" w14:textId="650E132A" w:rsidR="00CA5569" w:rsidRDefault="00CA5569" w:rsidP="00820CA9">
      <w:pPr>
        <w:tabs>
          <w:tab w:val="left" w:pos="1250"/>
        </w:tabs>
        <w:rPr>
          <w:sz w:val="24"/>
          <w:szCs w:val="24"/>
        </w:rPr>
      </w:pPr>
      <w:r w:rsidRPr="00CA5569">
        <w:rPr>
          <w:noProof/>
          <w:sz w:val="24"/>
          <w:szCs w:val="24"/>
        </w:rPr>
        <w:drawing>
          <wp:anchor distT="0" distB="0" distL="114300" distR="114300" simplePos="0" relativeHeight="251730944" behindDoc="0" locked="0" layoutInCell="1" allowOverlap="1" wp14:anchorId="6055747F" wp14:editId="0E9ACD62">
            <wp:simplePos x="0" y="0"/>
            <wp:positionH relativeFrom="margin">
              <wp:posOffset>1056640</wp:posOffset>
            </wp:positionH>
            <wp:positionV relativeFrom="paragraph">
              <wp:posOffset>116205</wp:posOffset>
            </wp:positionV>
            <wp:extent cx="4404995" cy="4881245"/>
            <wp:effectExtent l="0" t="0" r="0" b="0"/>
            <wp:wrapThrough wrapText="bothSides">
              <wp:wrapPolygon edited="0">
                <wp:start x="0" y="0"/>
                <wp:lineTo x="0" y="21496"/>
                <wp:lineTo x="21485" y="21496"/>
                <wp:lineTo x="21485" y="0"/>
                <wp:lineTo x="0" y="0"/>
              </wp:wrapPolygon>
            </wp:wrapThrough>
            <wp:docPr id="18084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2295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995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17EE8E" w14:textId="6A78C100" w:rsidR="00CA5569" w:rsidRPr="00CA5569" w:rsidRDefault="00CA5569" w:rsidP="00CA5569">
      <w:pPr>
        <w:rPr>
          <w:sz w:val="24"/>
          <w:szCs w:val="24"/>
        </w:rPr>
      </w:pPr>
    </w:p>
    <w:p w14:paraId="60EF1907" w14:textId="77777777" w:rsidR="00CA5569" w:rsidRPr="00CA5569" w:rsidRDefault="00CA5569" w:rsidP="00CA5569">
      <w:pPr>
        <w:rPr>
          <w:sz w:val="24"/>
          <w:szCs w:val="24"/>
        </w:rPr>
      </w:pPr>
    </w:p>
    <w:p w14:paraId="4CA0350B" w14:textId="4FB32415" w:rsidR="00CA5569" w:rsidRPr="00CA5569" w:rsidRDefault="00CA5569" w:rsidP="00CA5569">
      <w:pPr>
        <w:rPr>
          <w:sz w:val="24"/>
          <w:szCs w:val="24"/>
        </w:rPr>
      </w:pPr>
    </w:p>
    <w:p w14:paraId="10FF3162" w14:textId="2CD41C98" w:rsidR="00CA5569" w:rsidRPr="00CA5569" w:rsidRDefault="00CA5569" w:rsidP="00CA5569">
      <w:pPr>
        <w:rPr>
          <w:sz w:val="24"/>
          <w:szCs w:val="24"/>
        </w:rPr>
      </w:pPr>
    </w:p>
    <w:p w14:paraId="56A359E1" w14:textId="77777777" w:rsidR="00CA5569" w:rsidRPr="00CA5569" w:rsidRDefault="00CA5569" w:rsidP="00CA5569">
      <w:pPr>
        <w:rPr>
          <w:sz w:val="24"/>
          <w:szCs w:val="24"/>
        </w:rPr>
      </w:pPr>
    </w:p>
    <w:p w14:paraId="6DAE6939" w14:textId="7A1E8E26" w:rsidR="00CA5569" w:rsidRPr="00CA5569" w:rsidRDefault="00CA5569" w:rsidP="00CA5569">
      <w:pPr>
        <w:rPr>
          <w:sz w:val="24"/>
          <w:szCs w:val="24"/>
        </w:rPr>
      </w:pPr>
    </w:p>
    <w:p w14:paraId="5C701557" w14:textId="25397111" w:rsidR="00CA5569" w:rsidRPr="00CA5569" w:rsidRDefault="00CA5569" w:rsidP="00CA5569">
      <w:pPr>
        <w:rPr>
          <w:sz w:val="24"/>
          <w:szCs w:val="24"/>
        </w:rPr>
      </w:pPr>
    </w:p>
    <w:p w14:paraId="4A5CB3B7" w14:textId="485269A7" w:rsidR="00CA5569" w:rsidRPr="00CA5569" w:rsidRDefault="00CA5569" w:rsidP="00CA5569">
      <w:pPr>
        <w:rPr>
          <w:sz w:val="24"/>
          <w:szCs w:val="24"/>
        </w:rPr>
      </w:pPr>
    </w:p>
    <w:p w14:paraId="5247BD62" w14:textId="5AD50B39" w:rsidR="00CA5569" w:rsidRPr="00CA5569" w:rsidRDefault="00CA5569" w:rsidP="00CA5569">
      <w:pPr>
        <w:rPr>
          <w:sz w:val="24"/>
          <w:szCs w:val="24"/>
        </w:rPr>
      </w:pPr>
    </w:p>
    <w:p w14:paraId="209E3037" w14:textId="77777777" w:rsidR="00CA5569" w:rsidRPr="00CA5569" w:rsidRDefault="00CA5569" w:rsidP="00CA5569">
      <w:pPr>
        <w:rPr>
          <w:sz w:val="24"/>
          <w:szCs w:val="24"/>
        </w:rPr>
      </w:pPr>
    </w:p>
    <w:p w14:paraId="42F2B960" w14:textId="77777777" w:rsidR="00CA5569" w:rsidRPr="00CA5569" w:rsidRDefault="00CA5569" w:rsidP="00CA5569">
      <w:pPr>
        <w:rPr>
          <w:sz w:val="24"/>
          <w:szCs w:val="24"/>
        </w:rPr>
      </w:pPr>
    </w:p>
    <w:p w14:paraId="480F174F" w14:textId="496A863E" w:rsidR="00CA5569" w:rsidRPr="00CA5569" w:rsidRDefault="00CA5569" w:rsidP="00CA5569">
      <w:pPr>
        <w:rPr>
          <w:sz w:val="24"/>
          <w:szCs w:val="24"/>
        </w:rPr>
      </w:pPr>
    </w:p>
    <w:p w14:paraId="7E8BF91C" w14:textId="77777777" w:rsidR="00CA5569" w:rsidRPr="00CA5569" w:rsidRDefault="00CA5569" w:rsidP="00CA5569">
      <w:pPr>
        <w:rPr>
          <w:sz w:val="24"/>
          <w:szCs w:val="24"/>
        </w:rPr>
      </w:pPr>
    </w:p>
    <w:p w14:paraId="79030E4A" w14:textId="6AD08E56" w:rsidR="00CA5569" w:rsidRPr="00CA5569" w:rsidRDefault="00CA5569" w:rsidP="00CA5569">
      <w:pPr>
        <w:rPr>
          <w:sz w:val="24"/>
          <w:szCs w:val="24"/>
        </w:rPr>
      </w:pPr>
    </w:p>
    <w:p w14:paraId="3BABE589" w14:textId="28ABDDBB" w:rsidR="00CA5569" w:rsidRPr="00CA5569" w:rsidRDefault="00CA5569" w:rsidP="00CA5569">
      <w:pPr>
        <w:rPr>
          <w:sz w:val="24"/>
          <w:szCs w:val="24"/>
        </w:rPr>
      </w:pPr>
    </w:p>
    <w:p w14:paraId="09A945B7" w14:textId="77777777" w:rsidR="00CA5569" w:rsidRPr="00CA5569" w:rsidRDefault="00CA5569" w:rsidP="00CA5569">
      <w:pPr>
        <w:rPr>
          <w:sz w:val="24"/>
          <w:szCs w:val="24"/>
        </w:rPr>
      </w:pPr>
    </w:p>
    <w:p w14:paraId="774DCC21" w14:textId="4E8EB38A" w:rsidR="00CA5569" w:rsidRPr="00CA5569" w:rsidRDefault="00CA5569" w:rsidP="00CA5569">
      <w:pPr>
        <w:rPr>
          <w:sz w:val="24"/>
          <w:szCs w:val="24"/>
        </w:rPr>
      </w:pPr>
    </w:p>
    <w:p w14:paraId="67BAFC34" w14:textId="4743CE4C" w:rsidR="00CA5569" w:rsidRPr="00CA5569" w:rsidRDefault="00CA5569" w:rsidP="00CA5569">
      <w:pPr>
        <w:rPr>
          <w:sz w:val="24"/>
          <w:szCs w:val="24"/>
        </w:rPr>
      </w:pPr>
    </w:p>
    <w:p w14:paraId="04664167" w14:textId="77777777" w:rsidR="00CA5569" w:rsidRPr="00CA5569" w:rsidRDefault="00CA5569" w:rsidP="00CA5569">
      <w:pPr>
        <w:rPr>
          <w:sz w:val="24"/>
          <w:szCs w:val="24"/>
        </w:rPr>
      </w:pPr>
    </w:p>
    <w:p w14:paraId="11C250FD" w14:textId="77777777" w:rsidR="00CA5569" w:rsidRPr="00CA5569" w:rsidRDefault="00CA5569" w:rsidP="00CA5569">
      <w:pPr>
        <w:rPr>
          <w:sz w:val="24"/>
          <w:szCs w:val="24"/>
        </w:rPr>
      </w:pPr>
    </w:p>
    <w:p w14:paraId="17BAF1A3" w14:textId="126D354C" w:rsidR="00CA5569" w:rsidRPr="00CA5569" w:rsidRDefault="00CA5569" w:rsidP="00CA5569">
      <w:pPr>
        <w:rPr>
          <w:sz w:val="24"/>
          <w:szCs w:val="24"/>
        </w:rPr>
      </w:pPr>
    </w:p>
    <w:p w14:paraId="72204E0D" w14:textId="77777777" w:rsidR="00CA5569" w:rsidRPr="00CA5569" w:rsidRDefault="00CA5569" w:rsidP="00CA5569">
      <w:pPr>
        <w:rPr>
          <w:sz w:val="24"/>
          <w:szCs w:val="24"/>
        </w:rPr>
      </w:pPr>
    </w:p>
    <w:p w14:paraId="4E667EE1" w14:textId="03684ECE" w:rsidR="00CA5569" w:rsidRPr="00CA5569" w:rsidRDefault="00CA5569" w:rsidP="00CA5569">
      <w:pPr>
        <w:rPr>
          <w:sz w:val="24"/>
          <w:szCs w:val="24"/>
        </w:rPr>
      </w:pPr>
    </w:p>
    <w:p w14:paraId="203DB880" w14:textId="7E0E22E5" w:rsidR="00CA5569" w:rsidRPr="00CA5569" w:rsidRDefault="00CA5569" w:rsidP="00CA5569">
      <w:pPr>
        <w:rPr>
          <w:sz w:val="24"/>
          <w:szCs w:val="24"/>
        </w:rPr>
      </w:pPr>
    </w:p>
    <w:p w14:paraId="5CA54488" w14:textId="43997208" w:rsidR="00CA5569" w:rsidRPr="00CA5569" w:rsidRDefault="00CA5569" w:rsidP="00CA5569">
      <w:pPr>
        <w:rPr>
          <w:sz w:val="24"/>
          <w:szCs w:val="24"/>
        </w:rPr>
      </w:pPr>
    </w:p>
    <w:p w14:paraId="635C847C" w14:textId="2AB23D36" w:rsidR="00CA5569" w:rsidRPr="00CA5569" w:rsidRDefault="00CA5569" w:rsidP="00CA5569">
      <w:pPr>
        <w:rPr>
          <w:sz w:val="24"/>
          <w:szCs w:val="24"/>
        </w:rPr>
      </w:pPr>
    </w:p>
    <w:p w14:paraId="71AB7A98" w14:textId="0D23E856" w:rsidR="00CA5569" w:rsidRPr="00CA5569" w:rsidRDefault="00CA5569" w:rsidP="00CA5569">
      <w:pPr>
        <w:rPr>
          <w:sz w:val="24"/>
          <w:szCs w:val="24"/>
        </w:rPr>
      </w:pPr>
    </w:p>
    <w:p w14:paraId="2292360E" w14:textId="3594D846" w:rsidR="00CA5569" w:rsidRPr="00CA5569" w:rsidRDefault="00ED4C05" w:rsidP="00CA5569">
      <w:pPr>
        <w:rPr>
          <w:sz w:val="24"/>
          <w:szCs w:val="24"/>
        </w:rPr>
      </w:pPr>
      <w:r w:rsidRPr="00CA5569">
        <w:rPr>
          <w:noProof/>
          <w:sz w:val="24"/>
          <w:szCs w:val="24"/>
        </w:rPr>
        <w:drawing>
          <wp:anchor distT="0" distB="0" distL="114300" distR="114300" simplePos="0" relativeHeight="251731968" behindDoc="0" locked="0" layoutInCell="1" allowOverlap="1" wp14:anchorId="7917D048" wp14:editId="2CBDF633">
            <wp:simplePos x="0" y="0"/>
            <wp:positionH relativeFrom="column">
              <wp:posOffset>1085850</wp:posOffset>
            </wp:positionH>
            <wp:positionV relativeFrom="paragraph">
              <wp:posOffset>104775</wp:posOffset>
            </wp:positionV>
            <wp:extent cx="4376420" cy="337820"/>
            <wp:effectExtent l="0" t="0" r="5080" b="5080"/>
            <wp:wrapThrough wrapText="bothSides">
              <wp:wrapPolygon edited="0">
                <wp:start x="0" y="0"/>
                <wp:lineTo x="0" y="20707"/>
                <wp:lineTo x="21531" y="20707"/>
                <wp:lineTo x="21531" y="0"/>
                <wp:lineTo x="0" y="0"/>
              </wp:wrapPolygon>
            </wp:wrapThrough>
            <wp:docPr id="1254048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48189" name="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0" t="13323" r="2444" b="5812"/>
                    <a:stretch/>
                  </pic:blipFill>
                  <pic:spPr bwMode="auto">
                    <a:xfrm>
                      <a:off x="0" y="0"/>
                      <a:ext cx="4376420" cy="33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1DD251" w14:textId="5C29BE68" w:rsidR="00CA5569" w:rsidRPr="00CA5569" w:rsidRDefault="00CA5569" w:rsidP="00CA5569">
      <w:pPr>
        <w:rPr>
          <w:sz w:val="24"/>
          <w:szCs w:val="24"/>
        </w:rPr>
      </w:pPr>
    </w:p>
    <w:p w14:paraId="6DC5D48F" w14:textId="77777777" w:rsidR="00CA5569" w:rsidRPr="00CA5569" w:rsidRDefault="00CA5569" w:rsidP="00CA5569">
      <w:pPr>
        <w:rPr>
          <w:sz w:val="24"/>
          <w:szCs w:val="24"/>
        </w:rPr>
      </w:pPr>
    </w:p>
    <w:p w14:paraId="7A16D2A3" w14:textId="77777777" w:rsidR="00CA5569" w:rsidRDefault="00CA5569" w:rsidP="00CA5569">
      <w:pPr>
        <w:rPr>
          <w:sz w:val="24"/>
          <w:szCs w:val="24"/>
        </w:rPr>
      </w:pPr>
    </w:p>
    <w:p w14:paraId="136FF63E" w14:textId="77777777" w:rsidR="00ED4C05" w:rsidRDefault="00ED4C05" w:rsidP="00CA5569">
      <w:pPr>
        <w:rPr>
          <w:sz w:val="24"/>
          <w:szCs w:val="24"/>
        </w:rPr>
      </w:pPr>
    </w:p>
    <w:p w14:paraId="2B21BF3A" w14:textId="77777777" w:rsidR="00ED4C05" w:rsidRDefault="00ED4C05" w:rsidP="00CA5569">
      <w:pPr>
        <w:rPr>
          <w:sz w:val="24"/>
          <w:szCs w:val="24"/>
        </w:rPr>
      </w:pPr>
    </w:p>
    <w:p w14:paraId="68D9452A" w14:textId="77777777" w:rsidR="00ED4C05" w:rsidRDefault="00ED4C05" w:rsidP="00CA5569">
      <w:pPr>
        <w:rPr>
          <w:sz w:val="24"/>
          <w:szCs w:val="24"/>
        </w:rPr>
      </w:pPr>
    </w:p>
    <w:p w14:paraId="0243FE22" w14:textId="77777777" w:rsidR="00ED4C05" w:rsidRDefault="00ED4C05" w:rsidP="00CA5569">
      <w:pPr>
        <w:rPr>
          <w:sz w:val="24"/>
          <w:szCs w:val="24"/>
        </w:rPr>
      </w:pPr>
    </w:p>
    <w:p w14:paraId="0E635E13" w14:textId="77777777" w:rsidR="00ED4C05" w:rsidRDefault="00ED4C05" w:rsidP="00CA5569">
      <w:pPr>
        <w:rPr>
          <w:sz w:val="24"/>
          <w:szCs w:val="24"/>
        </w:rPr>
      </w:pPr>
    </w:p>
    <w:p w14:paraId="0BD667B4" w14:textId="77777777" w:rsidR="00ED4C05" w:rsidRPr="00CA5569" w:rsidRDefault="00ED4C05" w:rsidP="00CA5569">
      <w:pPr>
        <w:rPr>
          <w:sz w:val="24"/>
          <w:szCs w:val="24"/>
        </w:rPr>
      </w:pPr>
    </w:p>
    <w:p w14:paraId="67C1823C" w14:textId="77777777" w:rsidR="00CA5569" w:rsidRPr="00CA5569" w:rsidRDefault="00CA5569" w:rsidP="00CA5569">
      <w:pPr>
        <w:rPr>
          <w:sz w:val="24"/>
          <w:szCs w:val="24"/>
        </w:rPr>
      </w:pPr>
    </w:p>
    <w:p w14:paraId="0656D8CF" w14:textId="77777777" w:rsidR="00CA5569" w:rsidRPr="00CA5569" w:rsidRDefault="00CA5569" w:rsidP="00CA5569">
      <w:pPr>
        <w:rPr>
          <w:sz w:val="24"/>
          <w:szCs w:val="24"/>
        </w:rPr>
      </w:pPr>
    </w:p>
    <w:p w14:paraId="3473ABE1" w14:textId="77777777" w:rsidR="00CA5569" w:rsidRPr="00CA5569" w:rsidRDefault="00CA5569" w:rsidP="00CA5569">
      <w:pPr>
        <w:rPr>
          <w:sz w:val="24"/>
          <w:szCs w:val="24"/>
        </w:rPr>
      </w:pPr>
    </w:p>
    <w:p w14:paraId="0A0938F4" w14:textId="060CE0B8" w:rsidR="00CA5569" w:rsidRDefault="00ED4C05" w:rsidP="00CA5569">
      <w:pPr>
        <w:rPr>
          <w:b/>
          <w:bCs/>
          <w:sz w:val="28"/>
          <w:szCs w:val="28"/>
          <w:u w:val="single"/>
        </w:rPr>
      </w:pPr>
      <w:r w:rsidRPr="00ED4C05">
        <w:rPr>
          <w:b/>
          <w:bCs/>
          <w:sz w:val="28"/>
          <w:szCs w:val="28"/>
          <w:u w:val="single"/>
        </w:rPr>
        <w:lastRenderedPageBreak/>
        <w:t>OUTPUT</w:t>
      </w:r>
    </w:p>
    <w:p w14:paraId="1CFB4DEF" w14:textId="63A311B7" w:rsidR="00ED4C05" w:rsidRDefault="00CE744E" w:rsidP="00CA5569">
      <w:pPr>
        <w:rPr>
          <w:b/>
          <w:bCs/>
          <w:sz w:val="28"/>
          <w:szCs w:val="28"/>
          <w:u w:val="single"/>
        </w:rPr>
      </w:pPr>
      <w:r w:rsidRPr="00ED4C05">
        <w:rPr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732992" behindDoc="0" locked="0" layoutInCell="1" allowOverlap="1" wp14:anchorId="22DF26EE" wp14:editId="62FBF275">
            <wp:simplePos x="0" y="0"/>
            <wp:positionH relativeFrom="column">
              <wp:posOffset>591337</wp:posOffset>
            </wp:positionH>
            <wp:positionV relativeFrom="paragraph">
              <wp:posOffset>97587</wp:posOffset>
            </wp:positionV>
            <wp:extent cx="1824355" cy="2709545"/>
            <wp:effectExtent l="0" t="0" r="4445" b="0"/>
            <wp:wrapThrough wrapText="bothSides">
              <wp:wrapPolygon edited="0">
                <wp:start x="0" y="0"/>
                <wp:lineTo x="0" y="21413"/>
                <wp:lineTo x="21427" y="21413"/>
                <wp:lineTo x="21427" y="0"/>
                <wp:lineTo x="0" y="0"/>
              </wp:wrapPolygon>
            </wp:wrapThrough>
            <wp:docPr id="1984230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230438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4355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E6347" w14:textId="54DAA970" w:rsidR="00ED4C05" w:rsidRPr="00ED4C05" w:rsidRDefault="00ED4C05" w:rsidP="00CA5569">
      <w:pPr>
        <w:rPr>
          <w:b/>
          <w:bCs/>
          <w:sz w:val="24"/>
          <w:szCs w:val="24"/>
          <w:u w:val="single"/>
        </w:rPr>
      </w:pPr>
    </w:p>
    <w:p w14:paraId="4658BD67" w14:textId="77777777" w:rsidR="00CA5569" w:rsidRPr="00CA5569" w:rsidRDefault="00CA5569" w:rsidP="00CA5569">
      <w:pPr>
        <w:rPr>
          <w:sz w:val="24"/>
          <w:szCs w:val="24"/>
        </w:rPr>
      </w:pPr>
    </w:p>
    <w:p w14:paraId="69FB390D" w14:textId="77777777" w:rsidR="00CA5569" w:rsidRDefault="00CA5569" w:rsidP="00CA5569">
      <w:pPr>
        <w:rPr>
          <w:sz w:val="24"/>
          <w:szCs w:val="24"/>
        </w:rPr>
      </w:pPr>
    </w:p>
    <w:p w14:paraId="5B0D813B" w14:textId="03D3F092" w:rsidR="00CA5569" w:rsidRDefault="00CA5569" w:rsidP="00CA5569">
      <w:pPr>
        <w:tabs>
          <w:tab w:val="left" w:pos="1433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7F4878DB" w14:textId="77777777" w:rsidR="00ED4C05" w:rsidRPr="00ED4C05" w:rsidRDefault="00ED4C05" w:rsidP="00ED4C05">
      <w:pPr>
        <w:rPr>
          <w:sz w:val="24"/>
          <w:szCs w:val="24"/>
        </w:rPr>
      </w:pPr>
    </w:p>
    <w:p w14:paraId="5CB0EDA8" w14:textId="77777777" w:rsidR="00ED4C05" w:rsidRPr="00ED4C05" w:rsidRDefault="00ED4C05" w:rsidP="00ED4C05">
      <w:pPr>
        <w:rPr>
          <w:sz w:val="24"/>
          <w:szCs w:val="24"/>
        </w:rPr>
      </w:pPr>
    </w:p>
    <w:p w14:paraId="551BFE51" w14:textId="77777777" w:rsidR="00ED4C05" w:rsidRPr="00ED4C05" w:rsidRDefault="00ED4C05" w:rsidP="00ED4C05">
      <w:pPr>
        <w:rPr>
          <w:sz w:val="24"/>
          <w:szCs w:val="24"/>
        </w:rPr>
      </w:pPr>
    </w:p>
    <w:p w14:paraId="28BD936D" w14:textId="77777777" w:rsidR="00ED4C05" w:rsidRPr="00ED4C05" w:rsidRDefault="00ED4C05" w:rsidP="00ED4C05">
      <w:pPr>
        <w:rPr>
          <w:sz w:val="24"/>
          <w:szCs w:val="24"/>
        </w:rPr>
      </w:pPr>
    </w:p>
    <w:p w14:paraId="69561541" w14:textId="77777777" w:rsidR="00ED4C05" w:rsidRPr="00ED4C05" w:rsidRDefault="00ED4C05" w:rsidP="00ED4C05">
      <w:pPr>
        <w:rPr>
          <w:sz w:val="24"/>
          <w:szCs w:val="24"/>
        </w:rPr>
      </w:pPr>
    </w:p>
    <w:p w14:paraId="3C3030A8" w14:textId="77777777" w:rsidR="00ED4C05" w:rsidRPr="00ED4C05" w:rsidRDefault="00ED4C05" w:rsidP="00ED4C05">
      <w:pPr>
        <w:rPr>
          <w:sz w:val="24"/>
          <w:szCs w:val="24"/>
        </w:rPr>
      </w:pPr>
    </w:p>
    <w:p w14:paraId="3EE0C072" w14:textId="77777777" w:rsidR="00ED4C05" w:rsidRPr="00ED4C05" w:rsidRDefault="00ED4C05" w:rsidP="00ED4C05">
      <w:pPr>
        <w:rPr>
          <w:sz w:val="24"/>
          <w:szCs w:val="24"/>
        </w:rPr>
      </w:pPr>
    </w:p>
    <w:p w14:paraId="74B24ABF" w14:textId="77777777" w:rsidR="00ED4C05" w:rsidRPr="00ED4C05" w:rsidRDefault="00ED4C05" w:rsidP="00ED4C05">
      <w:pPr>
        <w:rPr>
          <w:sz w:val="24"/>
          <w:szCs w:val="24"/>
        </w:rPr>
      </w:pPr>
    </w:p>
    <w:p w14:paraId="1A3E74DA" w14:textId="77777777" w:rsidR="00ED4C05" w:rsidRPr="00ED4C05" w:rsidRDefault="00ED4C05" w:rsidP="00ED4C05">
      <w:pPr>
        <w:rPr>
          <w:sz w:val="24"/>
          <w:szCs w:val="24"/>
        </w:rPr>
      </w:pPr>
    </w:p>
    <w:p w14:paraId="79E3CAE9" w14:textId="77777777" w:rsidR="00ED4C05" w:rsidRPr="00ED4C05" w:rsidRDefault="00ED4C05" w:rsidP="00ED4C05">
      <w:pPr>
        <w:rPr>
          <w:sz w:val="24"/>
          <w:szCs w:val="24"/>
        </w:rPr>
      </w:pPr>
    </w:p>
    <w:p w14:paraId="2E24B464" w14:textId="77777777" w:rsidR="00ED4C05" w:rsidRPr="00ED4C05" w:rsidRDefault="00ED4C05" w:rsidP="00ED4C05">
      <w:pPr>
        <w:rPr>
          <w:sz w:val="24"/>
          <w:szCs w:val="24"/>
        </w:rPr>
      </w:pPr>
    </w:p>
    <w:p w14:paraId="33C94AE4" w14:textId="77777777" w:rsidR="00ED4C05" w:rsidRPr="00ED4C05" w:rsidRDefault="00ED4C05" w:rsidP="00ED4C05">
      <w:pPr>
        <w:rPr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6544"/>
        <w:tblW w:w="10313" w:type="dxa"/>
        <w:tblLook w:val="04A0" w:firstRow="1" w:lastRow="0" w:firstColumn="1" w:lastColumn="0" w:noHBand="0" w:noVBand="1"/>
      </w:tblPr>
      <w:tblGrid>
        <w:gridCol w:w="1555"/>
        <w:gridCol w:w="4961"/>
        <w:gridCol w:w="3797"/>
      </w:tblGrid>
      <w:tr w:rsidR="00CE744E" w:rsidRPr="00074481" w14:paraId="7AAFB8DE" w14:textId="77777777" w:rsidTr="00CE744E">
        <w:trPr>
          <w:trHeight w:val="416"/>
        </w:trPr>
        <w:tc>
          <w:tcPr>
            <w:tcW w:w="1555" w:type="dxa"/>
          </w:tcPr>
          <w:p w14:paraId="1FAAE71C" w14:textId="77777777" w:rsidR="00CE744E" w:rsidRPr="00074481" w:rsidRDefault="00CE744E" w:rsidP="00CE744E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074481">
              <w:rPr>
                <w:b/>
                <w:bCs/>
                <w:sz w:val="24"/>
                <w:szCs w:val="24"/>
              </w:rPr>
              <w:t>S.No</w:t>
            </w:r>
            <w:proofErr w:type="spellEnd"/>
            <w:r w:rsidRPr="00074481">
              <w:rPr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4961" w:type="dxa"/>
          </w:tcPr>
          <w:p w14:paraId="7A70E001" w14:textId="77777777" w:rsidR="00CE744E" w:rsidRPr="00074481" w:rsidRDefault="00CE744E" w:rsidP="00CE744E">
            <w:pPr>
              <w:jc w:val="center"/>
              <w:rPr>
                <w:b/>
                <w:bCs/>
                <w:sz w:val="24"/>
                <w:szCs w:val="24"/>
              </w:rPr>
            </w:pPr>
            <w:r w:rsidRPr="00074481">
              <w:rPr>
                <w:b/>
                <w:bCs/>
                <w:sz w:val="24"/>
                <w:szCs w:val="24"/>
              </w:rPr>
              <w:t>Errors</w:t>
            </w:r>
          </w:p>
        </w:tc>
        <w:tc>
          <w:tcPr>
            <w:tcW w:w="3797" w:type="dxa"/>
          </w:tcPr>
          <w:p w14:paraId="574E8777" w14:textId="77777777" w:rsidR="00CE744E" w:rsidRPr="00074481" w:rsidRDefault="00CE744E" w:rsidP="00CE744E">
            <w:pPr>
              <w:jc w:val="center"/>
              <w:rPr>
                <w:b/>
                <w:bCs/>
                <w:sz w:val="24"/>
                <w:szCs w:val="24"/>
              </w:rPr>
            </w:pPr>
            <w:r w:rsidRPr="00074481">
              <w:rPr>
                <w:b/>
                <w:bCs/>
                <w:sz w:val="24"/>
                <w:szCs w:val="24"/>
              </w:rPr>
              <w:t>Rectification</w:t>
            </w:r>
          </w:p>
        </w:tc>
      </w:tr>
      <w:tr w:rsidR="00CE744E" w:rsidRPr="00074481" w14:paraId="0920E193" w14:textId="77777777" w:rsidTr="00CE744E">
        <w:trPr>
          <w:trHeight w:val="693"/>
        </w:trPr>
        <w:tc>
          <w:tcPr>
            <w:tcW w:w="1555" w:type="dxa"/>
          </w:tcPr>
          <w:p w14:paraId="42541848" w14:textId="77777777" w:rsidR="00CE744E" w:rsidRPr="00074481" w:rsidRDefault="00CE744E" w:rsidP="00CE744E">
            <w:pPr>
              <w:jc w:val="center"/>
              <w:rPr>
                <w:sz w:val="24"/>
                <w:szCs w:val="24"/>
              </w:rPr>
            </w:pPr>
            <w:r w:rsidRPr="00074481">
              <w:rPr>
                <w:sz w:val="24"/>
                <w:szCs w:val="24"/>
              </w:rPr>
              <w:t>1.</w:t>
            </w:r>
          </w:p>
        </w:tc>
        <w:tc>
          <w:tcPr>
            <w:tcW w:w="4961" w:type="dxa"/>
          </w:tcPr>
          <w:p w14:paraId="2F3450E8" w14:textId="77777777" w:rsidR="00CE744E" w:rsidRPr="00ED4C05" w:rsidRDefault="00CE744E" w:rsidP="00CE744E">
            <w:pPr>
              <w:rPr>
                <w:sz w:val="24"/>
                <w:szCs w:val="24"/>
              </w:rPr>
            </w:pPr>
            <w:r w:rsidRPr="00ED4C05">
              <w:rPr>
                <w:sz w:val="24"/>
                <w:szCs w:val="24"/>
              </w:rPr>
              <w:t>error: cannot find symbol</w:t>
            </w:r>
          </w:p>
          <w:p w14:paraId="0510AA74" w14:textId="77777777" w:rsidR="00CE744E" w:rsidRPr="00074481" w:rsidRDefault="00CE744E" w:rsidP="00CE744E">
            <w:pPr>
              <w:rPr>
                <w:sz w:val="24"/>
                <w:szCs w:val="24"/>
              </w:rPr>
            </w:pPr>
            <w:r w:rsidRPr="00ED4C05">
              <w:rPr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ED4C05">
              <w:rPr>
                <w:sz w:val="24"/>
                <w:szCs w:val="24"/>
              </w:rPr>
              <w:t>this.stop</w:t>
            </w:r>
            <w:proofErr w:type="spellEnd"/>
            <w:proofErr w:type="gramEnd"/>
            <w:r w:rsidRPr="00ED4C05">
              <w:rPr>
                <w:sz w:val="24"/>
                <w:szCs w:val="24"/>
              </w:rPr>
              <w:t>();</w:t>
            </w:r>
          </w:p>
        </w:tc>
        <w:tc>
          <w:tcPr>
            <w:tcW w:w="3797" w:type="dxa"/>
          </w:tcPr>
          <w:p w14:paraId="6B67D345" w14:textId="77777777" w:rsidR="00CE744E" w:rsidRPr="00074481" w:rsidRDefault="00CE744E" w:rsidP="00CE744E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Stop(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</w:tr>
      <w:tr w:rsidR="00CE744E" w14:paraId="128CCD97" w14:textId="77777777" w:rsidTr="00CE744E">
        <w:trPr>
          <w:trHeight w:val="693"/>
        </w:trPr>
        <w:tc>
          <w:tcPr>
            <w:tcW w:w="1555" w:type="dxa"/>
          </w:tcPr>
          <w:p w14:paraId="4D7A8045" w14:textId="77777777" w:rsidR="00CE744E" w:rsidRPr="00074481" w:rsidRDefault="00CE744E" w:rsidP="00CE744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4961" w:type="dxa"/>
          </w:tcPr>
          <w:p w14:paraId="6F97B5EC" w14:textId="77777777" w:rsidR="00CE744E" w:rsidRPr="00ED4C05" w:rsidRDefault="00CE744E" w:rsidP="00CE744E">
            <w:pPr>
              <w:rPr>
                <w:sz w:val="24"/>
                <w:szCs w:val="24"/>
              </w:rPr>
            </w:pPr>
            <w:r w:rsidRPr="00ED4C05">
              <w:rPr>
                <w:sz w:val="24"/>
                <w:szCs w:val="24"/>
              </w:rPr>
              <w:t>error: not a statement</w:t>
            </w:r>
          </w:p>
          <w:p w14:paraId="2A2B1D4A" w14:textId="77777777" w:rsidR="00CE744E" w:rsidRPr="00B63D3F" w:rsidRDefault="00CE744E" w:rsidP="00CE744E">
            <w:pPr>
              <w:rPr>
                <w:sz w:val="24"/>
                <w:szCs w:val="24"/>
              </w:rPr>
            </w:pPr>
            <w:r w:rsidRPr="00ED4C05">
              <w:rPr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ED4C05">
              <w:rPr>
                <w:sz w:val="24"/>
                <w:szCs w:val="24"/>
              </w:rPr>
              <w:t>this.mileage</w:t>
            </w:r>
            <w:proofErr w:type="spellEnd"/>
            <w:proofErr w:type="gramEnd"/>
            <w:r w:rsidRPr="00ED4C05">
              <w:rPr>
                <w:sz w:val="24"/>
                <w:szCs w:val="24"/>
              </w:rPr>
              <w:t>;</w:t>
            </w:r>
          </w:p>
        </w:tc>
        <w:tc>
          <w:tcPr>
            <w:tcW w:w="3797" w:type="dxa"/>
          </w:tcPr>
          <w:p w14:paraId="530F71C7" w14:textId="77777777" w:rsidR="00CE744E" w:rsidRDefault="00CE744E" w:rsidP="00CE744E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ED4C05">
              <w:rPr>
                <w:sz w:val="24"/>
                <w:szCs w:val="24"/>
              </w:rPr>
              <w:t>this.mileage</w:t>
            </w:r>
            <w:proofErr w:type="spellEnd"/>
            <w:proofErr w:type="gramEnd"/>
            <w:r>
              <w:rPr>
                <w:sz w:val="24"/>
                <w:szCs w:val="24"/>
              </w:rPr>
              <w:t>=mileage</w:t>
            </w:r>
            <w:r w:rsidRPr="00ED4C05">
              <w:rPr>
                <w:sz w:val="24"/>
                <w:szCs w:val="24"/>
              </w:rPr>
              <w:t>;</w:t>
            </w:r>
          </w:p>
        </w:tc>
      </w:tr>
    </w:tbl>
    <w:p w14:paraId="1A710B5D" w14:textId="77777777" w:rsidR="00ED4C05" w:rsidRDefault="00ED4C05" w:rsidP="00ED4C05">
      <w:pPr>
        <w:rPr>
          <w:sz w:val="24"/>
          <w:szCs w:val="24"/>
        </w:rPr>
      </w:pPr>
    </w:p>
    <w:p w14:paraId="56F6F09E" w14:textId="77777777" w:rsidR="00CE744E" w:rsidRPr="00ED4C05" w:rsidRDefault="00CE744E" w:rsidP="00ED4C05">
      <w:pPr>
        <w:rPr>
          <w:sz w:val="24"/>
          <w:szCs w:val="24"/>
        </w:rPr>
      </w:pPr>
    </w:p>
    <w:p w14:paraId="6DE88809" w14:textId="3656DFC8" w:rsidR="002D35D4" w:rsidRDefault="002D35D4" w:rsidP="00CE744E">
      <w:pPr>
        <w:ind w:firstLine="360"/>
        <w:rPr>
          <w:b/>
          <w:bCs/>
          <w:sz w:val="24"/>
          <w:szCs w:val="24"/>
          <w:u w:val="single"/>
        </w:rPr>
      </w:pPr>
      <w:r w:rsidRPr="00074481">
        <w:rPr>
          <w:b/>
          <w:bCs/>
          <w:sz w:val="24"/>
          <w:szCs w:val="24"/>
          <w:u w:val="single"/>
        </w:rPr>
        <w:t>Concepts to be known:</w:t>
      </w:r>
    </w:p>
    <w:p w14:paraId="74DE3A21" w14:textId="77777777" w:rsidR="00CE744E" w:rsidRPr="00074481" w:rsidRDefault="00CE744E" w:rsidP="00CE744E">
      <w:pPr>
        <w:ind w:firstLine="360"/>
        <w:rPr>
          <w:b/>
          <w:bCs/>
          <w:sz w:val="24"/>
          <w:szCs w:val="24"/>
          <w:u w:val="single"/>
        </w:rPr>
      </w:pPr>
    </w:p>
    <w:p w14:paraId="7E278BEA" w14:textId="41374396" w:rsidR="002D35D4" w:rsidRPr="002D35D4" w:rsidRDefault="002D35D4" w:rsidP="002D35D4">
      <w:pPr>
        <w:pStyle w:val="ListParagraph"/>
        <w:numPr>
          <w:ilvl w:val="1"/>
          <w:numId w:val="49"/>
        </w:numPr>
        <w:rPr>
          <w:b/>
          <w:bCs/>
          <w:sz w:val="24"/>
          <w:szCs w:val="24"/>
        </w:rPr>
      </w:pPr>
      <w:proofErr w:type="spellStart"/>
      <w:r w:rsidRPr="002D35D4">
        <w:rPr>
          <w:sz w:val="24"/>
          <w:szCs w:val="24"/>
        </w:rPr>
        <w:t>System.out.println</w:t>
      </w:r>
      <w:proofErr w:type="spellEnd"/>
      <w:r w:rsidRPr="002D35D4">
        <w:rPr>
          <w:sz w:val="24"/>
          <w:szCs w:val="24"/>
        </w:rPr>
        <w:t>(" ")-to print the statement</w:t>
      </w:r>
    </w:p>
    <w:p w14:paraId="4E2F82F3" w14:textId="77777777" w:rsidR="002D35D4" w:rsidRPr="00074481" w:rsidRDefault="002D35D4" w:rsidP="002D35D4">
      <w:pPr>
        <w:pStyle w:val="ListParagraph"/>
        <w:numPr>
          <w:ilvl w:val="1"/>
          <w:numId w:val="49"/>
        </w:numPr>
        <w:rPr>
          <w:b/>
          <w:bCs/>
          <w:sz w:val="24"/>
          <w:szCs w:val="24"/>
        </w:rPr>
      </w:pPr>
      <w:r w:rsidRPr="00074481">
        <w:rPr>
          <w:sz w:val="24"/>
          <w:szCs w:val="24"/>
        </w:rPr>
        <w:t>String – to declare the data type as string</w:t>
      </w:r>
    </w:p>
    <w:p w14:paraId="0FBF7055" w14:textId="77777777" w:rsidR="002D35D4" w:rsidRPr="00074481" w:rsidRDefault="002D35D4" w:rsidP="002D35D4">
      <w:pPr>
        <w:pStyle w:val="ListParagraph"/>
        <w:numPr>
          <w:ilvl w:val="1"/>
          <w:numId w:val="49"/>
        </w:numPr>
        <w:rPr>
          <w:b/>
          <w:bCs/>
          <w:sz w:val="24"/>
          <w:szCs w:val="24"/>
        </w:rPr>
      </w:pPr>
      <w:r w:rsidRPr="00074481">
        <w:rPr>
          <w:sz w:val="24"/>
          <w:szCs w:val="24"/>
        </w:rPr>
        <w:t>int – to declare the data types as integer</w:t>
      </w:r>
    </w:p>
    <w:p w14:paraId="3E452E5E" w14:textId="77777777" w:rsidR="002D35D4" w:rsidRPr="00074481" w:rsidRDefault="002D35D4" w:rsidP="002D35D4">
      <w:pPr>
        <w:pStyle w:val="ListParagraph"/>
        <w:numPr>
          <w:ilvl w:val="1"/>
          <w:numId w:val="49"/>
        </w:numPr>
        <w:rPr>
          <w:b/>
          <w:bCs/>
          <w:sz w:val="24"/>
          <w:szCs w:val="24"/>
        </w:rPr>
      </w:pPr>
      <w:r w:rsidRPr="00074481">
        <w:rPr>
          <w:sz w:val="24"/>
          <w:szCs w:val="24"/>
        </w:rPr>
        <w:t xml:space="preserve">// - used to write comments </w:t>
      </w:r>
    </w:p>
    <w:p w14:paraId="113E3A99" w14:textId="77777777" w:rsidR="00ED4C05" w:rsidRDefault="00ED4C05" w:rsidP="00ED4C05">
      <w:pPr>
        <w:rPr>
          <w:sz w:val="24"/>
          <w:szCs w:val="24"/>
        </w:rPr>
      </w:pPr>
    </w:p>
    <w:p w14:paraId="32544ED3" w14:textId="77777777" w:rsidR="00CE744E" w:rsidRDefault="00CE744E" w:rsidP="00ED4C05">
      <w:pPr>
        <w:rPr>
          <w:sz w:val="24"/>
          <w:szCs w:val="24"/>
        </w:rPr>
      </w:pPr>
    </w:p>
    <w:p w14:paraId="3DC9749E" w14:textId="48EC2727" w:rsidR="002D35D4" w:rsidRDefault="00736EA2" w:rsidP="00ED4C05">
      <w:pPr>
        <w:rPr>
          <w:sz w:val="24"/>
          <w:szCs w:val="24"/>
        </w:rPr>
      </w:pPr>
      <w:r w:rsidRPr="008311D9">
        <w:rPr>
          <w:b/>
          <w:bCs/>
          <w:sz w:val="28"/>
          <w:szCs w:val="28"/>
          <w:u w:val="single"/>
        </w:rPr>
        <w:t>Class Diagram</w:t>
      </w:r>
    </w:p>
    <w:p w14:paraId="54AA40D6" w14:textId="77777777" w:rsidR="002D35D4" w:rsidRDefault="002D35D4" w:rsidP="00ED4C05">
      <w:pPr>
        <w:rPr>
          <w:sz w:val="24"/>
          <w:szCs w:val="24"/>
        </w:rPr>
      </w:pPr>
    </w:p>
    <w:tbl>
      <w:tblPr>
        <w:tblStyle w:val="TableGrid"/>
        <w:tblpPr w:leftFromText="180" w:rightFromText="180" w:vertAnchor="text" w:horzAnchor="page" w:tblpX="2334" w:tblpYSpec="outside"/>
        <w:tblW w:w="0" w:type="auto"/>
        <w:tblLook w:val="04A0" w:firstRow="1" w:lastRow="0" w:firstColumn="1" w:lastColumn="0" w:noHBand="0" w:noVBand="1"/>
      </w:tblPr>
      <w:tblGrid>
        <w:gridCol w:w="4210"/>
      </w:tblGrid>
      <w:tr w:rsidR="00CE744E" w14:paraId="6A639BFB" w14:textId="77777777" w:rsidTr="00CE744E">
        <w:trPr>
          <w:trHeight w:val="420"/>
        </w:trPr>
        <w:tc>
          <w:tcPr>
            <w:tcW w:w="4210" w:type="dxa"/>
          </w:tcPr>
          <w:p w14:paraId="11725640" w14:textId="77777777" w:rsidR="00CE744E" w:rsidRDefault="00CE744E" w:rsidP="00CE744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CAR</w:t>
            </w:r>
          </w:p>
        </w:tc>
      </w:tr>
      <w:tr w:rsidR="00CE744E" w14:paraId="4AFF4C28" w14:textId="77777777" w:rsidTr="00CE744E">
        <w:trPr>
          <w:trHeight w:val="523"/>
        </w:trPr>
        <w:tc>
          <w:tcPr>
            <w:tcW w:w="4210" w:type="dxa"/>
          </w:tcPr>
          <w:p w14:paraId="0A63D802" w14:textId="77777777" w:rsidR="00CE744E" w:rsidRDefault="00CE744E" w:rsidP="00CE744E">
            <w:pPr>
              <w:rPr>
                <w:sz w:val="24"/>
                <w:szCs w:val="24"/>
              </w:rPr>
            </w:pPr>
            <w:proofErr w:type="spellStart"/>
            <w:r w:rsidRPr="00736EA2">
              <w:rPr>
                <w:sz w:val="24"/>
                <w:szCs w:val="24"/>
              </w:rPr>
              <w:t>Car_color</w:t>
            </w:r>
            <w:proofErr w:type="spellEnd"/>
            <w:r w:rsidRPr="00736EA2">
              <w:rPr>
                <w:sz w:val="24"/>
                <w:szCs w:val="24"/>
              </w:rPr>
              <w:t xml:space="preserve">: String </w:t>
            </w:r>
          </w:p>
          <w:p w14:paraId="336286D0" w14:textId="77777777" w:rsidR="00CE744E" w:rsidRDefault="00CE744E" w:rsidP="00CE744E">
            <w:pPr>
              <w:rPr>
                <w:sz w:val="24"/>
                <w:szCs w:val="24"/>
              </w:rPr>
            </w:pPr>
            <w:proofErr w:type="spellStart"/>
            <w:r w:rsidRPr="00736EA2">
              <w:rPr>
                <w:sz w:val="24"/>
                <w:szCs w:val="24"/>
              </w:rPr>
              <w:t>Car_brand</w:t>
            </w:r>
            <w:proofErr w:type="spellEnd"/>
            <w:r w:rsidRPr="00736EA2">
              <w:rPr>
                <w:sz w:val="24"/>
                <w:szCs w:val="24"/>
              </w:rPr>
              <w:t>: String</w:t>
            </w:r>
          </w:p>
          <w:p w14:paraId="65DABB58" w14:textId="77777777" w:rsidR="00CE744E" w:rsidRDefault="00CE744E" w:rsidP="00CE744E">
            <w:pPr>
              <w:rPr>
                <w:sz w:val="24"/>
                <w:szCs w:val="24"/>
              </w:rPr>
            </w:pPr>
            <w:proofErr w:type="spellStart"/>
            <w:r w:rsidRPr="00736EA2">
              <w:rPr>
                <w:sz w:val="24"/>
                <w:szCs w:val="24"/>
              </w:rPr>
              <w:t>Fuel_type</w:t>
            </w:r>
            <w:proofErr w:type="spellEnd"/>
            <w:r w:rsidRPr="00736EA2">
              <w:rPr>
                <w:sz w:val="24"/>
                <w:szCs w:val="24"/>
              </w:rPr>
              <w:t>: String</w:t>
            </w:r>
          </w:p>
          <w:p w14:paraId="1351FA62" w14:textId="77777777" w:rsidR="00CE744E" w:rsidRDefault="00CE744E" w:rsidP="00CE744E">
            <w:pPr>
              <w:rPr>
                <w:sz w:val="24"/>
                <w:szCs w:val="24"/>
              </w:rPr>
            </w:pPr>
            <w:r w:rsidRPr="00736EA2">
              <w:rPr>
                <w:sz w:val="24"/>
                <w:szCs w:val="24"/>
              </w:rPr>
              <w:t>mileage: int</w:t>
            </w:r>
          </w:p>
        </w:tc>
      </w:tr>
      <w:tr w:rsidR="00CE744E" w14:paraId="4F1CC070" w14:textId="77777777" w:rsidTr="00CE744E">
        <w:trPr>
          <w:trHeight w:val="533"/>
        </w:trPr>
        <w:tc>
          <w:tcPr>
            <w:tcW w:w="4210" w:type="dxa"/>
          </w:tcPr>
          <w:p w14:paraId="3F196A1B" w14:textId="77777777" w:rsidR="00CE744E" w:rsidRDefault="00CE744E" w:rsidP="00CE744E">
            <w:pPr>
              <w:rPr>
                <w:sz w:val="24"/>
                <w:szCs w:val="24"/>
              </w:rPr>
            </w:pPr>
            <w:r w:rsidRPr="00736EA2">
              <w:rPr>
                <w:sz w:val="24"/>
                <w:szCs w:val="24"/>
              </w:rPr>
              <w:t xml:space="preserve">+ </w:t>
            </w:r>
            <w:proofErr w:type="gramStart"/>
            <w:r w:rsidRPr="00736EA2">
              <w:rPr>
                <w:sz w:val="24"/>
                <w:szCs w:val="24"/>
              </w:rPr>
              <w:t>CAR(</w:t>
            </w:r>
            <w:proofErr w:type="gramEnd"/>
            <w:r w:rsidRPr="00736EA2">
              <w:rPr>
                <w:sz w:val="24"/>
                <w:szCs w:val="24"/>
              </w:rPr>
              <w:t xml:space="preserve">) </w:t>
            </w:r>
          </w:p>
          <w:p w14:paraId="4D0863E7" w14:textId="77777777" w:rsidR="00CE744E" w:rsidRDefault="00CE744E" w:rsidP="00CE744E">
            <w:pPr>
              <w:rPr>
                <w:sz w:val="24"/>
                <w:szCs w:val="24"/>
              </w:rPr>
            </w:pPr>
            <w:r w:rsidRPr="00736EA2">
              <w:rPr>
                <w:sz w:val="24"/>
                <w:szCs w:val="24"/>
              </w:rPr>
              <w:t xml:space="preserve">+ </w:t>
            </w:r>
            <w:proofErr w:type="gramStart"/>
            <w:r w:rsidRPr="00736EA2">
              <w:rPr>
                <w:sz w:val="24"/>
                <w:szCs w:val="24"/>
              </w:rPr>
              <w:t>CAR(</w:t>
            </w:r>
            <w:proofErr w:type="gramEnd"/>
            <w:r w:rsidRPr="00736EA2">
              <w:rPr>
                <w:sz w:val="24"/>
                <w:szCs w:val="24"/>
              </w:rPr>
              <w:t xml:space="preserve">String, String, String, int) </w:t>
            </w:r>
          </w:p>
          <w:p w14:paraId="55ED6371" w14:textId="77777777" w:rsidR="00CE744E" w:rsidRDefault="00CE744E" w:rsidP="00CE744E">
            <w:pPr>
              <w:rPr>
                <w:sz w:val="24"/>
                <w:szCs w:val="24"/>
              </w:rPr>
            </w:pPr>
            <w:r w:rsidRPr="00736EA2">
              <w:rPr>
                <w:sz w:val="24"/>
                <w:szCs w:val="24"/>
              </w:rPr>
              <w:t xml:space="preserve">+ </w:t>
            </w:r>
            <w:proofErr w:type="gramStart"/>
            <w:r w:rsidRPr="00736EA2">
              <w:rPr>
                <w:sz w:val="24"/>
                <w:szCs w:val="24"/>
              </w:rPr>
              <w:t>Start(</w:t>
            </w:r>
            <w:proofErr w:type="gramEnd"/>
            <w:r w:rsidRPr="00736EA2">
              <w:rPr>
                <w:sz w:val="24"/>
                <w:szCs w:val="24"/>
              </w:rPr>
              <w:t xml:space="preserve">): void </w:t>
            </w:r>
          </w:p>
          <w:p w14:paraId="0F0CCDAE" w14:textId="77777777" w:rsidR="00CE744E" w:rsidRDefault="00CE744E" w:rsidP="00CE744E">
            <w:pPr>
              <w:rPr>
                <w:sz w:val="24"/>
                <w:szCs w:val="24"/>
              </w:rPr>
            </w:pPr>
            <w:r w:rsidRPr="00736EA2">
              <w:rPr>
                <w:sz w:val="24"/>
                <w:szCs w:val="24"/>
              </w:rPr>
              <w:t xml:space="preserve">+ </w:t>
            </w:r>
            <w:proofErr w:type="gramStart"/>
            <w:r w:rsidRPr="00736EA2">
              <w:rPr>
                <w:sz w:val="24"/>
                <w:szCs w:val="24"/>
              </w:rPr>
              <w:t>Stop(</w:t>
            </w:r>
            <w:proofErr w:type="gramEnd"/>
            <w:r w:rsidRPr="00736EA2">
              <w:rPr>
                <w:sz w:val="24"/>
                <w:szCs w:val="24"/>
              </w:rPr>
              <w:t>): void</w:t>
            </w:r>
          </w:p>
          <w:p w14:paraId="793B47B3" w14:textId="77777777" w:rsidR="00CE744E" w:rsidRDefault="00CE744E" w:rsidP="00CE744E">
            <w:pPr>
              <w:rPr>
                <w:sz w:val="24"/>
                <w:szCs w:val="24"/>
              </w:rPr>
            </w:pPr>
            <w:r w:rsidRPr="00736EA2">
              <w:rPr>
                <w:sz w:val="24"/>
                <w:szCs w:val="24"/>
              </w:rPr>
              <w:t xml:space="preserve">+ </w:t>
            </w:r>
            <w:proofErr w:type="gramStart"/>
            <w:r w:rsidRPr="00736EA2">
              <w:rPr>
                <w:sz w:val="24"/>
                <w:szCs w:val="24"/>
              </w:rPr>
              <w:t>Service(</w:t>
            </w:r>
            <w:proofErr w:type="gramEnd"/>
            <w:r w:rsidRPr="00736EA2">
              <w:rPr>
                <w:sz w:val="24"/>
                <w:szCs w:val="24"/>
              </w:rPr>
              <w:t xml:space="preserve">): void </w:t>
            </w:r>
          </w:p>
          <w:p w14:paraId="723AA6C5" w14:textId="77777777" w:rsidR="00CE744E" w:rsidRDefault="00CE744E" w:rsidP="00CE744E">
            <w:pPr>
              <w:rPr>
                <w:sz w:val="24"/>
                <w:szCs w:val="24"/>
              </w:rPr>
            </w:pPr>
            <w:r w:rsidRPr="00736EA2">
              <w:rPr>
                <w:sz w:val="24"/>
                <w:szCs w:val="24"/>
              </w:rPr>
              <w:t xml:space="preserve">+ </w:t>
            </w:r>
            <w:proofErr w:type="gramStart"/>
            <w:r w:rsidRPr="00736EA2">
              <w:rPr>
                <w:sz w:val="24"/>
                <w:szCs w:val="24"/>
              </w:rPr>
              <w:t>main(</w:t>
            </w:r>
            <w:proofErr w:type="gramEnd"/>
            <w:r w:rsidRPr="00736EA2">
              <w:rPr>
                <w:sz w:val="24"/>
                <w:szCs w:val="24"/>
              </w:rPr>
              <w:t>String[]): void</w:t>
            </w:r>
          </w:p>
        </w:tc>
      </w:tr>
    </w:tbl>
    <w:p w14:paraId="5A751207" w14:textId="77777777" w:rsidR="00736EA2" w:rsidRDefault="00736EA2" w:rsidP="00ED4C05">
      <w:pPr>
        <w:rPr>
          <w:sz w:val="24"/>
          <w:szCs w:val="24"/>
        </w:rPr>
      </w:pPr>
    </w:p>
    <w:p w14:paraId="6192707F" w14:textId="77777777" w:rsidR="00736EA2" w:rsidRDefault="00736EA2" w:rsidP="00ED4C05">
      <w:pPr>
        <w:rPr>
          <w:sz w:val="24"/>
          <w:szCs w:val="24"/>
        </w:rPr>
      </w:pPr>
    </w:p>
    <w:p w14:paraId="7BD0DEBA" w14:textId="77777777" w:rsidR="00736EA2" w:rsidRDefault="00736EA2" w:rsidP="00ED4C05">
      <w:pPr>
        <w:rPr>
          <w:sz w:val="24"/>
          <w:szCs w:val="24"/>
        </w:rPr>
      </w:pPr>
    </w:p>
    <w:p w14:paraId="13C67C53" w14:textId="77777777" w:rsidR="002D35D4" w:rsidRDefault="002D35D4" w:rsidP="00ED4C05">
      <w:pPr>
        <w:rPr>
          <w:sz w:val="24"/>
          <w:szCs w:val="24"/>
        </w:rPr>
      </w:pPr>
    </w:p>
    <w:p w14:paraId="44F58CFA" w14:textId="77777777" w:rsidR="002D35D4" w:rsidRDefault="002D35D4" w:rsidP="00ED4C05">
      <w:pPr>
        <w:rPr>
          <w:sz w:val="24"/>
          <w:szCs w:val="24"/>
        </w:rPr>
      </w:pPr>
    </w:p>
    <w:p w14:paraId="54E187A9" w14:textId="77777777" w:rsidR="002D35D4" w:rsidRDefault="002D35D4" w:rsidP="00ED4C05">
      <w:pPr>
        <w:rPr>
          <w:sz w:val="24"/>
          <w:szCs w:val="24"/>
        </w:rPr>
      </w:pPr>
    </w:p>
    <w:p w14:paraId="040F2890" w14:textId="77777777" w:rsidR="002D35D4" w:rsidRDefault="002D35D4" w:rsidP="00ED4C05">
      <w:pPr>
        <w:rPr>
          <w:sz w:val="24"/>
          <w:szCs w:val="24"/>
        </w:rPr>
      </w:pPr>
    </w:p>
    <w:p w14:paraId="4768F51B" w14:textId="77777777" w:rsidR="002D35D4" w:rsidRDefault="002D35D4" w:rsidP="00ED4C05">
      <w:pPr>
        <w:rPr>
          <w:sz w:val="24"/>
          <w:szCs w:val="24"/>
        </w:rPr>
      </w:pPr>
    </w:p>
    <w:p w14:paraId="492EDB65" w14:textId="77777777" w:rsidR="002D35D4" w:rsidRDefault="002D35D4" w:rsidP="00ED4C05">
      <w:pPr>
        <w:rPr>
          <w:sz w:val="24"/>
          <w:szCs w:val="24"/>
        </w:rPr>
      </w:pPr>
    </w:p>
    <w:p w14:paraId="498AB58B" w14:textId="77777777" w:rsidR="00736EA2" w:rsidRDefault="00736EA2" w:rsidP="00ED4C05">
      <w:pPr>
        <w:rPr>
          <w:sz w:val="24"/>
          <w:szCs w:val="24"/>
        </w:rPr>
      </w:pPr>
    </w:p>
    <w:p w14:paraId="26400D17" w14:textId="77777777" w:rsidR="00736EA2" w:rsidRDefault="00736EA2" w:rsidP="00ED4C05">
      <w:pPr>
        <w:rPr>
          <w:sz w:val="24"/>
          <w:szCs w:val="24"/>
        </w:rPr>
      </w:pPr>
    </w:p>
    <w:p w14:paraId="0CCE01DC" w14:textId="77777777" w:rsidR="002D35D4" w:rsidRDefault="002D35D4" w:rsidP="00ED4C05">
      <w:pPr>
        <w:rPr>
          <w:sz w:val="24"/>
          <w:szCs w:val="24"/>
        </w:rPr>
      </w:pPr>
    </w:p>
    <w:p w14:paraId="5830DACB" w14:textId="77777777" w:rsidR="00736EA2" w:rsidRDefault="00736EA2" w:rsidP="00ED4C05">
      <w:pPr>
        <w:rPr>
          <w:sz w:val="24"/>
          <w:szCs w:val="24"/>
        </w:rPr>
      </w:pPr>
    </w:p>
    <w:p w14:paraId="0DC1AAF1" w14:textId="77777777" w:rsidR="00CE744E" w:rsidRDefault="00CE744E" w:rsidP="00ED4C05">
      <w:pPr>
        <w:rPr>
          <w:sz w:val="24"/>
          <w:szCs w:val="24"/>
        </w:rPr>
      </w:pPr>
    </w:p>
    <w:p w14:paraId="5B544333" w14:textId="77777777" w:rsidR="00CE744E" w:rsidRDefault="00CE744E" w:rsidP="00ED4C05">
      <w:pPr>
        <w:rPr>
          <w:sz w:val="24"/>
          <w:szCs w:val="24"/>
        </w:rPr>
      </w:pPr>
    </w:p>
    <w:p w14:paraId="03CFF7EE" w14:textId="18B6D074" w:rsidR="002D35D4" w:rsidRDefault="002D35D4" w:rsidP="002D35D4">
      <w:pPr>
        <w:pStyle w:val="TableParagraph"/>
        <w:spacing w:line="237" w:lineRule="auto"/>
        <w:ind w:left="16" w:right="764"/>
        <w:rPr>
          <w:b/>
          <w:bCs/>
          <w:sz w:val="24"/>
          <w:szCs w:val="24"/>
        </w:rPr>
      </w:pPr>
      <w:r w:rsidRPr="00820CA9">
        <w:rPr>
          <w:b/>
          <w:bCs/>
          <w:sz w:val="24"/>
          <w:szCs w:val="24"/>
          <w:u w:val="single"/>
        </w:rPr>
        <w:t>Program</w:t>
      </w:r>
      <w:r w:rsidR="002D0039">
        <w:rPr>
          <w:b/>
          <w:bCs/>
          <w:sz w:val="24"/>
          <w:szCs w:val="24"/>
          <w:u w:val="single"/>
        </w:rPr>
        <w:t>2</w:t>
      </w:r>
      <w:r>
        <w:rPr>
          <w:b/>
          <w:bCs/>
          <w:sz w:val="24"/>
          <w:szCs w:val="24"/>
        </w:rPr>
        <w:t>)</w:t>
      </w:r>
    </w:p>
    <w:p w14:paraId="5C6710EB" w14:textId="77777777" w:rsidR="002D35D4" w:rsidRDefault="002D35D4" w:rsidP="002D35D4">
      <w:pPr>
        <w:pStyle w:val="TableParagraph"/>
        <w:spacing w:line="237" w:lineRule="auto"/>
        <w:ind w:left="16" w:right="764"/>
        <w:rPr>
          <w:b/>
          <w:bCs/>
          <w:sz w:val="24"/>
          <w:szCs w:val="24"/>
        </w:rPr>
      </w:pPr>
    </w:p>
    <w:p w14:paraId="3E18896E" w14:textId="36F89533" w:rsidR="002D35D4" w:rsidRDefault="002D35D4" w:rsidP="002D35D4">
      <w:pPr>
        <w:pStyle w:val="TableParagraph"/>
        <w:spacing w:line="237" w:lineRule="auto"/>
        <w:ind w:left="16" w:right="764"/>
        <w:rPr>
          <w:sz w:val="24"/>
          <w:szCs w:val="24"/>
        </w:rPr>
      </w:pPr>
      <w:r w:rsidRPr="00820CA9">
        <w:rPr>
          <w:b/>
          <w:bCs/>
          <w:sz w:val="24"/>
          <w:szCs w:val="24"/>
          <w:u w:val="single"/>
        </w:rPr>
        <w:t>AIM</w:t>
      </w:r>
      <w:r>
        <w:rPr>
          <w:sz w:val="24"/>
          <w:szCs w:val="24"/>
        </w:rPr>
        <w:t xml:space="preserve">-To create a class named bank account with two methods </w:t>
      </w:r>
      <w:proofErr w:type="gramStart"/>
      <w:r>
        <w:rPr>
          <w:sz w:val="24"/>
          <w:szCs w:val="24"/>
        </w:rPr>
        <w:t>deposit(</w:t>
      </w:r>
      <w:proofErr w:type="gramEnd"/>
      <w:r>
        <w:rPr>
          <w:sz w:val="24"/>
          <w:szCs w:val="24"/>
        </w:rPr>
        <w:t>) and withdraw():</w:t>
      </w:r>
    </w:p>
    <w:p w14:paraId="5B5976F1" w14:textId="77777777" w:rsidR="002D35D4" w:rsidRDefault="002D35D4" w:rsidP="002D35D4">
      <w:pPr>
        <w:pStyle w:val="TableParagraph"/>
        <w:numPr>
          <w:ilvl w:val="0"/>
          <w:numId w:val="55"/>
        </w:numPr>
        <w:spacing w:line="237" w:lineRule="auto"/>
        <w:ind w:right="764"/>
        <w:rPr>
          <w:sz w:val="24"/>
          <w:szCs w:val="24"/>
        </w:rPr>
      </w:pPr>
      <w:r>
        <w:rPr>
          <w:sz w:val="24"/>
          <w:szCs w:val="24"/>
        </w:rPr>
        <w:t xml:space="preserve">In </w:t>
      </w:r>
      <w:proofErr w:type="gramStart"/>
      <w:r>
        <w:rPr>
          <w:sz w:val="24"/>
          <w:szCs w:val="24"/>
        </w:rPr>
        <w:t>deposit(</w:t>
      </w:r>
      <w:proofErr w:type="gramEnd"/>
      <w:r>
        <w:rPr>
          <w:sz w:val="24"/>
          <w:szCs w:val="24"/>
        </w:rPr>
        <w:t>)- whenever an amount is deposited, it has to be updated with the current amount.</w:t>
      </w:r>
    </w:p>
    <w:p w14:paraId="7900EEB2" w14:textId="2DD32CA5" w:rsidR="002D35D4" w:rsidRPr="002D35D4" w:rsidRDefault="002D35D4" w:rsidP="002D35D4">
      <w:pPr>
        <w:pStyle w:val="TableParagraph"/>
        <w:numPr>
          <w:ilvl w:val="0"/>
          <w:numId w:val="55"/>
        </w:numPr>
        <w:spacing w:line="237" w:lineRule="auto"/>
        <w:ind w:right="764"/>
        <w:rPr>
          <w:b/>
          <w:bCs/>
          <w:sz w:val="24"/>
          <w:szCs w:val="24"/>
        </w:rPr>
      </w:pPr>
      <w:proofErr w:type="gramStart"/>
      <w:r>
        <w:rPr>
          <w:sz w:val="24"/>
          <w:szCs w:val="24"/>
        </w:rPr>
        <w:t>Withdraw(</w:t>
      </w:r>
      <w:proofErr w:type="gramEnd"/>
      <w:r>
        <w:rPr>
          <w:sz w:val="24"/>
          <w:szCs w:val="24"/>
        </w:rPr>
        <w:t>)- whenever an amount is being withdrawn it has to be less than the current balance otherwise print insufficient balance.</w:t>
      </w:r>
    </w:p>
    <w:p w14:paraId="5762FFD4" w14:textId="77777777" w:rsidR="002D35D4" w:rsidRPr="00820CA9" w:rsidRDefault="002D35D4" w:rsidP="002D35D4">
      <w:pPr>
        <w:pStyle w:val="TableParagraph"/>
        <w:spacing w:line="237" w:lineRule="auto"/>
        <w:ind w:left="1080" w:right="764"/>
        <w:rPr>
          <w:b/>
          <w:bCs/>
          <w:sz w:val="24"/>
          <w:szCs w:val="24"/>
        </w:rPr>
      </w:pPr>
    </w:p>
    <w:p w14:paraId="3FC3C790" w14:textId="1BE72739" w:rsidR="002D35D4" w:rsidRPr="00820CA9" w:rsidRDefault="00A473AD" w:rsidP="002D35D4">
      <w:pPr>
        <w:pStyle w:val="TableParagraph"/>
        <w:spacing w:line="237" w:lineRule="auto"/>
        <w:ind w:left="376" w:right="764"/>
        <w:rPr>
          <w:b/>
          <w:bCs/>
          <w:sz w:val="24"/>
          <w:szCs w:val="24"/>
        </w:rPr>
      </w:pPr>
      <w:r w:rsidRPr="00A473AD">
        <w:rPr>
          <w:noProof/>
          <w:sz w:val="24"/>
          <w:szCs w:val="24"/>
        </w:rPr>
        <w:drawing>
          <wp:anchor distT="0" distB="0" distL="114300" distR="114300" simplePos="0" relativeHeight="251734016" behindDoc="0" locked="0" layoutInCell="1" allowOverlap="1" wp14:anchorId="7A66D0F3" wp14:editId="14EEEB1A">
            <wp:simplePos x="0" y="0"/>
            <wp:positionH relativeFrom="margin">
              <wp:posOffset>835025</wp:posOffset>
            </wp:positionH>
            <wp:positionV relativeFrom="paragraph">
              <wp:posOffset>40640</wp:posOffset>
            </wp:positionV>
            <wp:extent cx="4502150" cy="3651885"/>
            <wp:effectExtent l="0" t="0" r="0" b="5715"/>
            <wp:wrapThrough wrapText="bothSides">
              <wp:wrapPolygon edited="0">
                <wp:start x="0" y="0"/>
                <wp:lineTo x="0" y="21521"/>
                <wp:lineTo x="21478" y="21521"/>
                <wp:lineTo x="21478" y="0"/>
                <wp:lineTo x="0" y="0"/>
              </wp:wrapPolygon>
            </wp:wrapThrough>
            <wp:docPr id="1606531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31079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8B4A76" w14:textId="0D1FA6C2" w:rsidR="002D35D4" w:rsidRDefault="002D35D4" w:rsidP="00ED4C05">
      <w:pPr>
        <w:rPr>
          <w:sz w:val="24"/>
          <w:szCs w:val="24"/>
        </w:rPr>
      </w:pPr>
    </w:p>
    <w:p w14:paraId="56F86D38" w14:textId="6C81FA7B" w:rsidR="002D35D4" w:rsidRDefault="002D35D4" w:rsidP="00ED4C05">
      <w:pPr>
        <w:rPr>
          <w:sz w:val="24"/>
          <w:szCs w:val="24"/>
        </w:rPr>
      </w:pPr>
    </w:p>
    <w:p w14:paraId="1C8EC2DF" w14:textId="37441E2A" w:rsidR="002D35D4" w:rsidRDefault="002D35D4" w:rsidP="00ED4C05">
      <w:pPr>
        <w:rPr>
          <w:sz w:val="24"/>
          <w:szCs w:val="24"/>
        </w:rPr>
      </w:pPr>
    </w:p>
    <w:p w14:paraId="63F23614" w14:textId="14A5136E" w:rsidR="002D35D4" w:rsidRDefault="002D35D4" w:rsidP="00ED4C05">
      <w:pPr>
        <w:rPr>
          <w:sz w:val="24"/>
          <w:szCs w:val="24"/>
        </w:rPr>
      </w:pPr>
    </w:p>
    <w:p w14:paraId="621B3590" w14:textId="214DB998" w:rsidR="002D35D4" w:rsidRDefault="002D35D4" w:rsidP="00ED4C05">
      <w:pPr>
        <w:rPr>
          <w:sz w:val="24"/>
          <w:szCs w:val="24"/>
        </w:rPr>
      </w:pPr>
    </w:p>
    <w:p w14:paraId="3B4F3DE0" w14:textId="77777777" w:rsidR="002D35D4" w:rsidRDefault="002D35D4" w:rsidP="00ED4C05">
      <w:pPr>
        <w:rPr>
          <w:sz w:val="24"/>
          <w:szCs w:val="24"/>
        </w:rPr>
      </w:pPr>
    </w:p>
    <w:p w14:paraId="72339DBD" w14:textId="77777777" w:rsidR="002D35D4" w:rsidRDefault="002D35D4" w:rsidP="00ED4C05">
      <w:pPr>
        <w:rPr>
          <w:sz w:val="24"/>
          <w:szCs w:val="24"/>
        </w:rPr>
      </w:pPr>
    </w:p>
    <w:p w14:paraId="45028252" w14:textId="77777777" w:rsidR="00A473AD" w:rsidRDefault="00A473AD" w:rsidP="00ED4C05">
      <w:pPr>
        <w:rPr>
          <w:sz w:val="24"/>
          <w:szCs w:val="24"/>
        </w:rPr>
      </w:pPr>
    </w:p>
    <w:p w14:paraId="0CB01DC0" w14:textId="77777777" w:rsidR="00A473AD" w:rsidRDefault="00A473AD" w:rsidP="00ED4C05">
      <w:pPr>
        <w:rPr>
          <w:sz w:val="24"/>
          <w:szCs w:val="24"/>
        </w:rPr>
      </w:pPr>
    </w:p>
    <w:p w14:paraId="3F845FFA" w14:textId="77777777" w:rsidR="00A473AD" w:rsidRDefault="00A473AD" w:rsidP="00ED4C05">
      <w:pPr>
        <w:rPr>
          <w:sz w:val="24"/>
          <w:szCs w:val="24"/>
        </w:rPr>
      </w:pPr>
    </w:p>
    <w:p w14:paraId="6C7EC1A9" w14:textId="77777777" w:rsidR="00A473AD" w:rsidRDefault="00A473AD" w:rsidP="00ED4C05">
      <w:pPr>
        <w:rPr>
          <w:sz w:val="24"/>
          <w:szCs w:val="24"/>
        </w:rPr>
      </w:pPr>
    </w:p>
    <w:p w14:paraId="6AFA1430" w14:textId="77777777" w:rsidR="00A473AD" w:rsidRDefault="00A473AD" w:rsidP="00ED4C05">
      <w:pPr>
        <w:rPr>
          <w:sz w:val="24"/>
          <w:szCs w:val="24"/>
        </w:rPr>
      </w:pPr>
    </w:p>
    <w:p w14:paraId="77FF3304" w14:textId="77777777" w:rsidR="00A473AD" w:rsidRDefault="00A473AD" w:rsidP="00ED4C05">
      <w:pPr>
        <w:rPr>
          <w:sz w:val="24"/>
          <w:szCs w:val="24"/>
        </w:rPr>
      </w:pPr>
    </w:p>
    <w:p w14:paraId="1D7165C8" w14:textId="77777777" w:rsidR="00A473AD" w:rsidRDefault="00A473AD" w:rsidP="00ED4C05">
      <w:pPr>
        <w:rPr>
          <w:sz w:val="24"/>
          <w:szCs w:val="24"/>
        </w:rPr>
      </w:pPr>
    </w:p>
    <w:p w14:paraId="03A4A5A2" w14:textId="77777777" w:rsidR="00A473AD" w:rsidRDefault="00A473AD" w:rsidP="00ED4C05">
      <w:pPr>
        <w:rPr>
          <w:sz w:val="24"/>
          <w:szCs w:val="24"/>
        </w:rPr>
      </w:pPr>
    </w:p>
    <w:p w14:paraId="7B5B946F" w14:textId="77777777" w:rsidR="00A473AD" w:rsidRDefault="00A473AD" w:rsidP="00ED4C05">
      <w:pPr>
        <w:rPr>
          <w:sz w:val="24"/>
          <w:szCs w:val="24"/>
        </w:rPr>
      </w:pPr>
    </w:p>
    <w:p w14:paraId="3ABAE1CB" w14:textId="77777777" w:rsidR="00A473AD" w:rsidRDefault="00A473AD" w:rsidP="00ED4C05">
      <w:pPr>
        <w:rPr>
          <w:sz w:val="24"/>
          <w:szCs w:val="24"/>
        </w:rPr>
      </w:pPr>
    </w:p>
    <w:p w14:paraId="58223AFC" w14:textId="77777777" w:rsidR="00A473AD" w:rsidRDefault="00A473AD" w:rsidP="00ED4C05">
      <w:pPr>
        <w:rPr>
          <w:sz w:val="24"/>
          <w:szCs w:val="24"/>
        </w:rPr>
      </w:pPr>
    </w:p>
    <w:p w14:paraId="3F1F07E3" w14:textId="77777777" w:rsidR="00A473AD" w:rsidRDefault="00A473AD" w:rsidP="00ED4C05">
      <w:pPr>
        <w:rPr>
          <w:sz w:val="24"/>
          <w:szCs w:val="24"/>
        </w:rPr>
      </w:pPr>
    </w:p>
    <w:p w14:paraId="1D396DF0" w14:textId="77777777" w:rsidR="00A473AD" w:rsidRDefault="00A473AD" w:rsidP="00ED4C05">
      <w:pPr>
        <w:rPr>
          <w:sz w:val="24"/>
          <w:szCs w:val="24"/>
        </w:rPr>
      </w:pPr>
    </w:p>
    <w:p w14:paraId="6179ED17" w14:textId="77777777" w:rsidR="00A473AD" w:rsidRDefault="00A473AD" w:rsidP="00ED4C05">
      <w:pPr>
        <w:rPr>
          <w:sz w:val="24"/>
          <w:szCs w:val="24"/>
        </w:rPr>
      </w:pPr>
    </w:p>
    <w:p w14:paraId="3C800F61" w14:textId="77777777" w:rsidR="00A473AD" w:rsidRDefault="00A473AD" w:rsidP="00ED4C05">
      <w:pPr>
        <w:rPr>
          <w:sz w:val="24"/>
          <w:szCs w:val="24"/>
        </w:rPr>
      </w:pPr>
    </w:p>
    <w:p w14:paraId="445130CF" w14:textId="77777777" w:rsidR="00265406" w:rsidRDefault="00265406" w:rsidP="00ED4C05">
      <w:pPr>
        <w:rPr>
          <w:sz w:val="24"/>
          <w:szCs w:val="24"/>
        </w:rPr>
      </w:pPr>
    </w:p>
    <w:p w14:paraId="0361DF0F" w14:textId="77777777" w:rsidR="00A473AD" w:rsidRDefault="00A473AD" w:rsidP="00265406">
      <w:pPr>
        <w:ind w:firstLine="720"/>
        <w:rPr>
          <w:b/>
          <w:bCs/>
          <w:sz w:val="28"/>
          <w:szCs w:val="28"/>
          <w:u w:val="single"/>
        </w:rPr>
      </w:pPr>
      <w:r w:rsidRPr="00ED4C05">
        <w:rPr>
          <w:b/>
          <w:bCs/>
          <w:sz w:val="28"/>
          <w:szCs w:val="28"/>
          <w:u w:val="single"/>
        </w:rPr>
        <w:t>OUTPUT</w:t>
      </w:r>
    </w:p>
    <w:p w14:paraId="3E5F90F3" w14:textId="3471CE0C" w:rsidR="00A473AD" w:rsidRDefault="00265406" w:rsidP="00ED4C05">
      <w:pPr>
        <w:rPr>
          <w:sz w:val="24"/>
          <w:szCs w:val="24"/>
        </w:rPr>
      </w:pPr>
      <w:r w:rsidRPr="00265406">
        <w:rPr>
          <w:noProof/>
          <w:sz w:val="24"/>
          <w:szCs w:val="24"/>
        </w:rPr>
        <w:drawing>
          <wp:anchor distT="0" distB="0" distL="114300" distR="114300" simplePos="0" relativeHeight="251735040" behindDoc="0" locked="0" layoutInCell="1" allowOverlap="1" wp14:anchorId="0CFA7828" wp14:editId="5FF3C95E">
            <wp:simplePos x="0" y="0"/>
            <wp:positionH relativeFrom="column">
              <wp:posOffset>1090295</wp:posOffset>
            </wp:positionH>
            <wp:positionV relativeFrom="paragraph">
              <wp:posOffset>293370</wp:posOffset>
            </wp:positionV>
            <wp:extent cx="3615055" cy="1733550"/>
            <wp:effectExtent l="0" t="0" r="4445" b="0"/>
            <wp:wrapThrough wrapText="bothSides">
              <wp:wrapPolygon edited="0">
                <wp:start x="0" y="0"/>
                <wp:lineTo x="0" y="21363"/>
                <wp:lineTo x="21513" y="21363"/>
                <wp:lineTo x="21513" y="0"/>
                <wp:lineTo x="0" y="0"/>
              </wp:wrapPolygon>
            </wp:wrapThrough>
            <wp:docPr id="117116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6443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5A0787" w14:textId="77777777" w:rsidR="00265406" w:rsidRPr="00265406" w:rsidRDefault="00265406" w:rsidP="00265406">
      <w:pPr>
        <w:rPr>
          <w:sz w:val="24"/>
          <w:szCs w:val="24"/>
        </w:rPr>
      </w:pPr>
    </w:p>
    <w:p w14:paraId="0410F243" w14:textId="77777777" w:rsidR="00265406" w:rsidRPr="00265406" w:rsidRDefault="00265406" w:rsidP="00265406">
      <w:pPr>
        <w:rPr>
          <w:sz w:val="24"/>
          <w:szCs w:val="24"/>
        </w:rPr>
      </w:pPr>
    </w:p>
    <w:p w14:paraId="11EB2BD4" w14:textId="77777777" w:rsidR="00265406" w:rsidRPr="00265406" w:rsidRDefault="00265406" w:rsidP="00265406">
      <w:pPr>
        <w:rPr>
          <w:sz w:val="24"/>
          <w:szCs w:val="24"/>
        </w:rPr>
      </w:pPr>
    </w:p>
    <w:p w14:paraId="5B01FCDB" w14:textId="77777777" w:rsidR="00265406" w:rsidRPr="00265406" w:rsidRDefault="00265406" w:rsidP="00265406">
      <w:pPr>
        <w:rPr>
          <w:sz w:val="24"/>
          <w:szCs w:val="24"/>
        </w:rPr>
      </w:pPr>
    </w:p>
    <w:p w14:paraId="33DDBCA3" w14:textId="77777777" w:rsidR="00265406" w:rsidRPr="00265406" w:rsidRDefault="00265406" w:rsidP="00265406">
      <w:pPr>
        <w:rPr>
          <w:sz w:val="24"/>
          <w:szCs w:val="24"/>
        </w:rPr>
      </w:pPr>
    </w:p>
    <w:p w14:paraId="31E2C7EE" w14:textId="77777777" w:rsidR="00265406" w:rsidRPr="00265406" w:rsidRDefault="00265406" w:rsidP="00265406">
      <w:pPr>
        <w:rPr>
          <w:sz w:val="24"/>
          <w:szCs w:val="24"/>
        </w:rPr>
      </w:pPr>
    </w:p>
    <w:p w14:paraId="3F46DA49" w14:textId="77777777" w:rsidR="00265406" w:rsidRPr="00265406" w:rsidRDefault="00265406" w:rsidP="00265406">
      <w:pPr>
        <w:rPr>
          <w:sz w:val="24"/>
          <w:szCs w:val="24"/>
        </w:rPr>
      </w:pPr>
    </w:p>
    <w:p w14:paraId="1C543DDC" w14:textId="77777777" w:rsidR="00265406" w:rsidRPr="00265406" w:rsidRDefault="00265406" w:rsidP="00265406">
      <w:pPr>
        <w:rPr>
          <w:sz w:val="24"/>
          <w:szCs w:val="24"/>
        </w:rPr>
      </w:pPr>
    </w:p>
    <w:p w14:paraId="33A6E5B6" w14:textId="77777777" w:rsidR="00265406" w:rsidRPr="00265406" w:rsidRDefault="00265406" w:rsidP="00265406">
      <w:pPr>
        <w:rPr>
          <w:sz w:val="24"/>
          <w:szCs w:val="24"/>
        </w:rPr>
      </w:pPr>
    </w:p>
    <w:p w14:paraId="0C4326A5" w14:textId="77777777" w:rsidR="00265406" w:rsidRPr="00265406" w:rsidRDefault="00265406" w:rsidP="00265406">
      <w:pPr>
        <w:rPr>
          <w:sz w:val="24"/>
          <w:szCs w:val="24"/>
        </w:rPr>
      </w:pPr>
    </w:p>
    <w:p w14:paraId="170E627D" w14:textId="77777777" w:rsidR="00265406" w:rsidRPr="00265406" w:rsidRDefault="00265406" w:rsidP="00265406">
      <w:pPr>
        <w:rPr>
          <w:sz w:val="24"/>
          <w:szCs w:val="24"/>
        </w:rPr>
      </w:pPr>
    </w:p>
    <w:p w14:paraId="79B799EC" w14:textId="77777777" w:rsidR="00265406" w:rsidRDefault="00265406" w:rsidP="00265406">
      <w:pPr>
        <w:rPr>
          <w:sz w:val="24"/>
          <w:szCs w:val="24"/>
        </w:rPr>
      </w:pPr>
    </w:p>
    <w:p w14:paraId="6D2878E1" w14:textId="77777777" w:rsidR="00265406" w:rsidRDefault="00265406" w:rsidP="00265406">
      <w:pPr>
        <w:ind w:firstLine="720"/>
        <w:rPr>
          <w:sz w:val="24"/>
          <w:szCs w:val="24"/>
        </w:rPr>
      </w:pPr>
    </w:p>
    <w:p w14:paraId="08557ADB" w14:textId="77777777" w:rsidR="00265406" w:rsidRDefault="00265406" w:rsidP="00265406">
      <w:pPr>
        <w:ind w:firstLine="720"/>
        <w:rPr>
          <w:sz w:val="24"/>
          <w:szCs w:val="24"/>
        </w:rPr>
      </w:pPr>
    </w:p>
    <w:p w14:paraId="67BDEEDD" w14:textId="77777777" w:rsidR="00265406" w:rsidRDefault="00265406" w:rsidP="00265406">
      <w:pPr>
        <w:ind w:firstLine="720"/>
        <w:rPr>
          <w:sz w:val="24"/>
          <w:szCs w:val="24"/>
        </w:rPr>
      </w:pPr>
    </w:p>
    <w:p w14:paraId="0EB7D8CA" w14:textId="77777777" w:rsidR="00265406" w:rsidRDefault="00265406" w:rsidP="00265406">
      <w:pPr>
        <w:ind w:firstLine="720"/>
        <w:rPr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1997"/>
        <w:tblW w:w="10313" w:type="dxa"/>
        <w:tblLook w:val="04A0" w:firstRow="1" w:lastRow="0" w:firstColumn="1" w:lastColumn="0" w:noHBand="0" w:noVBand="1"/>
      </w:tblPr>
      <w:tblGrid>
        <w:gridCol w:w="1555"/>
        <w:gridCol w:w="4961"/>
        <w:gridCol w:w="3797"/>
      </w:tblGrid>
      <w:tr w:rsidR="00265406" w:rsidRPr="00074481" w14:paraId="21269150" w14:textId="77777777" w:rsidTr="00265406">
        <w:trPr>
          <w:trHeight w:val="416"/>
        </w:trPr>
        <w:tc>
          <w:tcPr>
            <w:tcW w:w="1555" w:type="dxa"/>
          </w:tcPr>
          <w:p w14:paraId="2F412147" w14:textId="77777777" w:rsidR="00265406" w:rsidRPr="00074481" w:rsidRDefault="00265406" w:rsidP="00265406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074481">
              <w:rPr>
                <w:b/>
                <w:bCs/>
                <w:sz w:val="24"/>
                <w:szCs w:val="24"/>
              </w:rPr>
              <w:t>S.No</w:t>
            </w:r>
            <w:proofErr w:type="spellEnd"/>
            <w:r w:rsidRPr="00074481">
              <w:rPr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4961" w:type="dxa"/>
          </w:tcPr>
          <w:p w14:paraId="70A66E27" w14:textId="77777777" w:rsidR="00265406" w:rsidRPr="00074481" w:rsidRDefault="00265406" w:rsidP="00265406">
            <w:pPr>
              <w:jc w:val="center"/>
              <w:rPr>
                <w:b/>
                <w:bCs/>
                <w:sz w:val="24"/>
                <w:szCs w:val="24"/>
              </w:rPr>
            </w:pPr>
            <w:r w:rsidRPr="00074481">
              <w:rPr>
                <w:b/>
                <w:bCs/>
                <w:sz w:val="24"/>
                <w:szCs w:val="24"/>
              </w:rPr>
              <w:t>Errors</w:t>
            </w:r>
          </w:p>
        </w:tc>
        <w:tc>
          <w:tcPr>
            <w:tcW w:w="3797" w:type="dxa"/>
          </w:tcPr>
          <w:p w14:paraId="3BDCD00F" w14:textId="77777777" w:rsidR="00265406" w:rsidRPr="00074481" w:rsidRDefault="00265406" w:rsidP="00265406">
            <w:pPr>
              <w:jc w:val="center"/>
              <w:rPr>
                <w:b/>
                <w:bCs/>
                <w:sz w:val="24"/>
                <w:szCs w:val="24"/>
              </w:rPr>
            </w:pPr>
            <w:r w:rsidRPr="00074481">
              <w:rPr>
                <w:b/>
                <w:bCs/>
                <w:sz w:val="24"/>
                <w:szCs w:val="24"/>
              </w:rPr>
              <w:t>Rectification</w:t>
            </w:r>
          </w:p>
        </w:tc>
      </w:tr>
      <w:tr w:rsidR="00265406" w:rsidRPr="00074481" w14:paraId="4CF16473" w14:textId="77777777" w:rsidTr="00265406">
        <w:trPr>
          <w:trHeight w:val="693"/>
        </w:trPr>
        <w:tc>
          <w:tcPr>
            <w:tcW w:w="1555" w:type="dxa"/>
          </w:tcPr>
          <w:p w14:paraId="5FA176F0" w14:textId="77777777" w:rsidR="00265406" w:rsidRPr="00074481" w:rsidRDefault="00265406" w:rsidP="00265406">
            <w:pPr>
              <w:jc w:val="center"/>
              <w:rPr>
                <w:sz w:val="24"/>
                <w:szCs w:val="24"/>
              </w:rPr>
            </w:pPr>
            <w:r w:rsidRPr="00074481">
              <w:rPr>
                <w:sz w:val="24"/>
                <w:szCs w:val="24"/>
              </w:rPr>
              <w:t>1.</w:t>
            </w:r>
          </w:p>
        </w:tc>
        <w:tc>
          <w:tcPr>
            <w:tcW w:w="4961" w:type="dxa"/>
          </w:tcPr>
          <w:p w14:paraId="18891710" w14:textId="77777777" w:rsidR="00BE03AE" w:rsidRPr="00BE03AE" w:rsidRDefault="00BE03AE" w:rsidP="00BE03AE">
            <w:pPr>
              <w:rPr>
                <w:sz w:val="24"/>
                <w:szCs w:val="24"/>
              </w:rPr>
            </w:pPr>
            <w:r w:rsidRPr="00BE03AE">
              <w:rPr>
                <w:sz w:val="24"/>
                <w:szCs w:val="24"/>
              </w:rPr>
              <w:t>error: ';' expected</w:t>
            </w:r>
          </w:p>
          <w:p w14:paraId="10CA192A" w14:textId="5E468DB0" w:rsidR="00265406" w:rsidRPr="00074481" w:rsidRDefault="00BE03AE" w:rsidP="00BE03AE">
            <w:pPr>
              <w:rPr>
                <w:sz w:val="24"/>
                <w:szCs w:val="24"/>
              </w:rPr>
            </w:pPr>
            <w:r w:rsidRPr="00BE03AE">
              <w:rPr>
                <w:sz w:val="24"/>
                <w:szCs w:val="24"/>
              </w:rPr>
              <w:t xml:space="preserve">                        </w:t>
            </w:r>
            <w:proofErr w:type="spellStart"/>
            <w:r w:rsidRPr="00BE03AE">
              <w:rPr>
                <w:sz w:val="24"/>
                <w:szCs w:val="24"/>
              </w:rPr>
              <w:t>currbal</w:t>
            </w:r>
            <w:proofErr w:type="spellEnd"/>
            <w:r w:rsidRPr="00BE03AE">
              <w:rPr>
                <w:sz w:val="24"/>
                <w:szCs w:val="24"/>
              </w:rPr>
              <w:t>=</w:t>
            </w:r>
            <w:proofErr w:type="spellStart"/>
            <w:r w:rsidRPr="00BE03AE">
              <w:rPr>
                <w:sz w:val="24"/>
                <w:szCs w:val="24"/>
              </w:rPr>
              <w:t>currbal-W_amount</w:t>
            </w:r>
            <w:proofErr w:type="spellEnd"/>
          </w:p>
        </w:tc>
        <w:tc>
          <w:tcPr>
            <w:tcW w:w="3797" w:type="dxa"/>
          </w:tcPr>
          <w:p w14:paraId="34341409" w14:textId="55E03733" w:rsidR="00265406" w:rsidRPr="00074481" w:rsidRDefault="00BE03AE" w:rsidP="00265406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Adding ;</w:t>
            </w:r>
            <w:proofErr w:type="gramEnd"/>
            <w:r>
              <w:rPr>
                <w:sz w:val="24"/>
                <w:szCs w:val="24"/>
              </w:rPr>
              <w:t xml:space="preserve"> at the end</w:t>
            </w:r>
          </w:p>
        </w:tc>
      </w:tr>
      <w:tr w:rsidR="00265406" w14:paraId="11F0B63A" w14:textId="77777777" w:rsidTr="00265406">
        <w:trPr>
          <w:trHeight w:val="693"/>
        </w:trPr>
        <w:tc>
          <w:tcPr>
            <w:tcW w:w="1555" w:type="dxa"/>
          </w:tcPr>
          <w:p w14:paraId="63A77F0B" w14:textId="77777777" w:rsidR="00265406" w:rsidRPr="00074481" w:rsidRDefault="00265406" w:rsidP="0026540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4961" w:type="dxa"/>
          </w:tcPr>
          <w:p w14:paraId="1B4AC222" w14:textId="77777777" w:rsidR="00A01507" w:rsidRPr="00A01507" w:rsidRDefault="00A01507" w:rsidP="00A01507">
            <w:pPr>
              <w:rPr>
                <w:sz w:val="24"/>
                <w:szCs w:val="24"/>
              </w:rPr>
            </w:pPr>
            <w:r w:rsidRPr="00A01507">
              <w:rPr>
                <w:sz w:val="24"/>
                <w:szCs w:val="24"/>
              </w:rPr>
              <w:t>error: cannot find symbol</w:t>
            </w:r>
          </w:p>
          <w:p w14:paraId="42CC6CA9" w14:textId="1E065F88" w:rsidR="00265406" w:rsidRPr="00B63D3F" w:rsidRDefault="00A01507" w:rsidP="00A01507">
            <w:pPr>
              <w:rPr>
                <w:sz w:val="24"/>
                <w:szCs w:val="24"/>
              </w:rPr>
            </w:pPr>
            <w:r w:rsidRPr="00A01507">
              <w:rPr>
                <w:sz w:val="24"/>
                <w:szCs w:val="24"/>
              </w:rPr>
              <w:t xml:space="preserve">                </w:t>
            </w:r>
            <w:proofErr w:type="spellStart"/>
            <w:r w:rsidRPr="00A01507">
              <w:rPr>
                <w:sz w:val="24"/>
                <w:szCs w:val="24"/>
              </w:rPr>
              <w:t>thiscurrbal</w:t>
            </w:r>
            <w:proofErr w:type="spellEnd"/>
            <w:r w:rsidRPr="00A01507">
              <w:rPr>
                <w:sz w:val="24"/>
                <w:szCs w:val="24"/>
              </w:rPr>
              <w:t>=</w:t>
            </w:r>
            <w:proofErr w:type="spellStart"/>
            <w:r w:rsidRPr="00A01507">
              <w:rPr>
                <w:sz w:val="24"/>
                <w:szCs w:val="24"/>
              </w:rPr>
              <w:t>currbal</w:t>
            </w:r>
            <w:proofErr w:type="spellEnd"/>
            <w:r w:rsidRPr="00A01507">
              <w:rPr>
                <w:sz w:val="24"/>
                <w:szCs w:val="24"/>
              </w:rPr>
              <w:t>;</w:t>
            </w:r>
          </w:p>
        </w:tc>
        <w:tc>
          <w:tcPr>
            <w:tcW w:w="3797" w:type="dxa"/>
          </w:tcPr>
          <w:p w14:paraId="377155AE" w14:textId="0E5270DA" w:rsidR="00265406" w:rsidRDefault="00265406" w:rsidP="00265406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ED4C05">
              <w:rPr>
                <w:sz w:val="24"/>
                <w:szCs w:val="24"/>
              </w:rPr>
              <w:t>this.</w:t>
            </w:r>
            <w:r w:rsidR="00A01507">
              <w:rPr>
                <w:sz w:val="24"/>
                <w:szCs w:val="24"/>
              </w:rPr>
              <w:t>currbal</w:t>
            </w:r>
            <w:proofErr w:type="spellEnd"/>
            <w:proofErr w:type="gramEnd"/>
            <w:r w:rsidR="00A0150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=</w:t>
            </w:r>
            <w:proofErr w:type="spellStart"/>
            <w:r w:rsidR="00A01507">
              <w:rPr>
                <w:sz w:val="24"/>
                <w:szCs w:val="24"/>
              </w:rPr>
              <w:t>currbal</w:t>
            </w:r>
            <w:proofErr w:type="spellEnd"/>
            <w:r w:rsidRPr="00ED4C05">
              <w:rPr>
                <w:sz w:val="24"/>
                <w:szCs w:val="24"/>
              </w:rPr>
              <w:t>;</w:t>
            </w:r>
          </w:p>
        </w:tc>
      </w:tr>
    </w:tbl>
    <w:p w14:paraId="4B3C7BAA" w14:textId="77777777" w:rsidR="00265406" w:rsidRDefault="00265406" w:rsidP="00265406">
      <w:pPr>
        <w:ind w:firstLine="720"/>
        <w:rPr>
          <w:sz w:val="24"/>
          <w:szCs w:val="24"/>
        </w:rPr>
      </w:pPr>
    </w:p>
    <w:p w14:paraId="5676DEE4" w14:textId="77777777" w:rsidR="00265406" w:rsidRPr="00265406" w:rsidRDefault="00265406" w:rsidP="00265406">
      <w:pPr>
        <w:rPr>
          <w:sz w:val="24"/>
          <w:szCs w:val="24"/>
        </w:rPr>
      </w:pPr>
    </w:p>
    <w:p w14:paraId="3CEDA39A" w14:textId="77777777" w:rsidR="00265406" w:rsidRPr="00265406" w:rsidRDefault="00265406" w:rsidP="00265406">
      <w:pPr>
        <w:rPr>
          <w:sz w:val="24"/>
          <w:szCs w:val="24"/>
        </w:rPr>
      </w:pPr>
    </w:p>
    <w:p w14:paraId="319421B8" w14:textId="77777777" w:rsidR="00265406" w:rsidRPr="00265406" w:rsidRDefault="00265406" w:rsidP="00265406">
      <w:pPr>
        <w:rPr>
          <w:sz w:val="24"/>
          <w:szCs w:val="24"/>
        </w:rPr>
      </w:pPr>
    </w:p>
    <w:p w14:paraId="5EC33030" w14:textId="77777777" w:rsidR="00265406" w:rsidRPr="00265406" w:rsidRDefault="00265406" w:rsidP="00265406">
      <w:pPr>
        <w:rPr>
          <w:sz w:val="24"/>
          <w:szCs w:val="24"/>
        </w:rPr>
      </w:pPr>
    </w:p>
    <w:p w14:paraId="6B91AF0B" w14:textId="77777777" w:rsidR="00265406" w:rsidRPr="00265406" w:rsidRDefault="00265406" w:rsidP="00265406">
      <w:pPr>
        <w:rPr>
          <w:sz w:val="24"/>
          <w:szCs w:val="24"/>
        </w:rPr>
      </w:pPr>
    </w:p>
    <w:p w14:paraId="3D7482E0" w14:textId="77777777" w:rsidR="00265406" w:rsidRPr="00074481" w:rsidRDefault="00265406" w:rsidP="00265406">
      <w:pPr>
        <w:ind w:firstLine="360"/>
        <w:rPr>
          <w:b/>
          <w:bCs/>
          <w:sz w:val="24"/>
          <w:szCs w:val="24"/>
          <w:u w:val="single"/>
        </w:rPr>
      </w:pPr>
      <w:r w:rsidRPr="00074481">
        <w:rPr>
          <w:b/>
          <w:bCs/>
          <w:sz w:val="24"/>
          <w:szCs w:val="24"/>
          <w:u w:val="single"/>
        </w:rPr>
        <w:t>Concepts to be known:</w:t>
      </w:r>
    </w:p>
    <w:p w14:paraId="39CD99C0" w14:textId="77777777" w:rsidR="00265406" w:rsidRPr="00074481" w:rsidRDefault="00265406" w:rsidP="00265406">
      <w:pPr>
        <w:rPr>
          <w:b/>
          <w:bCs/>
          <w:sz w:val="24"/>
          <w:szCs w:val="24"/>
          <w:u w:val="single"/>
        </w:rPr>
      </w:pPr>
    </w:p>
    <w:p w14:paraId="1F903471" w14:textId="77777777" w:rsidR="00265406" w:rsidRPr="002D35D4" w:rsidRDefault="00265406" w:rsidP="00265406">
      <w:pPr>
        <w:pStyle w:val="ListParagraph"/>
        <w:numPr>
          <w:ilvl w:val="1"/>
          <w:numId w:val="49"/>
        </w:numPr>
        <w:rPr>
          <w:b/>
          <w:bCs/>
          <w:sz w:val="24"/>
          <w:szCs w:val="24"/>
        </w:rPr>
      </w:pPr>
      <w:proofErr w:type="spellStart"/>
      <w:r w:rsidRPr="002D35D4">
        <w:rPr>
          <w:sz w:val="24"/>
          <w:szCs w:val="24"/>
        </w:rPr>
        <w:t>System.out.println</w:t>
      </w:r>
      <w:proofErr w:type="spellEnd"/>
      <w:r w:rsidRPr="002D35D4">
        <w:rPr>
          <w:sz w:val="24"/>
          <w:szCs w:val="24"/>
        </w:rPr>
        <w:t>(" ")-to print the statement</w:t>
      </w:r>
    </w:p>
    <w:p w14:paraId="7A3896C8" w14:textId="77777777" w:rsidR="00265406" w:rsidRPr="00074481" w:rsidRDefault="00265406" w:rsidP="00265406">
      <w:pPr>
        <w:pStyle w:val="ListParagraph"/>
        <w:numPr>
          <w:ilvl w:val="1"/>
          <w:numId w:val="49"/>
        </w:numPr>
        <w:rPr>
          <w:b/>
          <w:bCs/>
          <w:sz w:val="24"/>
          <w:szCs w:val="24"/>
        </w:rPr>
      </w:pPr>
      <w:r w:rsidRPr="00074481">
        <w:rPr>
          <w:sz w:val="24"/>
          <w:szCs w:val="24"/>
        </w:rPr>
        <w:t>String – to declare the data type as string</w:t>
      </w:r>
    </w:p>
    <w:p w14:paraId="67FD7EA6" w14:textId="77777777" w:rsidR="00265406" w:rsidRPr="00074481" w:rsidRDefault="00265406" w:rsidP="00265406">
      <w:pPr>
        <w:pStyle w:val="ListParagraph"/>
        <w:numPr>
          <w:ilvl w:val="1"/>
          <w:numId w:val="49"/>
        </w:numPr>
        <w:rPr>
          <w:b/>
          <w:bCs/>
          <w:sz w:val="24"/>
          <w:szCs w:val="24"/>
        </w:rPr>
      </w:pPr>
      <w:r w:rsidRPr="00074481">
        <w:rPr>
          <w:sz w:val="24"/>
          <w:szCs w:val="24"/>
        </w:rPr>
        <w:t>int – to declare the data types as integer</w:t>
      </w:r>
    </w:p>
    <w:p w14:paraId="02F09A39" w14:textId="77777777" w:rsidR="00265406" w:rsidRPr="00265406" w:rsidRDefault="00265406" w:rsidP="00265406">
      <w:pPr>
        <w:pStyle w:val="ListParagraph"/>
        <w:numPr>
          <w:ilvl w:val="1"/>
          <w:numId w:val="49"/>
        </w:numPr>
        <w:rPr>
          <w:b/>
          <w:bCs/>
          <w:sz w:val="24"/>
          <w:szCs w:val="24"/>
        </w:rPr>
      </w:pPr>
      <w:r w:rsidRPr="00074481">
        <w:rPr>
          <w:sz w:val="24"/>
          <w:szCs w:val="24"/>
        </w:rPr>
        <w:t xml:space="preserve">// - used to write comments </w:t>
      </w:r>
    </w:p>
    <w:p w14:paraId="6F976CE0" w14:textId="552092F7" w:rsidR="00265406" w:rsidRPr="00074481" w:rsidRDefault="00265406" w:rsidP="00265406">
      <w:pPr>
        <w:pStyle w:val="ListParagraph"/>
        <w:numPr>
          <w:ilvl w:val="1"/>
          <w:numId w:val="49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this-</w:t>
      </w:r>
    </w:p>
    <w:p w14:paraId="2ECBA048" w14:textId="77777777" w:rsidR="00265406" w:rsidRPr="00265406" w:rsidRDefault="00265406" w:rsidP="00265406">
      <w:pPr>
        <w:ind w:firstLine="720"/>
        <w:rPr>
          <w:sz w:val="24"/>
          <w:szCs w:val="24"/>
        </w:rPr>
      </w:pPr>
    </w:p>
    <w:p w14:paraId="6519208B" w14:textId="77777777" w:rsidR="00265406" w:rsidRDefault="00265406" w:rsidP="00265406">
      <w:pPr>
        <w:rPr>
          <w:sz w:val="24"/>
          <w:szCs w:val="24"/>
        </w:rPr>
      </w:pPr>
    </w:p>
    <w:p w14:paraId="20DFA253" w14:textId="77777777" w:rsidR="008311D9" w:rsidRPr="00265406" w:rsidRDefault="008311D9" w:rsidP="00265406">
      <w:pPr>
        <w:rPr>
          <w:sz w:val="24"/>
          <w:szCs w:val="24"/>
        </w:rPr>
      </w:pPr>
    </w:p>
    <w:p w14:paraId="3EFA2A02" w14:textId="34EAA2FC" w:rsidR="00265406" w:rsidRPr="008311D9" w:rsidRDefault="008311D9" w:rsidP="00265406">
      <w:pPr>
        <w:rPr>
          <w:b/>
          <w:bCs/>
          <w:sz w:val="28"/>
          <w:szCs w:val="28"/>
          <w:u w:val="single"/>
        </w:rPr>
      </w:pPr>
      <w:r w:rsidRPr="008311D9">
        <w:rPr>
          <w:b/>
          <w:bCs/>
          <w:sz w:val="28"/>
          <w:szCs w:val="28"/>
          <w:u w:val="single"/>
        </w:rPr>
        <w:t>Class Diagram</w:t>
      </w:r>
    </w:p>
    <w:p w14:paraId="5AD5218A" w14:textId="77777777" w:rsidR="00265406" w:rsidRDefault="00265406" w:rsidP="00265406">
      <w:pPr>
        <w:rPr>
          <w:sz w:val="24"/>
          <w:szCs w:val="24"/>
        </w:rPr>
      </w:pPr>
    </w:p>
    <w:tbl>
      <w:tblPr>
        <w:tblStyle w:val="TableGrid"/>
        <w:tblpPr w:leftFromText="180" w:rightFromText="180" w:vertAnchor="page" w:horzAnchor="page" w:tblpX="2311" w:tblpY="8785"/>
        <w:tblW w:w="0" w:type="auto"/>
        <w:tblLook w:val="04A0" w:firstRow="1" w:lastRow="0" w:firstColumn="1" w:lastColumn="0" w:noHBand="0" w:noVBand="1"/>
      </w:tblPr>
      <w:tblGrid>
        <w:gridCol w:w="3874"/>
      </w:tblGrid>
      <w:tr w:rsidR="00494097" w14:paraId="48F97410" w14:textId="77777777" w:rsidTr="00494097">
        <w:trPr>
          <w:trHeight w:val="616"/>
        </w:trPr>
        <w:tc>
          <w:tcPr>
            <w:tcW w:w="3874" w:type="dxa"/>
          </w:tcPr>
          <w:p w14:paraId="17B4A866" w14:textId="77777777" w:rsidR="00494097" w:rsidRDefault="00494097" w:rsidP="00494097">
            <w:pPr>
              <w:jc w:val="center"/>
              <w:rPr>
                <w:sz w:val="24"/>
                <w:szCs w:val="24"/>
              </w:rPr>
            </w:pPr>
          </w:p>
          <w:p w14:paraId="4DEE45D2" w14:textId="08D61372" w:rsidR="00494097" w:rsidRDefault="00494097" w:rsidP="00494097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BankAccount</w:t>
            </w:r>
            <w:proofErr w:type="spellEnd"/>
          </w:p>
        </w:tc>
      </w:tr>
      <w:tr w:rsidR="00494097" w14:paraId="716EA508" w14:textId="77777777" w:rsidTr="00494097">
        <w:trPr>
          <w:trHeight w:val="604"/>
        </w:trPr>
        <w:tc>
          <w:tcPr>
            <w:tcW w:w="3874" w:type="dxa"/>
          </w:tcPr>
          <w:p w14:paraId="24E65D6F" w14:textId="08AD1C70" w:rsidR="00494097" w:rsidRDefault="00494097" w:rsidP="00494097">
            <w:pPr>
              <w:rPr>
                <w:sz w:val="24"/>
                <w:szCs w:val="24"/>
              </w:rPr>
            </w:pPr>
            <w:r w:rsidRPr="00494097">
              <w:rPr>
                <w:sz w:val="24"/>
                <w:szCs w:val="24"/>
              </w:rPr>
              <w:t xml:space="preserve"> Name: String </w:t>
            </w:r>
          </w:p>
          <w:p w14:paraId="349B3A13" w14:textId="48BA6611" w:rsidR="00494097" w:rsidRDefault="00494097" w:rsidP="0049409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494097">
              <w:rPr>
                <w:sz w:val="24"/>
                <w:szCs w:val="24"/>
              </w:rPr>
              <w:t>Accno</w:t>
            </w:r>
            <w:proofErr w:type="spellEnd"/>
            <w:r w:rsidRPr="00494097">
              <w:rPr>
                <w:sz w:val="24"/>
                <w:szCs w:val="24"/>
              </w:rPr>
              <w:t xml:space="preserve">: String </w:t>
            </w:r>
          </w:p>
          <w:p w14:paraId="420FC112" w14:textId="31EA6ACD" w:rsidR="00494097" w:rsidRDefault="00494097" w:rsidP="0049409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494097">
              <w:rPr>
                <w:sz w:val="24"/>
                <w:szCs w:val="24"/>
              </w:rPr>
              <w:t>currbal</w:t>
            </w:r>
            <w:proofErr w:type="spellEnd"/>
            <w:r w:rsidRPr="00494097">
              <w:rPr>
                <w:sz w:val="24"/>
                <w:szCs w:val="24"/>
              </w:rPr>
              <w:t>: int</w:t>
            </w:r>
          </w:p>
        </w:tc>
      </w:tr>
      <w:tr w:rsidR="00494097" w14:paraId="7EF4D73A" w14:textId="77777777" w:rsidTr="00494097">
        <w:trPr>
          <w:trHeight w:val="616"/>
        </w:trPr>
        <w:tc>
          <w:tcPr>
            <w:tcW w:w="3874" w:type="dxa"/>
          </w:tcPr>
          <w:p w14:paraId="3CBE0769" w14:textId="77777777" w:rsidR="00494097" w:rsidRDefault="00494097" w:rsidP="00494097">
            <w:pPr>
              <w:rPr>
                <w:sz w:val="24"/>
                <w:szCs w:val="24"/>
              </w:rPr>
            </w:pPr>
            <w:r w:rsidRPr="00494097">
              <w:rPr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494097">
              <w:rPr>
                <w:sz w:val="24"/>
                <w:szCs w:val="24"/>
              </w:rPr>
              <w:t>BankAccount</w:t>
            </w:r>
            <w:proofErr w:type="spellEnd"/>
            <w:r w:rsidRPr="00494097">
              <w:rPr>
                <w:sz w:val="24"/>
                <w:szCs w:val="24"/>
              </w:rPr>
              <w:t>(</w:t>
            </w:r>
            <w:proofErr w:type="gramEnd"/>
            <w:r w:rsidRPr="00494097">
              <w:rPr>
                <w:sz w:val="24"/>
                <w:szCs w:val="24"/>
              </w:rPr>
              <w:t xml:space="preserve">String, String, int) </w:t>
            </w:r>
          </w:p>
          <w:p w14:paraId="612F2960" w14:textId="77777777" w:rsidR="00494097" w:rsidRDefault="00494097" w:rsidP="00494097">
            <w:pPr>
              <w:rPr>
                <w:sz w:val="24"/>
                <w:szCs w:val="24"/>
              </w:rPr>
            </w:pPr>
            <w:r w:rsidRPr="00494097">
              <w:rPr>
                <w:sz w:val="24"/>
                <w:szCs w:val="24"/>
              </w:rPr>
              <w:t xml:space="preserve">+ Withdraw(int): void </w:t>
            </w:r>
          </w:p>
          <w:p w14:paraId="695326BB" w14:textId="77777777" w:rsidR="00494097" w:rsidRDefault="00494097" w:rsidP="00494097">
            <w:pPr>
              <w:rPr>
                <w:sz w:val="24"/>
                <w:szCs w:val="24"/>
              </w:rPr>
            </w:pPr>
            <w:r w:rsidRPr="00494097">
              <w:rPr>
                <w:sz w:val="24"/>
                <w:szCs w:val="24"/>
              </w:rPr>
              <w:t xml:space="preserve">+ Deposit(int): int </w:t>
            </w:r>
          </w:p>
          <w:p w14:paraId="3601D27D" w14:textId="77777777" w:rsidR="00494097" w:rsidRDefault="00494097" w:rsidP="00494097">
            <w:pPr>
              <w:rPr>
                <w:sz w:val="24"/>
                <w:szCs w:val="24"/>
              </w:rPr>
            </w:pPr>
            <w:r w:rsidRPr="00494097">
              <w:rPr>
                <w:sz w:val="24"/>
                <w:szCs w:val="24"/>
              </w:rPr>
              <w:t xml:space="preserve">+ </w:t>
            </w:r>
            <w:proofErr w:type="gramStart"/>
            <w:r w:rsidRPr="00494097">
              <w:rPr>
                <w:sz w:val="24"/>
                <w:szCs w:val="24"/>
              </w:rPr>
              <w:t>main(</w:t>
            </w:r>
            <w:proofErr w:type="gramEnd"/>
            <w:r w:rsidRPr="00494097">
              <w:rPr>
                <w:sz w:val="24"/>
                <w:szCs w:val="24"/>
              </w:rPr>
              <w:t>String[]): void</w:t>
            </w:r>
          </w:p>
        </w:tc>
      </w:tr>
    </w:tbl>
    <w:p w14:paraId="786C26DA" w14:textId="77777777" w:rsidR="008311D9" w:rsidRDefault="008311D9" w:rsidP="00265406">
      <w:pPr>
        <w:rPr>
          <w:sz w:val="24"/>
          <w:szCs w:val="24"/>
        </w:rPr>
      </w:pPr>
    </w:p>
    <w:p w14:paraId="71D66BA0" w14:textId="77777777" w:rsidR="00CE744E" w:rsidRDefault="00CE744E" w:rsidP="00265406">
      <w:pPr>
        <w:rPr>
          <w:sz w:val="24"/>
          <w:szCs w:val="24"/>
        </w:rPr>
      </w:pPr>
    </w:p>
    <w:p w14:paraId="7864B89B" w14:textId="77777777" w:rsidR="00CE744E" w:rsidRDefault="00CE744E" w:rsidP="00265406">
      <w:pPr>
        <w:rPr>
          <w:sz w:val="24"/>
          <w:szCs w:val="24"/>
        </w:rPr>
      </w:pPr>
    </w:p>
    <w:p w14:paraId="7ECFCB94" w14:textId="77777777" w:rsidR="00CE744E" w:rsidRDefault="00CE744E" w:rsidP="00265406">
      <w:pPr>
        <w:rPr>
          <w:sz w:val="24"/>
          <w:szCs w:val="24"/>
        </w:rPr>
      </w:pPr>
    </w:p>
    <w:p w14:paraId="1CF4EBB4" w14:textId="77777777" w:rsidR="00CE744E" w:rsidRDefault="00CE744E" w:rsidP="00265406">
      <w:pPr>
        <w:rPr>
          <w:sz w:val="24"/>
          <w:szCs w:val="24"/>
        </w:rPr>
      </w:pPr>
    </w:p>
    <w:p w14:paraId="43718134" w14:textId="77777777" w:rsidR="00CE744E" w:rsidRDefault="00CE744E" w:rsidP="00265406">
      <w:pPr>
        <w:rPr>
          <w:sz w:val="24"/>
          <w:szCs w:val="24"/>
        </w:rPr>
      </w:pPr>
    </w:p>
    <w:p w14:paraId="7FA10885" w14:textId="77777777" w:rsidR="00CE744E" w:rsidRDefault="00CE744E" w:rsidP="00265406">
      <w:pPr>
        <w:rPr>
          <w:sz w:val="24"/>
          <w:szCs w:val="24"/>
        </w:rPr>
      </w:pPr>
    </w:p>
    <w:p w14:paraId="67109D19" w14:textId="77777777" w:rsidR="00CE744E" w:rsidRDefault="00CE744E" w:rsidP="00265406">
      <w:pPr>
        <w:rPr>
          <w:sz w:val="24"/>
          <w:szCs w:val="24"/>
        </w:rPr>
      </w:pPr>
    </w:p>
    <w:p w14:paraId="3F338D6D" w14:textId="77777777" w:rsidR="00CE744E" w:rsidRDefault="00CE744E" w:rsidP="00265406">
      <w:pPr>
        <w:rPr>
          <w:sz w:val="24"/>
          <w:szCs w:val="24"/>
        </w:rPr>
      </w:pPr>
    </w:p>
    <w:p w14:paraId="296457F5" w14:textId="77777777" w:rsidR="00CE744E" w:rsidRDefault="00CE744E" w:rsidP="00265406">
      <w:pPr>
        <w:rPr>
          <w:sz w:val="24"/>
          <w:szCs w:val="24"/>
        </w:rPr>
      </w:pPr>
    </w:p>
    <w:p w14:paraId="542773ED" w14:textId="77777777" w:rsidR="00CE744E" w:rsidRDefault="00CE744E" w:rsidP="00265406">
      <w:pPr>
        <w:rPr>
          <w:sz w:val="24"/>
          <w:szCs w:val="24"/>
        </w:rPr>
      </w:pPr>
    </w:p>
    <w:p w14:paraId="293A3F51" w14:textId="77777777" w:rsidR="00CE744E" w:rsidRDefault="00CE744E" w:rsidP="00265406">
      <w:pPr>
        <w:rPr>
          <w:sz w:val="24"/>
          <w:szCs w:val="24"/>
        </w:rPr>
      </w:pPr>
    </w:p>
    <w:p w14:paraId="09228070" w14:textId="77777777" w:rsidR="00CE744E" w:rsidRDefault="00CE744E" w:rsidP="00265406">
      <w:pPr>
        <w:rPr>
          <w:sz w:val="24"/>
          <w:szCs w:val="24"/>
        </w:rPr>
      </w:pPr>
    </w:p>
    <w:p w14:paraId="7BF26FF7" w14:textId="77777777" w:rsidR="00CE744E" w:rsidRDefault="00CE744E" w:rsidP="00265406">
      <w:pPr>
        <w:rPr>
          <w:sz w:val="24"/>
          <w:szCs w:val="24"/>
        </w:rPr>
      </w:pPr>
    </w:p>
    <w:p w14:paraId="08926FB5" w14:textId="77777777" w:rsidR="00CE744E" w:rsidRDefault="00CE744E" w:rsidP="00265406">
      <w:pPr>
        <w:rPr>
          <w:sz w:val="24"/>
          <w:szCs w:val="24"/>
        </w:rPr>
      </w:pPr>
    </w:p>
    <w:p w14:paraId="0B66849E" w14:textId="77777777" w:rsidR="00CE744E" w:rsidRDefault="00CE744E" w:rsidP="00265406">
      <w:pPr>
        <w:rPr>
          <w:sz w:val="24"/>
          <w:szCs w:val="24"/>
        </w:rPr>
      </w:pPr>
    </w:p>
    <w:p w14:paraId="7A74BF9E" w14:textId="77777777" w:rsidR="00CE744E" w:rsidRDefault="00CE744E" w:rsidP="00265406">
      <w:pPr>
        <w:rPr>
          <w:sz w:val="24"/>
          <w:szCs w:val="24"/>
        </w:rPr>
      </w:pPr>
    </w:p>
    <w:p w14:paraId="3D5C5D86" w14:textId="77777777" w:rsidR="00CE744E" w:rsidRDefault="00CE744E" w:rsidP="00265406">
      <w:pPr>
        <w:rPr>
          <w:sz w:val="24"/>
          <w:szCs w:val="24"/>
        </w:rPr>
      </w:pPr>
    </w:p>
    <w:p w14:paraId="1C14A9EB" w14:textId="77777777" w:rsidR="00CE744E" w:rsidRDefault="00CE744E" w:rsidP="00265406">
      <w:pPr>
        <w:rPr>
          <w:sz w:val="24"/>
          <w:szCs w:val="24"/>
        </w:rPr>
      </w:pPr>
    </w:p>
    <w:p w14:paraId="00F513F8" w14:textId="77777777" w:rsidR="00CE744E" w:rsidRDefault="00CE744E" w:rsidP="00265406">
      <w:pPr>
        <w:rPr>
          <w:sz w:val="24"/>
          <w:szCs w:val="24"/>
        </w:rPr>
      </w:pPr>
    </w:p>
    <w:p w14:paraId="3CB806C9" w14:textId="77777777" w:rsidR="00CE744E" w:rsidRDefault="00CE744E" w:rsidP="00265406">
      <w:pPr>
        <w:rPr>
          <w:sz w:val="24"/>
          <w:szCs w:val="24"/>
        </w:rPr>
      </w:pPr>
    </w:p>
    <w:p w14:paraId="5D1A3C61" w14:textId="77777777" w:rsidR="00CE744E" w:rsidRDefault="00CE744E" w:rsidP="00265406">
      <w:pPr>
        <w:rPr>
          <w:sz w:val="24"/>
          <w:szCs w:val="24"/>
        </w:rPr>
      </w:pPr>
    </w:p>
    <w:p w14:paraId="40662644" w14:textId="77777777" w:rsidR="00CE744E" w:rsidRDefault="00CE744E" w:rsidP="00265406">
      <w:pPr>
        <w:rPr>
          <w:sz w:val="24"/>
          <w:szCs w:val="24"/>
        </w:rPr>
      </w:pPr>
    </w:p>
    <w:p w14:paraId="0B6E8BF7" w14:textId="77777777" w:rsidR="00CE744E" w:rsidRDefault="00CE744E" w:rsidP="00CE744E">
      <w:pPr>
        <w:tabs>
          <w:tab w:val="left" w:pos="1250"/>
        </w:tabs>
        <w:rPr>
          <w:sz w:val="24"/>
          <w:szCs w:val="24"/>
        </w:rPr>
      </w:pPr>
    </w:p>
    <w:p w14:paraId="7B2DCBE7" w14:textId="045E2A8E" w:rsidR="00CE744E" w:rsidRDefault="00CE744E" w:rsidP="00CE744E">
      <w:pPr>
        <w:tabs>
          <w:tab w:val="left" w:pos="1250"/>
        </w:tabs>
        <w:rPr>
          <w:b/>
          <w:bCs/>
          <w:sz w:val="32"/>
          <w:szCs w:val="32"/>
          <w:u w:val="single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820CA9">
        <w:rPr>
          <w:b/>
          <w:bCs/>
          <w:sz w:val="32"/>
          <w:szCs w:val="32"/>
          <w:u w:val="single"/>
        </w:rPr>
        <w:t>WEEK-</w:t>
      </w:r>
      <w:r w:rsidR="00D131BF">
        <w:rPr>
          <w:b/>
          <w:bCs/>
          <w:sz w:val="32"/>
          <w:szCs w:val="32"/>
          <w:u w:val="single"/>
        </w:rPr>
        <w:t>4</w:t>
      </w:r>
    </w:p>
    <w:p w14:paraId="26F4496A" w14:textId="77777777" w:rsidR="00CE744E" w:rsidRDefault="00CE744E" w:rsidP="00CE744E">
      <w:pPr>
        <w:pStyle w:val="TableParagraph"/>
        <w:spacing w:line="237" w:lineRule="auto"/>
        <w:ind w:left="16" w:right="764"/>
        <w:rPr>
          <w:b/>
          <w:bCs/>
          <w:sz w:val="24"/>
          <w:szCs w:val="24"/>
        </w:rPr>
      </w:pPr>
      <w:r w:rsidRPr="00820CA9">
        <w:rPr>
          <w:b/>
          <w:bCs/>
          <w:sz w:val="24"/>
          <w:szCs w:val="24"/>
          <w:u w:val="single"/>
        </w:rPr>
        <w:t>Program1</w:t>
      </w:r>
      <w:r>
        <w:rPr>
          <w:b/>
          <w:bCs/>
          <w:sz w:val="24"/>
          <w:szCs w:val="24"/>
        </w:rPr>
        <w:t>)</w:t>
      </w:r>
    </w:p>
    <w:p w14:paraId="04B141F3" w14:textId="77777777" w:rsidR="00CE744E" w:rsidRDefault="00CE744E" w:rsidP="00CE744E">
      <w:pPr>
        <w:pStyle w:val="TableParagraph"/>
        <w:spacing w:line="237" w:lineRule="auto"/>
        <w:ind w:left="16" w:right="764"/>
        <w:rPr>
          <w:b/>
          <w:bCs/>
          <w:sz w:val="24"/>
          <w:szCs w:val="24"/>
        </w:rPr>
      </w:pPr>
    </w:p>
    <w:p w14:paraId="68E4A0B9" w14:textId="70686DB9" w:rsidR="00CE744E" w:rsidRDefault="00CE744E" w:rsidP="00CE744E">
      <w:pPr>
        <w:pStyle w:val="TableParagraph"/>
        <w:spacing w:line="272" w:lineRule="exact"/>
        <w:rPr>
          <w:sz w:val="24"/>
          <w:szCs w:val="24"/>
        </w:rPr>
      </w:pPr>
      <w:r w:rsidRPr="00820CA9">
        <w:rPr>
          <w:b/>
          <w:bCs/>
          <w:sz w:val="24"/>
          <w:szCs w:val="24"/>
          <w:u w:val="single"/>
        </w:rPr>
        <w:t>AIM</w:t>
      </w:r>
      <w:r>
        <w:rPr>
          <w:b/>
          <w:bCs/>
          <w:sz w:val="24"/>
          <w:szCs w:val="24"/>
        </w:rPr>
        <w:t>-</w:t>
      </w:r>
      <w:r w:rsidRPr="00CE744E">
        <w:rPr>
          <w:sz w:val="24"/>
          <w:szCs w:val="24"/>
        </w:rPr>
        <w:t xml:space="preserve"> </w:t>
      </w:r>
      <w:r>
        <w:rPr>
          <w:sz w:val="24"/>
          <w:szCs w:val="24"/>
        </w:rPr>
        <w:t>To w</w:t>
      </w:r>
      <w:r>
        <w:rPr>
          <w:sz w:val="24"/>
          <w:szCs w:val="24"/>
        </w:rPr>
        <w:t xml:space="preserve">rite a JAVA Program with class named Book: </w:t>
      </w:r>
    </w:p>
    <w:p w14:paraId="25F6C422" w14:textId="77777777" w:rsidR="00CE744E" w:rsidRDefault="00CE744E" w:rsidP="00CE744E">
      <w:pPr>
        <w:pStyle w:val="TableParagraph"/>
        <w:numPr>
          <w:ilvl w:val="0"/>
          <w:numId w:val="58"/>
        </w:numPr>
        <w:spacing w:line="272" w:lineRule="exact"/>
        <w:rPr>
          <w:sz w:val="24"/>
          <w:szCs w:val="24"/>
        </w:rPr>
      </w:pPr>
      <w:r>
        <w:rPr>
          <w:sz w:val="24"/>
          <w:szCs w:val="24"/>
        </w:rPr>
        <w:t>The class should contain various attributes such as “</w:t>
      </w:r>
      <w:proofErr w:type="spellStart"/>
      <w:r>
        <w:rPr>
          <w:sz w:val="24"/>
          <w:szCs w:val="24"/>
        </w:rPr>
        <w:t>title_of_book</w:t>
      </w:r>
      <w:proofErr w:type="spellEnd"/>
      <w:r>
        <w:rPr>
          <w:sz w:val="24"/>
          <w:szCs w:val="24"/>
        </w:rPr>
        <w:t xml:space="preserve">, Author, </w:t>
      </w:r>
      <w:proofErr w:type="spellStart"/>
      <w:r>
        <w:rPr>
          <w:sz w:val="24"/>
          <w:szCs w:val="24"/>
        </w:rPr>
        <w:t>year_of_publication</w:t>
      </w:r>
      <w:proofErr w:type="spellEnd"/>
      <w:r>
        <w:rPr>
          <w:sz w:val="24"/>
          <w:szCs w:val="24"/>
        </w:rPr>
        <w:t>”.</w:t>
      </w:r>
    </w:p>
    <w:p w14:paraId="06CF078C" w14:textId="77777777" w:rsidR="00CE744E" w:rsidRDefault="00CE744E" w:rsidP="00CE744E">
      <w:pPr>
        <w:pStyle w:val="TableParagraph"/>
        <w:numPr>
          <w:ilvl w:val="0"/>
          <w:numId w:val="58"/>
        </w:numPr>
        <w:spacing w:line="272" w:lineRule="exact"/>
        <w:rPr>
          <w:sz w:val="24"/>
          <w:szCs w:val="24"/>
        </w:rPr>
      </w:pPr>
      <w:r>
        <w:rPr>
          <w:sz w:val="24"/>
          <w:szCs w:val="24"/>
        </w:rPr>
        <w:t>It should also contain a constructor with parameters which initializes “</w:t>
      </w:r>
      <w:proofErr w:type="spellStart"/>
      <w:r>
        <w:rPr>
          <w:sz w:val="24"/>
          <w:szCs w:val="24"/>
        </w:rPr>
        <w:t>title_of_book</w:t>
      </w:r>
      <w:proofErr w:type="spellEnd"/>
      <w:r>
        <w:rPr>
          <w:sz w:val="24"/>
          <w:szCs w:val="24"/>
        </w:rPr>
        <w:t xml:space="preserve">, Author, </w:t>
      </w:r>
      <w:proofErr w:type="spellStart"/>
      <w:r>
        <w:rPr>
          <w:sz w:val="24"/>
          <w:szCs w:val="24"/>
        </w:rPr>
        <w:t>year_of_publication</w:t>
      </w:r>
      <w:proofErr w:type="spellEnd"/>
      <w:r>
        <w:rPr>
          <w:sz w:val="24"/>
          <w:szCs w:val="24"/>
        </w:rPr>
        <w:t>”.</w:t>
      </w:r>
    </w:p>
    <w:p w14:paraId="4F614C5E" w14:textId="77777777" w:rsidR="00CE744E" w:rsidRDefault="00CE744E" w:rsidP="00CE744E">
      <w:pPr>
        <w:pStyle w:val="TableParagraph"/>
        <w:numPr>
          <w:ilvl w:val="0"/>
          <w:numId w:val="58"/>
        </w:numPr>
        <w:spacing w:line="272" w:lineRule="exact"/>
        <w:rPr>
          <w:sz w:val="24"/>
          <w:szCs w:val="24"/>
        </w:rPr>
      </w:pPr>
      <w:r>
        <w:rPr>
          <w:sz w:val="24"/>
          <w:szCs w:val="24"/>
        </w:rPr>
        <w:t>Create a method which displays the details of the book “</w:t>
      </w:r>
      <w:proofErr w:type="spellStart"/>
      <w:r>
        <w:rPr>
          <w:sz w:val="24"/>
          <w:szCs w:val="24"/>
        </w:rPr>
        <w:t>title_of_book</w:t>
      </w:r>
      <w:proofErr w:type="spellEnd"/>
      <w:r>
        <w:rPr>
          <w:sz w:val="24"/>
          <w:szCs w:val="24"/>
        </w:rPr>
        <w:t xml:space="preserve">, Author, </w:t>
      </w:r>
      <w:proofErr w:type="spellStart"/>
      <w:r>
        <w:rPr>
          <w:sz w:val="24"/>
          <w:szCs w:val="24"/>
        </w:rPr>
        <w:t>year_of_publication</w:t>
      </w:r>
      <w:proofErr w:type="spellEnd"/>
      <w:r>
        <w:rPr>
          <w:sz w:val="24"/>
          <w:szCs w:val="24"/>
        </w:rPr>
        <w:t>”.</w:t>
      </w:r>
    </w:p>
    <w:p w14:paraId="09C80D82" w14:textId="1C0664CD" w:rsidR="00CE744E" w:rsidRDefault="00CE744E" w:rsidP="00D55F87">
      <w:pPr>
        <w:pStyle w:val="ListParagraph"/>
        <w:numPr>
          <w:ilvl w:val="0"/>
          <w:numId w:val="58"/>
        </w:numPr>
        <w:rPr>
          <w:sz w:val="24"/>
          <w:szCs w:val="24"/>
        </w:rPr>
      </w:pPr>
      <w:r w:rsidRPr="00D55F87">
        <w:rPr>
          <w:sz w:val="24"/>
          <w:szCs w:val="24"/>
        </w:rPr>
        <w:t>Display the details of the two books by creating two objects.</w:t>
      </w:r>
    </w:p>
    <w:p w14:paraId="497BDD38" w14:textId="1086DF0C" w:rsidR="00D55F87" w:rsidRDefault="00D55F87" w:rsidP="00D55F87">
      <w:pPr>
        <w:pStyle w:val="ListParagraph"/>
        <w:ind w:left="720" w:firstLine="0"/>
        <w:rPr>
          <w:sz w:val="24"/>
          <w:szCs w:val="24"/>
        </w:rPr>
      </w:pPr>
    </w:p>
    <w:p w14:paraId="1F0477C9" w14:textId="62E8EDEF" w:rsidR="00D55F87" w:rsidRDefault="00D131BF" w:rsidP="00D55F87">
      <w:pPr>
        <w:pStyle w:val="ListParagraph"/>
        <w:ind w:left="720" w:firstLine="0"/>
        <w:rPr>
          <w:sz w:val="24"/>
          <w:szCs w:val="24"/>
        </w:rPr>
      </w:pPr>
      <w:r w:rsidRPr="00D131BF">
        <w:drawing>
          <wp:anchor distT="0" distB="0" distL="114300" distR="114300" simplePos="0" relativeHeight="251739136" behindDoc="0" locked="0" layoutInCell="1" allowOverlap="1" wp14:anchorId="25234D54" wp14:editId="503047C0">
            <wp:simplePos x="0" y="0"/>
            <wp:positionH relativeFrom="margin">
              <wp:posOffset>895033</wp:posOffset>
            </wp:positionH>
            <wp:positionV relativeFrom="paragraph">
              <wp:posOffset>128905</wp:posOffset>
            </wp:positionV>
            <wp:extent cx="4276725" cy="3236595"/>
            <wp:effectExtent l="0" t="0" r="9525" b="1905"/>
            <wp:wrapThrough wrapText="bothSides">
              <wp:wrapPolygon edited="0">
                <wp:start x="0" y="0"/>
                <wp:lineTo x="0" y="21486"/>
                <wp:lineTo x="21552" y="21486"/>
                <wp:lineTo x="21552" y="0"/>
                <wp:lineTo x="0" y="0"/>
              </wp:wrapPolygon>
            </wp:wrapThrough>
            <wp:docPr id="1757029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29222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7907FF" w14:textId="160BEF53" w:rsidR="00D55F87" w:rsidRPr="00D55F87" w:rsidRDefault="00D55F87" w:rsidP="00D55F87"/>
    <w:p w14:paraId="3FCF7FF1" w14:textId="67D65163" w:rsidR="00D55F87" w:rsidRPr="00D55F87" w:rsidRDefault="00D55F87" w:rsidP="00D55F87"/>
    <w:p w14:paraId="4C4B9F5A" w14:textId="77777777" w:rsidR="00D55F87" w:rsidRPr="00D55F87" w:rsidRDefault="00D55F87" w:rsidP="00D55F87"/>
    <w:p w14:paraId="3BD17091" w14:textId="77777777" w:rsidR="00D55F87" w:rsidRPr="00D55F87" w:rsidRDefault="00D55F87" w:rsidP="00D55F87"/>
    <w:p w14:paraId="40C9221E" w14:textId="77777777" w:rsidR="00D55F87" w:rsidRPr="00D55F87" w:rsidRDefault="00D55F87" w:rsidP="00D55F87"/>
    <w:p w14:paraId="3A447419" w14:textId="77777777" w:rsidR="00D55F87" w:rsidRPr="00D55F87" w:rsidRDefault="00D55F87" w:rsidP="00D55F87"/>
    <w:p w14:paraId="387BA5D3" w14:textId="77777777" w:rsidR="00D55F87" w:rsidRPr="00D55F87" w:rsidRDefault="00D55F87" w:rsidP="00D55F87"/>
    <w:p w14:paraId="524A4971" w14:textId="77777777" w:rsidR="00D55F87" w:rsidRPr="00D55F87" w:rsidRDefault="00D55F87" w:rsidP="00D55F87"/>
    <w:p w14:paraId="4EF6D253" w14:textId="77777777" w:rsidR="00D55F87" w:rsidRPr="00D55F87" w:rsidRDefault="00D55F87" w:rsidP="00D55F87"/>
    <w:p w14:paraId="19BA1835" w14:textId="77777777" w:rsidR="00D55F87" w:rsidRPr="00D55F87" w:rsidRDefault="00D55F87" w:rsidP="00D55F87"/>
    <w:p w14:paraId="04A697A3" w14:textId="77777777" w:rsidR="00D55F87" w:rsidRPr="00D55F87" w:rsidRDefault="00D55F87" w:rsidP="00D55F87"/>
    <w:p w14:paraId="4A57A831" w14:textId="77777777" w:rsidR="00D55F87" w:rsidRPr="00D55F87" w:rsidRDefault="00D55F87" w:rsidP="00D55F87"/>
    <w:p w14:paraId="6108FE50" w14:textId="77777777" w:rsidR="00D55F87" w:rsidRPr="00D55F87" w:rsidRDefault="00D55F87" w:rsidP="00D55F87"/>
    <w:p w14:paraId="7D122799" w14:textId="77777777" w:rsidR="00D55F87" w:rsidRPr="00D55F87" w:rsidRDefault="00D55F87" w:rsidP="00D55F87"/>
    <w:p w14:paraId="7E5235B2" w14:textId="77777777" w:rsidR="00D55F87" w:rsidRPr="00D55F87" w:rsidRDefault="00D55F87" w:rsidP="00D55F87"/>
    <w:p w14:paraId="464AD54A" w14:textId="77777777" w:rsidR="00D55F87" w:rsidRPr="00D55F87" w:rsidRDefault="00D55F87" w:rsidP="00D55F87"/>
    <w:p w14:paraId="5C8E0B97" w14:textId="77777777" w:rsidR="00D55F87" w:rsidRPr="00D55F87" w:rsidRDefault="00D55F87" w:rsidP="00D55F87"/>
    <w:p w14:paraId="7E4D1F79" w14:textId="77777777" w:rsidR="00D55F87" w:rsidRPr="00D55F87" w:rsidRDefault="00D55F87" w:rsidP="00D55F87"/>
    <w:p w14:paraId="4F5D4D89" w14:textId="77777777" w:rsidR="00D55F87" w:rsidRPr="00D55F87" w:rsidRDefault="00D55F87" w:rsidP="00D55F87"/>
    <w:p w14:paraId="10D8D7EE" w14:textId="77777777" w:rsidR="00D55F87" w:rsidRDefault="00D55F87" w:rsidP="00D55F87"/>
    <w:p w14:paraId="7E73C692" w14:textId="77777777" w:rsidR="00D131BF" w:rsidRDefault="00D131BF" w:rsidP="00D55F87"/>
    <w:p w14:paraId="30DB08E9" w14:textId="77777777" w:rsidR="00D131BF" w:rsidRPr="00D55F87" w:rsidRDefault="00D131BF" w:rsidP="00D55F87"/>
    <w:p w14:paraId="324CF609" w14:textId="113463CF" w:rsidR="00D55F87" w:rsidRDefault="00D55F87" w:rsidP="00D131BF">
      <w:pPr>
        <w:ind w:firstLine="720"/>
        <w:rPr>
          <w:b/>
          <w:bCs/>
          <w:sz w:val="32"/>
          <w:szCs w:val="32"/>
          <w:u w:val="single"/>
        </w:rPr>
      </w:pPr>
      <w:r w:rsidRPr="00D131BF">
        <w:rPr>
          <w:b/>
          <w:bCs/>
          <w:sz w:val="28"/>
          <w:szCs w:val="28"/>
          <w:u w:val="single"/>
        </w:rPr>
        <w:t>O</w:t>
      </w:r>
      <w:r w:rsidR="00D131BF" w:rsidRPr="00D131BF">
        <w:rPr>
          <w:b/>
          <w:bCs/>
          <w:sz w:val="28"/>
          <w:szCs w:val="28"/>
          <w:u w:val="single"/>
        </w:rPr>
        <w:t>UTPUT</w:t>
      </w:r>
    </w:p>
    <w:p w14:paraId="3EDC69E1" w14:textId="41749905" w:rsidR="00D55F87" w:rsidRDefault="00D131BF" w:rsidP="00D55F87">
      <w:pPr>
        <w:rPr>
          <w:b/>
          <w:bCs/>
          <w:sz w:val="32"/>
          <w:szCs w:val="32"/>
          <w:u w:val="single"/>
        </w:rPr>
      </w:pPr>
      <w:r w:rsidRPr="00D55F87">
        <w:rPr>
          <w:b/>
          <w:bCs/>
          <w:sz w:val="32"/>
          <w:szCs w:val="32"/>
          <w:u w:val="single"/>
        </w:rPr>
        <w:drawing>
          <wp:anchor distT="0" distB="0" distL="114300" distR="114300" simplePos="0" relativeHeight="251738112" behindDoc="0" locked="0" layoutInCell="1" allowOverlap="1" wp14:anchorId="585DEB28" wp14:editId="69BB4418">
            <wp:simplePos x="0" y="0"/>
            <wp:positionH relativeFrom="margin">
              <wp:posOffset>751840</wp:posOffset>
            </wp:positionH>
            <wp:positionV relativeFrom="paragraph">
              <wp:posOffset>174308</wp:posOffset>
            </wp:positionV>
            <wp:extent cx="1572895" cy="2609850"/>
            <wp:effectExtent l="0" t="0" r="8255" b="0"/>
            <wp:wrapThrough wrapText="bothSides">
              <wp:wrapPolygon edited="0">
                <wp:start x="0" y="0"/>
                <wp:lineTo x="0" y="21442"/>
                <wp:lineTo x="21452" y="21442"/>
                <wp:lineTo x="21452" y="0"/>
                <wp:lineTo x="0" y="0"/>
              </wp:wrapPolygon>
            </wp:wrapThrough>
            <wp:docPr id="321709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709797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289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41534B" w14:textId="0FF4E7FD" w:rsidR="00D55F87" w:rsidRDefault="00D55F87" w:rsidP="00D55F87">
      <w:pPr>
        <w:rPr>
          <w:b/>
          <w:bCs/>
          <w:sz w:val="32"/>
          <w:szCs w:val="32"/>
          <w:u w:val="single"/>
        </w:rPr>
      </w:pPr>
    </w:p>
    <w:p w14:paraId="1F9D7A3A" w14:textId="77777777" w:rsidR="00D55F87" w:rsidRDefault="00D55F87" w:rsidP="00D55F87">
      <w:pPr>
        <w:rPr>
          <w:b/>
          <w:bCs/>
          <w:sz w:val="32"/>
          <w:szCs w:val="32"/>
          <w:u w:val="single"/>
        </w:rPr>
      </w:pPr>
    </w:p>
    <w:p w14:paraId="3B4D80D5" w14:textId="77777777" w:rsidR="00D55F87" w:rsidRDefault="00D55F87" w:rsidP="00D55F87">
      <w:pPr>
        <w:rPr>
          <w:b/>
          <w:bCs/>
          <w:sz w:val="32"/>
          <w:szCs w:val="32"/>
          <w:u w:val="single"/>
        </w:rPr>
      </w:pPr>
    </w:p>
    <w:p w14:paraId="668E8B69" w14:textId="77777777" w:rsidR="00D55F87" w:rsidRDefault="00D55F87" w:rsidP="00D55F87">
      <w:pPr>
        <w:rPr>
          <w:b/>
          <w:bCs/>
          <w:sz w:val="32"/>
          <w:szCs w:val="32"/>
          <w:u w:val="single"/>
        </w:rPr>
      </w:pPr>
    </w:p>
    <w:p w14:paraId="2DEBAECD" w14:textId="77777777" w:rsidR="00D55F87" w:rsidRDefault="00D55F87" w:rsidP="00D55F87">
      <w:pPr>
        <w:rPr>
          <w:b/>
          <w:bCs/>
          <w:sz w:val="32"/>
          <w:szCs w:val="32"/>
          <w:u w:val="single"/>
        </w:rPr>
      </w:pPr>
    </w:p>
    <w:p w14:paraId="4FB04707" w14:textId="77777777" w:rsidR="00D55F87" w:rsidRDefault="00D55F87" w:rsidP="00D55F87">
      <w:pPr>
        <w:rPr>
          <w:b/>
          <w:bCs/>
          <w:sz w:val="32"/>
          <w:szCs w:val="32"/>
          <w:u w:val="single"/>
        </w:rPr>
      </w:pPr>
    </w:p>
    <w:p w14:paraId="31212B9E" w14:textId="77777777" w:rsidR="00D55F87" w:rsidRDefault="00D55F87" w:rsidP="00D55F87">
      <w:pPr>
        <w:rPr>
          <w:b/>
          <w:bCs/>
          <w:sz w:val="32"/>
          <w:szCs w:val="32"/>
          <w:u w:val="single"/>
        </w:rPr>
      </w:pPr>
    </w:p>
    <w:p w14:paraId="039438DC" w14:textId="77777777" w:rsidR="00D55F87" w:rsidRDefault="00D55F87" w:rsidP="00D55F87">
      <w:pPr>
        <w:rPr>
          <w:b/>
          <w:bCs/>
          <w:sz w:val="32"/>
          <w:szCs w:val="32"/>
          <w:u w:val="single"/>
        </w:rPr>
      </w:pPr>
    </w:p>
    <w:p w14:paraId="46FB2FA8" w14:textId="77777777" w:rsidR="00D55F87" w:rsidRDefault="00D55F87" w:rsidP="00D55F87">
      <w:pPr>
        <w:rPr>
          <w:b/>
          <w:bCs/>
          <w:sz w:val="32"/>
          <w:szCs w:val="32"/>
          <w:u w:val="single"/>
        </w:rPr>
      </w:pPr>
    </w:p>
    <w:p w14:paraId="5C59FFD6" w14:textId="77777777" w:rsidR="00D55F87" w:rsidRDefault="00D55F87" w:rsidP="00D55F87">
      <w:pPr>
        <w:rPr>
          <w:b/>
          <w:bCs/>
          <w:sz w:val="32"/>
          <w:szCs w:val="32"/>
          <w:u w:val="single"/>
        </w:rPr>
      </w:pPr>
    </w:p>
    <w:p w14:paraId="5B3430F0" w14:textId="77777777" w:rsidR="00D55F87" w:rsidRDefault="00D55F87" w:rsidP="00D55F87">
      <w:pPr>
        <w:rPr>
          <w:b/>
          <w:bCs/>
          <w:sz w:val="32"/>
          <w:szCs w:val="32"/>
          <w:u w:val="single"/>
        </w:rPr>
      </w:pPr>
    </w:p>
    <w:p w14:paraId="2E05BD8B" w14:textId="77777777" w:rsidR="00D55F87" w:rsidRDefault="00D55F87" w:rsidP="00D55F87">
      <w:pPr>
        <w:rPr>
          <w:b/>
          <w:bCs/>
          <w:sz w:val="32"/>
          <w:szCs w:val="32"/>
          <w:u w:val="single"/>
        </w:rPr>
      </w:pPr>
    </w:p>
    <w:tbl>
      <w:tblPr>
        <w:tblStyle w:val="TableGrid"/>
        <w:tblpPr w:leftFromText="180" w:rightFromText="180" w:vertAnchor="page" w:horzAnchor="margin" w:tblpY="1456"/>
        <w:tblW w:w="10313" w:type="dxa"/>
        <w:tblLook w:val="04A0" w:firstRow="1" w:lastRow="0" w:firstColumn="1" w:lastColumn="0" w:noHBand="0" w:noVBand="1"/>
      </w:tblPr>
      <w:tblGrid>
        <w:gridCol w:w="1555"/>
        <w:gridCol w:w="4961"/>
        <w:gridCol w:w="3797"/>
      </w:tblGrid>
      <w:tr w:rsidR="00D131BF" w:rsidRPr="00074481" w14:paraId="527FFF16" w14:textId="77777777" w:rsidTr="00D131BF">
        <w:trPr>
          <w:trHeight w:val="416"/>
        </w:trPr>
        <w:tc>
          <w:tcPr>
            <w:tcW w:w="1555" w:type="dxa"/>
          </w:tcPr>
          <w:p w14:paraId="354BB8AC" w14:textId="77777777" w:rsidR="00D131BF" w:rsidRPr="00074481" w:rsidRDefault="00D131BF" w:rsidP="00D131BF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074481">
              <w:rPr>
                <w:b/>
                <w:bCs/>
                <w:sz w:val="24"/>
                <w:szCs w:val="24"/>
              </w:rPr>
              <w:lastRenderedPageBreak/>
              <w:t>S.No</w:t>
            </w:r>
            <w:proofErr w:type="spellEnd"/>
            <w:r w:rsidRPr="00074481">
              <w:rPr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4961" w:type="dxa"/>
          </w:tcPr>
          <w:p w14:paraId="34F8758D" w14:textId="77777777" w:rsidR="00D131BF" w:rsidRPr="00074481" w:rsidRDefault="00D131BF" w:rsidP="00D131BF">
            <w:pPr>
              <w:jc w:val="center"/>
              <w:rPr>
                <w:b/>
                <w:bCs/>
                <w:sz w:val="24"/>
                <w:szCs w:val="24"/>
              </w:rPr>
            </w:pPr>
            <w:r w:rsidRPr="00074481">
              <w:rPr>
                <w:b/>
                <w:bCs/>
                <w:sz w:val="24"/>
                <w:szCs w:val="24"/>
              </w:rPr>
              <w:t>Errors</w:t>
            </w:r>
          </w:p>
        </w:tc>
        <w:tc>
          <w:tcPr>
            <w:tcW w:w="3797" w:type="dxa"/>
          </w:tcPr>
          <w:p w14:paraId="3AC27E9C" w14:textId="77777777" w:rsidR="00D131BF" w:rsidRPr="00074481" w:rsidRDefault="00D131BF" w:rsidP="00D131BF">
            <w:pPr>
              <w:jc w:val="center"/>
              <w:rPr>
                <w:b/>
                <w:bCs/>
                <w:sz w:val="24"/>
                <w:szCs w:val="24"/>
              </w:rPr>
            </w:pPr>
            <w:r w:rsidRPr="00074481">
              <w:rPr>
                <w:b/>
                <w:bCs/>
                <w:sz w:val="24"/>
                <w:szCs w:val="24"/>
              </w:rPr>
              <w:t>Rectification</w:t>
            </w:r>
          </w:p>
        </w:tc>
      </w:tr>
      <w:tr w:rsidR="00D131BF" w:rsidRPr="00074481" w14:paraId="7AAFAB0E" w14:textId="77777777" w:rsidTr="00D131BF">
        <w:trPr>
          <w:trHeight w:val="693"/>
        </w:trPr>
        <w:tc>
          <w:tcPr>
            <w:tcW w:w="1555" w:type="dxa"/>
          </w:tcPr>
          <w:p w14:paraId="1369D5B9" w14:textId="77777777" w:rsidR="00D131BF" w:rsidRPr="00074481" w:rsidRDefault="00D131BF" w:rsidP="00D131BF">
            <w:pPr>
              <w:jc w:val="center"/>
              <w:rPr>
                <w:sz w:val="24"/>
                <w:szCs w:val="24"/>
              </w:rPr>
            </w:pPr>
            <w:r w:rsidRPr="00074481">
              <w:rPr>
                <w:sz w:val="24"/>
                <w:szCs w:val="24"/>
              </w:rPr>
              <w:t>1.</w:t>
            </w:r>
          </w:p>
        </w:tc>
        <w:tc>
          <w:tcPr>
            <w:tcW w:w="4961" w:type="dxa"/>
          </w:tcPr>
          <w:p w14:paraId="5E38CECE" w14:textId="77777777" w:rsidR="00D131BF" w:rsidRPr="00BE03AE" w:rsidRDefault="00D131BF" w:rsidP="00D131BF">
            <w:pPr>
              <w:rPr>
                <w:sz w:val="24"/>
                <w:szCs w:val="24"/>
              </w:rPr>
            </w:pPr>
            <w:r w:rsidRPr="00BE03AE">
              <w:rPr>
                <w:sz w:val="24"/>
                <w:szCs w:val="24"/>
              </w:rPr>
              <w:t>error: ';' expected</w:t>
            </w:r>
          </w:p>
          <w:p w14:paraId="4462A24E" w14:textId="77777777" w:rsidR="00D131BF" w:rsidRPr="00074481" w:rsidRDefault="00D131BF" w:rsidP="00D131BF">
            <w:pPr>
              <w:rPr>
                <w:sz w:val="24"/>
                <w:szCs w:val="24"/>
              </w:rPr>
            </w:pPr>
            <w:r w:rsidRPr="00BE03AE">
              <w:rPr>
                <w:sz w:val="24"/>
                <w:szCs w:val="24"/>
              </w:rPr>
              <w:t xml:space="preserve">                        </w:t>
            </w:r>
            <w:proofErr w:type="spellStart"/>
            <w:r w:rsidRPr="00BE03AE">
              <w:rPr>
                <w:sz w:val="24"/>
                <w:szCs w:val="24"/>
              </w:rPr>
              <w:t>currbal</w:t>
            </w:r>
            <w:proofErr w:type="spellEnd"/>
            <w:r w:rsidRPr="00BE03AE">
              <w:rPr>
                <w:sz w:val="24"/>
                <w:szCs w:val="24"/>
              </w:rPr>
              <w:t>=</w:t>
            </w:r>
            <w:proofErr w:type="spellStart"/>
            <w:r w:rsidRPr="00BE03AE">
              <w:rPr>
                <w:sz w:val="24"/>
                <w:szCs w:val="24"/>
              </w:rPr>
              <w:t>currbal-W_amount</w:t>
            </w:r>
            <w:proofErr w:type="spellEnd"/>
          </w:p>
        </w:tc>
        <w:tc>
          <w:tcPr>
            <w:tcW w:w="3797" w:type="dxa"/>
          </w:tcPr>
          <w:p w14:paraId="16F972A4" w14:textId="77777777" w:rsidR="00D131BF" w:rsidRPr="00074481" w:rsidRDefault="00D131BF" w:rsidP="00D131BF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Adding ;</w:t>
            </w:r>
            <w:proofErr w:type="gramEnd"/>
            <w:r>
              <w:rPr>
                <w:sz w:val="24"/>
                <w:szCs w:val="24"/>
              </w:rPr>
              <w:t xml:space="preserve"> at the end</w:t>
            </w:r>
          </w:p>
        </w:tc>
      </w:tr>
      <w:tr w:rsidR="00D131BF" w14:paraId="4430DEDB" w14:textId="77777777" w:rsidTr="00D131BF">
        <w:trPr>
          <w:trHeight w:val="693"/>
        </w:trPr>
        <w:tc>
          <w:tcPr>
            <w:tcW w:w="1555" w:type="dxa"/>
          </w:tcPr>
          <w:p w14:paraId="4042421B" w14:textId="77777777" w:rsidR="00D131BF" w:rsidRPr="00074481" w:rsidRDefault="00D131BF" w:rsidP="00D131BF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4961" w:type="dxa"/>
          </w:tcPr>
          <w:p w14:paraId="48EECFC3" w14:textId="77777777" w:rsidR="00D131BF" w:rsidRPr="00A01507" w:rsidRDefault="00D131BF" w:rsidP="00D131BF">
            <w:pPr>
              <w:rPr>
                <w:sz w:val="24"/>
                <w:szCs w:val="24"/>
              </w:rPr>
            </w:pPr>
            <w:r w:rsidRPr="00A01507">
              <w:rPr>
                <w:sz w:val="24"/>
                <w:szCs w:val="24"/>
              </w:rPr>
              <w:t>error: cannot find symbol</w:t>
            </w:r>
          </w:p>
          <w:p w14:paraId="0CA55066" w14:textId="77777777" w:rsidR="00D131BF" w:rsidRPr="00B63D3F" w:rsidRDefault="00D131BF" w:rsidP="00D131BF">
            <w:pPr>
              <w:rPr>
                <w:sz w:val="24"/>
                <w:szCs w:val="24"/>
              </w:rPr>
            </w:pPr>
            <w:r w:rsidRPr="00A01507">
              <w:rPr>
                <w:sz w:val="24"/>
                <w:szCs w:val="24"/>
              </w:rPr>
              <w:t xml:space="preserve">                </w:t>
            </w:r>
            <w:proofErr w:type="spellStart"/>
            <w:r w:rsidRPr="00A01507">
              <w:rPr>
                <w:sz w:val="24"/>
                <w:szCs w:val="24"/>
              </w:rPr>
              <w:t>thiscurrbal</w:t>
            </w:r>
            <w:proofErr w:type="spellEnd"/>
            <w:r w:rsidRPr="00A01507">
              <w:rPr>
                <w:sz w:val="24"/>
                <w:szCs w:val="24"/>
              </w:rPr>
              <w:t>=</w:t>
            </w:r>
            <w:proofErr w:type="spellStart"/>
            <w:r w:rsidRPr="00A01507">
              <w:rPr>
                <w:sz w:val="24"/>
                <w:szCs w:val="24"/>
              </w:rPr>
              <w:t>currbal</w:t>
            </w:r>
            <w:proofErr w:type="spellEnd"/>
            <w:r w:rsidRPr="00A01507">
              <w:rPr>
                <w:sz w:val="24"/>
                <w:szCs w:val="24"/>
              </w:rPr>
              <w:t>;</w:t>
            </w:r>
          </w:p>
        </w:tc>
        <w:tc>
          <w:tcPr>
            <w:tcW w:w="3797" w:type="dxa"/>
          </w:tcPr>
          <w:p w14:paraId="3D0A0364" w14:textId="77777777" w:rsidR="00D131BF" w:rsidRDefault="00D131BF" w:rsidP="00D131BF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ED4C05">
              <w:rPr>
                <w:sz w:val="24"/>
                <w:szCs w:val="24"/>
              </w:rPr>
              <w:t>this.</w:t>
            </w:r>
            <w:r>
              <w:rPr>
                <w:sz w:val="24"/>
                <w:szCs w:val="24"/>
              </w:rPr>
              <w:t>currbal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=</w:t>
            </w:r>
            <w:proofErr w:type="spellStart"/>
            <w:r>
              <w:rPr>
                <w:sz w:val="24"/>
                <w:szCs w:val="24"/>
              </w:rPr>
              <w:t>currbal</w:t>
            </w:r>
            <w:proofErr w:type="spellEnd"/>
            <w:r w:rsidRPr="00ED4C05">
              <w:rPr>
                <w:sz w:val="24"/>
                <w:szCs w:val="24"/>
              </w:rPr>
              <w:t>;</w:t>
            </w:r>
          </w:p>
        </w:tc>
      </w:tr>
    </w:tbl>
    <w:p w14:paraId="6CEC9EB6" w14:textId="77777777" w:rsidR="00D131BF" w:rsidRDefault="00D131BF" w:rsidP="00D131BF">
      <w:pPr>
        <w:rPr>
          <w:b/>
          <w:bCs/>
          <w:sz w:val="24"/>
          <w:szCs w:val="24"/>
        </w:rPr>
      </w:pPr>
      <w:r w:rsidRPr="00D131BF">
        <w:rPr>
          <w:b/>
          <w:bCs/>
          <w:sz w:val="24"/>
          <w:szCs w:val="24"/>
        </w:rPr>
        <w:t xml:space="preserve">   </w:t>
      </w:r>
    </w:p>
    <w:p w14:paraId="06C145C4" w14:textId="77777777" w:rsidR="00D131BF" w:rsidRDefault="00D131BF" w:rsidP="00D131BF">
      <w:pPr>
        <w:rPr>
          <w:b/>
          <w:bCs/>
          <w:sz w:val="24"/>
          <w:szCs w:val="24"/>
        </w:rPr>
      </w:pPr>
    </w:p>
    <w:p w14:paraId="7E95DDCD" w14:textId="4C918C54" w:rsidR="00D55F87" w:rsidRPr="00074481" w:rsidRDefault="00D131BF" w:rsidP="00D131BF">
      <w:pPr>
        <w:rPr>
          <w:b/>
          <w:bCs/>
          <w:sz w:val="24"/>
          <w:szCs w:val="24"/>
          <w:u w:val="single"/>
        </w:rPr>
      </w:pPr>
      <w:r w:rsidRPr="00D131BF">
        <w:rPr>
          <w:b/>
          <w:bCs/>
          <w:sz w:val="24"/>
          <w:szCs w:val="24"/>
        </w:rPr>
        <w:t xml:space="preserve"> </w:t>
      </w:r>
      <w:r w:rsidR="00D55F87" w:rsidRPr="00074481">
        <w:rPr>
          <w:b/>
          <w:bCs/>
          <w:sz w:val="24"/>
          <w:szCs w:val="24"/>
          <w:u w:val="single"/>
        </w:rPr>
        <w:t>Concepts to be known:</w:t>
      </w:r>
    </w:p>
    <w:p w14:paraId="566B0738" w14:textId="77777777" w:rsidR="00D55F87" w:rsidRPr="00074481" w:rsidRDefault="00D55F87" w:rsidP="00D55F87">
      <w:pPr>
        <w:rPr>
          <w:b/>
          <w:bCs/>
          <w:sz w:val="24"/>
          <w:szCs w:val="24"/>
          <w:u w:val="single"/>
        </w:rPr>
      </w:pPr>
    </w:p>
    <w:p w14:paraId="6300D206" w14:textId="77777777" w:rsidR="00D55F87" w:rsidRPr="002D35D4" w:rsidRDefault="00D55F87" w:rsidP="00D55F87">
      <w:pPr>
        <w:pStyle w:val="ListParagraph"/>
        <w:numPr>
          <w:ilvl w:val="1"/>
          <w:numId w:val="49"/>
        </w:numPr>
        <w:rPr>
          <w:b/>
          <w:bCs/>
          <w:sz w:val="24"/>
          <w:szCs w:val="24"/>
        </w:rPr>
      </w:pPr>
      <w:proofErr w:type="spellStart"/>
      <w:r w:rsidRPr="002D35D4">
        <w:rPr>
          <w:sz w:val="24"/>
          <w:szCs w:val="24"/>
        </w:rPr>
        <w:t>System.out.println</w:t>
      </w:r>
      <w:proofErr w:type="spellEnd"/>
      <w:r w:rsidRPr="002D35D4">
        <w:rPr>
          <w:sz w:val="24"/>
          <w:szCs w:val="24"/>
        </w:rPr>
        <w:t>(" ")-to print the statement</w:t>
      </w:r>
    </w:p>
    <w:p w14:paraId="3186127D" w14:textId="77777777" w:rsidR="00D55F87" w:rsidRPr="00074481" w:rsidRDefault="00D55F87" w:rsidP="00D55F87">
      <w:pPr>
        <w:pStyle w:val="ListParagraph"/>
        <w:numPr>
          <w:ilvl w:val="1"/>
          <w:numId w:val="49"/>
        </w:numPr>
        <w:rPr>
          <w:b/>
          <w:bCs/>
          <w:sz w:val="24"/>
          <w:szCs w:val="24"/>
        </w:rPr>
      </w:pPr>
      <w:r w:rsidRPr="00074481">
        <w:rPr>
          <w:sz w:val="24"/>
          <w:szCs w:val="24"/>
        </w:rPr>
        <w:t>String – to declare the data type as string</w:t>
      </w:r>
    </w:p>
    <w:p w14:paraId="7F8004DF" w14:textId="77777777" w:rsidR="00D55F87" w:rsidRPr="00074481" w:rsidRDefault="00D55F87" w:rsidP="00D55F87">
      <w:pPr>
        <w:pStyle w:val="ListParagraph"/>
        <w:numPr>
          <w:ilvl w:val="1"/>
          <w:numId w:val="49"/>
        </w:numPr>
        <w:rPr>
          <w:b/>
          <w:bCs/>
          <w:sz w:val="24"/>
          <w:szCs w:val="24"/>
        </w:rPr>
      </w:pPr>
      <w:r w:rsidRPr="00074481">
        <w:rPr>
          <w:sz w:val="24"/>
          <w:szCs w:val="24"/>
        </w:rPr>
        <w:t>int – to declare the data types as integer</w:t>
      </w:r>
    </w:p>
    <w:p w14:paraId="6D47D971" w14:textId="77777777" w:rsidR="00D55F87" w:rsidRPr="00265406" w:rsidRDefault="00D55F87" w:rsidP="00D55F87">
      <w:pPr>
        <w:pStyle w:val="ListParagraph"/>
        <w:numPr>
          <w:ilvl w:val="1"/>
          <w:numId w:val="49"/>
        </w:numPr>
        <w:rPr>
          <w:b/>
          <w:bCs/>
          <w:sz w:val="24"/>
          <w:szCs w:val="24"/>
        </w:rPr>
      </w:pPr>
      <w:r w:rsidRPr="00074481">
        <w:rPr>
          <w:sz w:val="24"/>
          <w:szCs w:val="24"/>
        </w:rPr>
        <w:t xml:space="preserve">// - used to write comments </w:t>
      </w:r>
    </w:p>
    <w:p w14:paraId="786DBCC2" w14:textId="77777777" w:rsidR="00D55F87" w:rsidRPr="00074481" w:rsidRDefault="00D55F87" w:rsidP="00D55F87">
      <w:pPr>
        <w:pStyle w:val="ListParagraph"/>
        <w:numPr>
          <w:ilvl w:val="1"/>
          <w:numId w:val="49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this-</w:t>
      </w:r>
    </w:p>
    <w:p w14:paraId="24EF504B" w14:textId="77777777" w:rsidR="00D55F87" w:rsidRPr="00265406" w:rsidRDefault="00D55F87" w:rsidP="00D55F87">
      <w:pPr>
        <w:ind w:firstLine="720"/>
        <w:rPr>
          <w:sz w:val="24"/>
          <w:szCs w:val="24"/>
        </w:rPr>
      </w:pPr>
    </w:p>
    <w:p w14:paraId="63B1CE5A" w14:textId="77777777" w:rsidR="00D55F87" w:rsidRPr="00265406" w:rsidRDefault="00D55F87" w:rsidP="00D55F87">
      <w:pPr>
        <w:rPr>
          <w:sz w:val="24"/>
          <w:szCs w:val="24"/>
        </w:rPr>
      </w:pPr>
    </w:p>
    <w:p w14:paraId="374647F5" w14:textId="77777777" w:rsidR="00D55F87" w:rsidRPr="008311D9" w:rsidRDefault="00D55F87" w:rsidP="00210E31">
      <w:pPr>
        <w:rPr>
          <w:b/>
          <w:bCs/>
          <w:sz w:val="28"/>
          <w:szCs w:val="28"/>
          <w:u w:val="single"/>
        </w:rPr>
      </w:pPr>
      <w:r w:rsidRPr="008311D9">
        <w:rPr>
          <w:b/>
          <w:bCs/>
          <w:sz w:val="28"/>
          <w:szCs w:val="28"/>
          <w:u w:val="single"/>
        </w:rPr>
        <w:t>Class Diagram</w:t>
      </w:r>
    </w:p>
    <w:p w14:paraId="518275B1" w14:textId="77777777" w:rsidR="00D55F87" w:rsidRDefault="00D55F87" w:rsidP="00D55F87">
      <w:pPr>
        <w:rPr>
          <w:b/>
          <w:bCs/>
          <w:sz w:val="36"/>
          <w:szCs w:val="36"/>
          <w:u w:val="single"/>
        </w:rPr>
      </w:pPr>
    </w:p>
    <w:tbl>
      <w:tblPr>
        <w:tblStyle w:val="TableGrid"/>
        <w:tblpPr w:leftFromText="180" w:rightFromText="180" w:vertAnchor="page" w:horzAnchor="page" w:tblpX="2664" w:tblpY="7306"/>
        <w:tblW w:w="0" w:type="auto"/>
        <w:tblLook w:val="04A0" w:firstRow="1" w:lastRow="0" w:firstColumn="1" w:lastColumn="0" w:noHBand="0" w:noVBand="1"/>
      </w:tblPr>
      <w:tblGrid>
        <w:gridCol w:w="3923"/>
      </w:tblGrid>
      <w:tr w:rsidR="00210E31" w14:paraId="2EAA9CDB" w14:textId="77777777" w:rsidTr="00210E31">
        <w:trPr>
          <w:trHeight w:val="758"/>
        </w:trPr>
        <w:tc>
          <w:tcPr>
            <w:tcW w:w="3923" w:type="dxa"/>
          </w:tcPr>
          <w:p w14:paraId="727637E5" w14:textId="77777777" w:rsidR="00210E31" w:rsidRDefault="00210E31" w:rsidP="00210E31">
            <w:pPr>
              <w:rPr>
                <w:sz w:val="28"/>
                <w:szCs w:val="28"/>
              </w:rPr>
            </w:pPr>
          </w:p>
          <w:p w14:paraId="3C4B4533" w14:textId="77777777" w:rsidR="00210E31" w:rsidRPr="00D131BF" w:rsidRDefault="00210E31" w:rsidP="00210E31">
            <w:pPr>
              <w:jc w:val="center"/>
              <w:rPr>
                <w:sz w:val="24"/>
                <w:szCs w:val="24"/>
              </w:rPr>
            </w:pPr>
            <w:r w:rsidRPr="00D131BF">
              <w:rPr>
                <w:sz w:val="28"/>
                <w:szCs w:val="28"/>
              </w:rPr>
              <w:t>Book</w:t>
            </w:r>
          </w:p>
        </w:tc>
      </w:tr>
      <w:tr w:rsidR="00210E31" w14:paraId="6D199ADB" w14:textId="77777777" w:rsidTr="00210E31">
        <w:trPr>
          <w:trHeight w:val="745"/>
        </w:trPr>
        <w:tc>
          <w:tcPr>
            <w:tcW w:w="3923" w:type="dxa"/>
          </w:tcPr>
          <w:p w14:paraId="6250438A" w14:textId="77777777" w:rsidR="00210E31" w:rsidRDefault="00210E31" w:rsidP="00210E31">
            <w:pPr>
              <w:rPr>
                <w:sz w:val="24"/>
                <w:szCs w:val="24"/>
              </w:rPr>
            </w:pPr>
            <w:proofErr w:type="spellStart"/>
            <w:r w:rsidRPr="00D131BF">
              <w:rPr>
                <w:sz w:val="24"/>
                <w:szCs w:val="24"/>
              </w:rPr>
              <w:t>Title_of_book</w:t>
            </w:r>
            <w:proofErr w:type="spellEnd"/>
            <w:r w:rsidRPr="00D131BF">
              <w:rPr>
                <w:sz w:val="24"/>
                <w:szCs w:val="24"/>
              </w:rPr>
              <w:t xml:space="preserve">: String </w:t>
            </w:r>
          </w:p>
          <w:p w14:paraId="3C3BF800" w14:textId="77777777" w:rsidR="00210E31" w:rsidRDefault="00210E31" w:rsidP="00210E31">
            <w:pPr>
              <w:rPr>
                <w:sz w:val="24"/>
                <w:szCs w:val="24"/>
              </w:rPr>
            </w:pPr>
            <w:r w:rsidRPr="00D131BF">
              <w:rPr>
                <w:sz w:val="24"/>
                <w:szCs w:val="24"/>
              </w:rPr>
              <w:t>Author: String</w:t>
            </w:r>
          </w:p>
          <w:p w14:paraId="63A5DCEF" w14:textId="77777777" w:rsidR="00210E31" w:rsidRPr="00D131BF" w:rsidRDefault="00210E31" w:rsidP="00210E31">
            <w:pPr>
              <w:rPr>
                <w:sz w:val="24"/>
                <w:szCs w:val="24"/>
              </w:rPr>
            </w:pPr>
            <w:proofErr w:type="spellStart"/>
            <w:r w:rsidRPr="00D131BF">
              <w:rPr>
                <w:sz w:val="24"/>
                <w:szCs w:val="24"/>
              </w:rPr>
              <w:t>Year_of_publication</w:t>
            </w:r>
            <w:proofErr w:type="spellEnd"/>
            <w:r w:rsidRPr="00D131BF">
              <w:rPr>
                <w:sz w:val="24"/>
                <w:szCs w:val="24"/>
              </w:rPr>
              <w:t>: int</w:t>
            </w:r>
          </w:p>
        </w:tc>
      </w:tr>
      <w:tr w:rsidR="00210E31" w14:paraId="67D2A5EE" w14:textId="77777777" w:rsidTr="00210E31">
        <w:trPr>
          <w:trHeight w:val="758"/>
        </w:trPr>
        <w:tc>
          <w:tcPr>
            <w:tcW w:w="3923" w:type="dxa"/>
          </w:tcPr>
          <w:p w14:paraId="0A56C231" w14:textId="77777777" w:rsidR="00210E31" w:rsidRDefault="00210E31" w:rsidP="00210E31">
            <w:pPr>
              <w:rPr>
                <w:sz w:val="24"/>
                <w:szCs w:val="24"/>
              </w:rPr>
            </w:pPr>
            <w:r w:rsidRPr="00D131BF">
              <w:rPr>
                <w:sz w:val="24"/>
                <w:szCs w:val="24"/>
              </w:rPr>
              <w:t xml:space="preserve">+ </w:t>
            </w:r>
            <w:proofErr w:type="gramStart"/>
            <w:r w:rsidRPr="00D131BF">
              <w:rPr>
                <w:sz w:val="24"/>
                <w:szCs w:val="24"/>
              </w:rPr>
              <w:t>Book(</w:t>
            </w:r>
            <w:proofErr w:type="gramEnd"/>
            <w:r w:rsidRPr="00D131BF">
              <w:rPr>
                <w:sz w:val="24"/>
                <w:szCs w:val="24"/>
              </w:rPr>
              <w:t>String, String, int)</w:t>
            </w:r>
          </w:p>
          <w:p w14:paraId="3D648461" w14:textId="77777777" w:rsidR="00210E31" w:rsidRDefault="00210E31" w:rsidP="00210E31">
            <w:pPr>
              <w:rPr>
                <w:sz w:val="24"/>
                <w:szCs w:val="24"/>
              </w:rPr>
            </w:pPr>
            <w:r w:rsidRPr="00D131BF">
              <w:rPr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D131BF">
              <w:rPr>
                <w:sz w:val="24"/>
                <w:szCs w:val="24"/>
              </w:rPr>
              <w:t>getbook</w:t>
            </w:r>
            <w:proofErr w:type="spellEnd"/>
            <w:r w:rsidRPr="00D131BF">
              <w:rPr>
                <w:sz w:val="24"/>
                <w:szCs w:val="24"/>
              </w:rPr>
              <w:t>(</w:t>
            </w:r>
            <w:proofErr w:type="gramEnd"/>
            <w:r w:rsidRPr="00D131BF">
              <w:rPr>
                <w:sz w:val="24"/>
                <w:szCs w:val="24"/>
              </w:rPr>
              <w:t>): void</w:t>
            </w:r>
          </w:p>
          <w:p w14:paraId="54374804" w14:textId="77777777" w:rsidR="00210E31" w:rsidRPr="00D131BF" w:rsidRDefault="00210E31" w:rsidP="00210E31">
            <w:pPr>
              <w:rPr>
                <w:sz w:val="24"/>
                <w:szCs w:val="24"/>
              </w:rPr>
            </w:pPr>
            <w:r w:rsidRPr="00D131BF">
              <w:rPr>
                <w:sz w:val="24"/>
                <w:szCs w:val="24"/>
              </w:rPr>
              <w:t xml:space="preserve">+ </w:t>
            </w:r>
            <w:proofErr w:type="gramStart"/>
            <w:r w:rsidRPr="00D131BF">
              <w:rPr>
                <w:sz w:val="24"/>
                <w:szCs w:val="24"/>
              </w:rPr>
              <w:t>main(</w:t>
            </w:r>
            <w:proofErr w:type="gramEnd"/>
            <w:r w:rsidRPr="00D131BF">
              <w:rPr>
                <w:sz w:val="24"/>
                <w:szCs w:val="24"/>
              </w:rPr>
              <w:t>String[]): void</w:t>
            </w:r>
          </w:p>
        </w:tc>
      </w:tr>
    </w:tbl>
    <w:p w14:paraId="63723984" w14:textId="77777777" w:rsidR="00D131BF" w:rsidRDefault="00D131BF" w:rsidP="00D55F87">
      <w:pPr>
        <w:rPr>
          <w:b/>
          <w:bCs/>
          <w:sz w:val="36"/>
          <w:szCs w:val="36"/>
          <w:u w:val="single"/>
        </w:rPr>
      </w:pPr>
    </w:p>
    <w:p w14:paraId="250AB881" w14:textId="77777777" w:rsidR="00210E31" w:rsidRDefault="00210E31" w:rsidP="00D55F87">
      <w:pPr>
        <w:rPr>
          <w:b/>
          <w:bCs/>
          <w:sz w:val="36"/>
          <w:szCs w:val="36"/>
          <w:u w:val="single"/>
        </w:rPr>
      </w:pPr>
    </w:p>
    <w:p w14:paraId="02202DE3" w14:textId="77777777" w:rsidR="00210E31" w:rsidRDefault="00210E31" w:rsidP="00D55F87">
      <w:pPr>
        <w:rPr>
          <w:b/>
          <w:bCs/>
          <w:sz w:val="36"/>
          <w:szCs w:val="36"/>
          <w:u w:val="single"/>
        </w:rPr>
      </w:pPr>
    </w:p>
    <w:p w14:paraId="6B708C78" w14:textId="77777777" w:rsidR="00210E31" w:rsidRDefault="00210E31" w:rsidP="00D55F87">
      <w:pPr>
        <w:rPr>
          <w:b/>
          <w:bCs/>
          <w:sz w:val="36"/>
          <w:szCs w:val="36"/>
          <w:u w:val="single"/>
        </w:rPr>
      </w:pPr>
    </w:p>
    <w:p w14:paraId="7579BE14" w14:textId="77777777" w:rsidR="00210E31" w:rsidRDefault="00210E31" w:rsidP="00D55F87">
      <w:pPr>
        <w:rPr>
          <w:b/>
          <w:bCs/>
          <w:sz w:val="36"/>
          <w:szCs w:val="36"/>
          <w:u w:val="single"/>
        </w:rPr>
      </w:pPr>
    </w:p>
    <w:p w14:paraId="2CEA1DB1" w14:textId="77777777" w:rsidR="00210E31" w:rsidRDefault="00210E31" w:rsidP="00D55F87">
      <w:pPr>
        <w:rPr>
          <w:b/>
          <w:bCs/>
          <w:sz w:val="36"/>
          <w:szCs w:val="36"/>
          <w:u w:val="single"/>
        </w:rPr>
      </w:pPr>
    </w:p>
    <w:p w14:paraId="0F60F5AD" w14:textId="77777777" w:rsidR="00210E31" w:rsidRDefault="00210E31" w:rsidP="00D55F87">
      <w:pPr>
        <w:rPr>
          <w:b/>
          <w:bCs/>
          <w:sz w:val="36"/>
          <w:szCs w:val="36"/>
          <w:u w:val="single"/>
        </w:rPr>
      </w:pPr>
    </w:p>
    <w:p w14:paraId="2689A2D6" w14:textId="77777777" w:rsidR="00210E31" w:rsidRDefault="00210E31" w:rsidP="00D55F87">
      <w:pPr>
        <w:rPr>
          <w:b/>
          <w:bCs/>
          <w:sz w:val="36"/>
          <w:szCs w:val="36"/>
          <w:u w:val="single"/>
        </w:rPr>
      </w:pPr>
    </w:p>
    <w:p w14:paraId="5E1583EF" w14:textId="77777777" w:rsidR="00210E31" w:rsidRDefault="00210E31" w:rsidP="00D55F87">
      <w:pPr>
        <w:rPr>
          <w:b/>
          <w:bCs/>
          <w:sz w:val="36"/>
          <w:szCs w:val="36"/>
          <w:u w:val="single"/>
        </w:rPr>
      </w:pPr>
    </w:p>
    <w:p w14:paraId="356B28BF" w14:textId="77777777" w:rsidR="00210E31" w:rsidRDefault="00210E31" w:rsidP="00D55F87">
      <w:pPr>
        <w:rPr>
          <w:b/>
          <w:bCs/>
          <w:sz w:val="36"/>
          <w:szCs w:val="36"/>
          <w:u w:val="single"/>
        </w:rPr>
      </w:pPr>
    </w:p>
    <w:p w14:paraId="04E3F579" w14:textId="77777777" w:rsidR="00210E31" w:rsidRDefault="00210E31" w:rsidP="00D55F87">
      <w:pPr>
        <w:rPr>
          <w:b/>
          <w:bCs/>
          <w:sz w:val="36"/>
          <w:szCs w:val="36"/>
          <w:u w:val="single"/>
        </w:rPr>
      </w:pPr>
    </w:p>
    <w:p w14:paraId="7704AF68" w14:textId="77777777" w:rsidR="00210E31" w:rsidRDefault="00210E31" w:rsidP="00D55F87">
      <w:pPr>
        <w:rPr>
          <w:b/>
          <w:bCs/>
          <w:sz w:val="36"/>
          <w:szCs w:val="36"/>
          <w:u w:val="single"/>
        </w:rPr>
      </w:pPr>
    </w:p>
    <w:p w14:paraId="2AA767E6" w14:textId="77777777" w:rsidR="00210E31" w:rsidRDefault="00210E31" w:rsidP="00D55F87">
      <w:pPr>
        <w:rPr>
          <w:b/>
          <w:bCs/>
          <w:sz w:val="36"/>
          <w:szCs w:val="36"/>
          <w:u w:val="single"/>
        </w:rPr>
      </w:pPr>
    </w:p>
    <w:p w14:paraId="6EADA1C9" w14:textId="77777777" w:rsidR="00210E31" w:rsidRDefault="00210E31" w:rsidP="00D55F87">
      <w:pPr>
        <w:rPr>
          <w:b/>
          <w:bCs/>
          <w:sz w:val="36"/>
          <w:szCs w:val="36"/>
          <w:u w:val="single"/>
        </w:rPr>
      </w:pPr>
    </w:p>
    <w:p w14:paraId="10C73F4B" w14:textId="77777777" w:rsidR="00210E31" w:rsidRDefault="00210E31" w:rsidP="00D55F87">
      <w:pPr>
        <w:rPr>
          <w:b/>
          <w:bCs/>
          <w:sz w:val="36"/>
          <w:szCs w:val="36"/>
          <w:u w:val="single"/>
        </w:rPr>
      </w:pPr>
    </w:p>
    <w:p w14:paraId="45CD64A2" w14:textId="77777777" w:rsidR="00210E31" w:rsidRDefault="00210E31" w:rsidP="00D55F87">
      <w:pPr>
        <w:rPr>
          <w:b/>
          <w:bCs/>
          <w:sz w:val="36"/>
          <w:szCs w:val="36"/>
          <w:u w:val="single"/>
        </w:rPr>
      </w:pPr>
    </w:p>
    <w:p w14:paraId="04FA78D1" w14:textId="77777777" w:rsidR="00210E31" w:rsidRDefault="00210E31" w:rsidP="00D55F87">
      <w:pPr>
        <w:rPr>
          <w:b/>
          <w:bCs/>
          <w:sz w:val="36"/>
          <w:szCs w:val="36"/>
          <w:u w:val="single"/>
        </w:rPr>
      </w:pPr>
    </w:p>
    <w:p w14:paraId="5DC7CDB6" w14:textId="77777777" w:rsidR="00210E31" w:rsidRDefault="00210E31" w:rsidP="00D55F87">
      <w:pPr>
        <w:rPr>
          <w:b/>
          <w:bCs/>
          <w:sz w:val="36"/>
          <w:szCs w:val="36"/>
          <w:u w:val="single"/>
        </w:rPr>
      </w:pPr>
    </w:p>
    <w:p w14:paraId="049200F0" w14:textId="77777777" w:rsidR="00210E31" w:rsidRDefault="00210E31" w:rsidP="00D55F87">
      <w:pPr>
        <w:rPr>
          <w:b/>
          <w:bCs/>
          <w:sz w:val="36"/>
          <w:szCs w:val="36"/>
          <w:u w:val="single"/>
        </w:rPr>
      </w:pPr>
    </w:p>
    <w:p w14:paraId="16DCFFFC" w14:textId="77777777" w:rsidR="00210E31" w:rsidRDefault="00210E31" w:rsidP="00D55F87">
      <w:pPr>
        <w:rPr>
          <w:b/>
          <w:bCs/>
          <w:sz w:val="36"/>
          <w:szCs w:val="36"/>
          <w:u w:val="single"/>
        </w:rPr>
      </w:pPr>
    </w:p>
    <w:p w14:paraId="03085BA6" w14:textId="788760F7" w:rsidR="00210E31" w:rsidRDefault="00210E31" w:rsidP="00210E31">
      <w:pPr>
        <w:pStyle w:val="TableParagraph"/>
        <w:spacing w:line="237" w:lineRule="auto"/>
        <w:ind w:left="16" w:right="764"/>
        <w:rPr>
          <w:b/>
          <w:bCs/>
          <w:sz w:val="24"/>
          <w:szCs w:val="24"/>
        </w:rPr>
      </w:pPr>
      <w:r w:rsidRPr="00820CA9">
        <w:rPr>
          <w:b/>
          <w:bCs/>
          <w:sz w:val="24"/>
          <w:szCs w:val="24"/>
          <w:u w:val="single"/>
        </w:rPr>
        <w:lastRenderedPageBreak/>
        <w:t>Program</w:t>
      </w:r>
      <w:r>
        <w:rPr>
          <w:b/>
          <w:bCs/>
          <w:sz w:val="24"/>
          <w:szCs w:val="24"/>
          <w:u w:val="single"/>
        </w:rPr>
        <w:t>2</w:t>
      </w:r>
      <w:r>
        <w:rPr>
          <w:b/>
          <w:bCs/>
          <w:sz w:val="24"/>
          <w:szCs w:val="24"/>
        </w:rPr>
        <w:t>)</w:t>
      </w:r>
    </w:p>
    <w:p w14:paraId="72B09B0F" w14:textId="77777777" w:rsidR="00210E31" w:rsidRDefault="00210E31" w:rsidP="00210E31">
      <w:pPr>
        <w:pStyle w:val="TableParagraph"/>
        <w:spacing w:line="237" w:lineRule="auto"/>
        <w:ind w:left="16" w:right="764"/>
        <w:rPr>
          <w:b/>
          <w:bCs/>
          <w:sz w:val="24"/>
          <w:szCs w:val="24"/>
        </w:rPr>
      </w:pPr>
    </w:p>
    <w:p w14:paraId="199B3EB2" w14:textId="77777777" w:rsidR="00210E31" w:rsidRDefault="00210E31" w:rsidP="00210E31">
      <w:pPr>
        <w:pStyle w:val="TableParagraph"/>
        <w:spacing w:line="249" w:lineRule="exact"/>
        <w:rPr>
          <w:sz w:val="24"/>
          <w:szCs w:val="24"/>
        </w:rPr>
      </w:pPr>
      <w:r w:rsidRPr="00820CA9">
        <w:rPr>
          <w:b/>
          <w:bCs/>
          <w:sz w:val="24"/>
          <w:szCs w:val="24"/>
          <w:u w:val="single"/>
        </w:rPr>
        <w:t>AIM</w:t>
      </w:r>
      <w:r>
        <w:rPr>
          <w:b/>
          <w:bCs/>
          <w:sz w:val="24"/>
          <w:szCs w:val="24"/>
        </w:rPr>
        <w:t>-</w:t>
      </w:r>
      <w:r w:rsidRPr="00CE744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To create a JAVA program with class named </w:t>
      </w:r>
      <w:proofErr w:type="spellStart"/>
      <w:r>
        <w:rPr>
          <w:sz w:val="24"/>
          <w:szCs w:val="24"/>
        </w:rPr>
        <w:t>Myclass</w:t>
      </w:r>
      <w:proofErr w:type="spellEnd"/>
      <w:r>
        <w:rPr>
          <w:sz w:val="24"/>
          <w:szCs w:val="24"/>
        </w:rPr>
        <w:t>:</w:t>
      </w:r>
    </w:p>
    <w:p w14:paraId="73C0F892" w14:textId="77777777" w:rsidR="00210E31" w:rsidRDefault="00210E31" w:rsidP="00210E31">
      <w:pPr>
        <w:pStyle w:val="TableParagraph"/>
        <w:numPr>
          <w:ilvl w:val="0"/>
          <w:numId w:val="59"/>
        </w:numPr>
        <w:spacing w:line="249" w:lineRule="exact"/>
        <w:rPr>
          <w:sz w:val="24"/>
          <w:szCs w:val="24"/>
        </w:rPr>
      </w:pPr>
      <w:r>
        <w:rPr>
          <w:sz w:val="24"/>
          <w:szCs w:val="24"/>
        </w:rPr>
        <w:t>with “static variable-count” of int type, initialize to zero and a constant variable “pi-double” to initialize to 3.1415 as attributes of that class.</w:t>
      </w:r>
    </w:p>
    <w:p w14:paraId="55CBB5C0" w14:textId="5D6DE44D" w:rsidR="00210E31" w:rsidRPr="00210E31" w:rsidRDefault="00210E31" w:rsidP="00210E31">
      <w:pPr>
        <w:pStyle w:val="ListParagraph"/>
        <w:numPr>
          <w:ilvl w:val="0"/>
          <w:numId w:val="60"/>
        </w:numPr>
        <w:rPr>
          <w:sz w:val="24"/>
          <w:szCs w:val="24"/>
        </w:rPr>
      </w:pPr>
      <w:r w:rsidRPr="00210E31">
        <w:rPr>
          <w:sz w:val="24"/>
          <w:szCs w:val="24"/>
        </w:rPr>
        <w:t xml:space="preserve">Now define a constructor for </w:t>
      </w:r>
      <w:proofErr w:type="spellStart"/>
      <w:r w:rsidRPr="00210E31">
        <w:rPr>
          <w:sz w:val="24"/>
          <w:szCs w:val="24"/>
        </w:rPr>
        <w:t>Myclass</w:t>
      </w:r>
      <w:proofErr w:type="spellEnd"/>
      <w:r w:rsidRPr="00210E31">
        <w:rPr>
          <w:sz w:val="24"/>
          <w:szCs w:val="24"/>
        </w:rPr>
        <w:t xml:space="preserve"> that increments the count variable each time object for </w:t>
      </w:r>
      <w:proofErr w:type="spellStart"/>
      <w:r w:rsidRPr="00210E31">
        <w:rPr>
          <w:sz w:val="24"/>
          <w:szCs w:val="24"/>
        </w:rPr>
        <w:t>Myclass</w:t>
      </w:r>
      <w:proofErr w:type="spellEnd"/>
      <w:r w:rsidRPr="00210E31">
        <w:rPr>
          <w:sz w:val="24"/>
          <w:szCs w:val="24"/>
        </w:rPr>
        <w:t xml:space="preserve"> is created. Finally print values of “count” and “pi” variables.</w:t>
      </w:r>
    </w:p>
    <w:p w14:paraId="4D62DCFE" w14:textId="2F384FD1" w:rsidR="00210E31" w:rsidRDefault="00210E31" w:rsidP="00210E31">
      <w:pPr>
        <w:rPr>
          <w:b/>
          <w:bCs/>
          <w:sz w:val="36"/>
          <w:szCs w:val="36"/>
          <w:u w:val="single"/>
        </w:rPr>
      </w:pPr>
    </w:p>
    <w:p w14:paraId="392524D5" w14:textId="5DDF9BF3" w:rsidR="00210E31" w:rsidRDefault="00210E31" w:rsidP="00210E31">
      <w:pPr>
        <w:rPr>
          <w:b/>
          <w:bCs/>
          <w:sz w:val="36"/>
          <w:szCs w:val="36"/>
          <w:u w:val="single"/>
        </w:rPr>
      </w:pPr>
      <w:r w:rsidRPr="00210E31">
        <w:rPr>
          <w:b/>
          <w:bCs/>
          <w:sz w:val="36"/>
          <w:szCs w:val="36"/>
          <w:u w:val="single"/>
        </w:rPr>
        <w:drawing>
          <wp:anchor distT="0" distB="0" distL="114300" distR="114300" simplePos="0" relativeHeight="251740160" behindDoc="0" locked="0" layoutInCell="1" allowOverlap="1" wp14:anchorId="361A3F8E" wp14:editId="0CCA9B3C">
            <wp:simplePos x="0" y="0"/>
            <wp:positionH relativeFrom="margin">
              <wp:posOffset>775970</wp:posOffset>
            </wp:positionH>
            <wp:positionV relativeFrom="paragraph">
              <wp:posOffset>40640</wp:posOffset>
            </wp:positionV>
            <wp:extent cx="4606290" cy="3776345"/>
            <wp:effectExtent l="0" t="0" r="3810" b="0"/>
            <wp:wrapThrough wrapText="bothSides">
              <wp:wrapPolygon edited="0">
                <wp:start x="0" y="0"/>
                <wp:lineTo x="0" y="21466"/>
                <wp:lineTo x="21529" y="21466"/>
                <wp:lineTo x="21529" y="0"/>
                <wp:lineTo x="0" y="0"/>
              </wp:wrapPolygon>
            </wp:wrapThrough>
            <wp:docPr id="290579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79875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29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903CCA" w14:textId="42D8799E" w:rsidR="00210E31" w:rsidRDefault="00210E31" w:rsidP="00210E31">
      <w:pPr>
        <w:rPr>
          <w:b/>
          <w:bCs/>
          <w:sz w:val="36"/>
          <w:szCs w:val="36"/>
          <w:u w:val="single"/>
        </w:rPr>
      </w:pPr>
    </w:p>
    <w:p w14:paraId="08E1B000" w14:textId="3991A46C" w:rsidR="00210E31" w:rsidRDefault="00210E31" w:rsidP="00210E31">
      <w:pPr>
        <w:rPr>
          <w:b/>
          <w:bCs/>
          <w:sz w:val="36"/>
          <w:szCs w:val="36"/>
          <w:u w:val="single"/>
        </w:rPr>
      </w:pPr>
    </w:p>
    <w:p w14:paraId="246CB4EA" w14:textId="0F44CFAB" w:rsidR="00210E31" w:rsidRDefault="00210E31" w:rsidP="00210E31">
      <w:pPr>
        <w:rPr>
          <w:b/>
          <w:bCs/>
          <w:sz w:val="36"/>
          <w:szCs w:val="36"/>
          <w:u w:val="single"/>
        </w:rPr>
      </w:pPr>
    </w:p>
    <w:p w14:paraId="3E3F12D8" w14:textId="77777777" w:rsidR="00210E31" w:rsidRDefault="00210E31" w:rsidP="00210E31">
      <w:pPr>
        <w:rPr>
          <w:b/>
          <w:bCs/>
          <w:sz w:val="36"/>
          <w:szCs w:val="36"/>
          <w:u w:val="single"/>
        </w:rPr>
      </w:pPr>
    </w:p>
    <w:p w14:paraId="743388DF" w14:textId="77777777" w:rsidR="00210E31" w:rsidRDefault="00210E31" w:rsidP="00210E31">
      <w:pPr>
        <w:rPr>
          <w:b/>
          <w:bCs/>
          <w:sz w:val="36"/>
          <w:szCs w:val="36"/>
          <w:u w:val="single"/>
        </w:rPr>
      </w:pPr>
    </w:p>
    <w:p w14:paraId="1E69F0F7" w14:textId="77777777" w:rsidR="00210E31" w:rsidRDefault="00210E31" w:rsidP="00210E31">
      <w:pPr>
        <w:rPr>
          <w:b/>
          <w:bCs/>
          <w:sz w:val="36"/>
          <w:szCs w:val="36"/>
          <w:u w:val="single"/>
        </w:rPr>
      </w:pPr>
    </w:p>
    <w:p w14:paraId="083DC4CE" w14:textId="77777777" w:rsidR="00210E31" w:rsidRDefault="00210E31" w:rsidP="00210E31">
      <w:pPr>
        <w:rPr>
          <w:b/>
          <w:bCs/>
          <w:sz w:val="36"/>
          <w:szCs w:val="36"/>
          <w:u w:val="single"/>
        </w:rPr>
      </w:pPr>
    </w:p>
    <w:p w14:paraId="3ECEC81E" w14:textId="77777777" w:rsidR="00210E31" w:rsidRDefault="00210E31" w:rsidP="00210E31">
      <w:pPr>
        <w:rPr>
          <w:b/>
          <w:bCs/>
          <w:sz w:val="36"/>
          <w:szCs w:val="36"/>
          <w:u w:val="single"/>
        </w:rPr>
      </w:pPr>
    </w:p>
    <w:p w14:paraId="32530952" w14:textId="77777777" w:rsidR="00210E31" w:rsidRDefault="00210E31" w:rsidP="00210E31">
      <w:pPr>
        <w:rPr>
          <w:b/>
          <w:bCs/>
          <w:sz w:val="36"/>
          <w:szCs w:val="36"/>
          <w:u w:val="single"/>
        </w:rPr>
      </w:pPr>
    </w:p>
    <w:p w14:paraId="34A64D4D" w14:textId="77777777" w:rsidR="00210E31" w:rsidRDefault="00210E31" w:rsidP="00210E31">
      <w:pPr>
        <w:rPr>
          <w:b/>
          <w:bCs/>
          <w:sz w:val="36"/>
          <w:szCs w:val="36"/>
          <w:u w:val="single"/>
        </w:rPr>
      </w:pPr>
    </w:p>
    <w:p w14:paraId="217EB0BD" w14:textId="77777777" w:rsidR="00210E31" w:rsidRDefault="00210E31" w:rsidP="00210E31">
      <w:pPr>
        <w:rPr>
          <w:b/>
          <w:bCs/>
          <w:sz w:val="36"/>
          <w:szCs w:val="36"/>
          <w:u w:val="single"/>
        </w:rPr>
      </w:pPr>
    </w:p>
    <w:p w14:paraId="35875FE7" w14:textId="77777777" w:rsidR="00210E31" w:rsidRDefault="00210E31" w:rsidP="00210E31">
      <w:pPr>
        <w:rPr>
          <w:b/>
          <w:bCs/>
          <w:sz w:val="36"/>
          <w:szCs w:val="36"/>
          <w:u w:val="single"/>
        </w:rPr>
      </w:pPr>
    </w:p>
    <w:p w14:paraId="603F78FE" w14:textId="77777777" w:rsidR="00210E31" w:rsidRDefault="00210E31" w:rsidP="00210E31">
      <w:pPr>
        <w:rPr>
          <w:b/>
          <w:bCs/>
          <w:sz w:val="36"/>
          <w:szCs w:val="36"/>
          <w:u w:val="single"/>
        </w:rPr>
      </w:pPr>
    </w:p>
    <w:p w14:paraId="02BECCEF" w14:textId="77777777" w:rsidR="00210E31" w:rsidRDefault="00210E31" w:rsidP="00210E31">
      <w:pPr>
        <w:rPr>
          <w:b/>
          <w:bCs/>
          <w:sz w:val="36"/>
          <w:szCs w:val="36"/>
          <w:u w:val="single"/>
        </w:rPr>
      </w:pPr>
    </w:p>
    <w:p w14:paraId="65C09268" w14:textId="77777777" w:rsidR="00210E31" w:rsidRDefault="00210E31" w:rsidP="00210E31">
      <w:pPr>
        <w:rPr>
          <w:b/>
          <w:bCs/>
          <w:sz w:val="36"/>
          <w:szCs w:val="36"/>
          <w:u w:val="single"/>
        </w:rPr>
      </w:pPr>
    </w:p>
    <w:p w14:paraId="7BCD5217" w14:textId="77777777" w:rsidR="00210E31" w:rsidRDefault="00210E31" w:rsidP="00210E31">
      <w:pPr>
        <w:rPr>
          <w:b/>
          <w:bCs/>
          <w:sz w:val="36"/>
          <w:szCs w:val="36"/>
          <w:u w:val="single"/>
        </w:rPr>
      </w:pPr>
    </w:p>
    <w:p w14:paraId="2DC9B996" w14:textId="0ED53ADE" w:rsidR="00210E31" w:rsidRDefault="00210E31" w:rsidP="00210E31">
      <w:pPr>
        <w:ind w:firstLine="720"/>
        <w:rPr>
          <w:b/>
          <w:bCs/>
          <w:sz w:val="28"/>
          <w:szCs w:val="28"/>
          <w:u w:val="single"/>
        </w:rPr>
      </w:pPr>
      <w:r w:rsidRPr="00D131BF">
        <w:rPr>
          <w:b/>
          <w:bCs/>
          <w:sz w:val="28"/>
          <w:szCs w:val="28"/>
          <w:u w:val="single"/>
        </w:rPr>
        <w:t>OUTPUT</w:t>
      </w:r>
    </w:p>
    <w:p w14:paraId="4CE9423B" w14:textId="25401511" w:rsidR="00210E31" w:rsidRDefault="00210E31" w:rsidP="00210E31">
      <w:pPr>
        <w:ind w:firstLine="720"/>
        <w:rPr>
          <w:b/>
          <w:bCs/>
          <w:sz w:val="36"/>
          <w:szCs w:val="36"/>
          <w:u w:val="single"/>
        </w:rPr>
      </w:pPr>
      <w:r w:rsidRPr="00210E31">
        <w:rPr>
          <w:b/>
          <w:bCs/>
          <w:sz w:val="36"/>
          <w:szCs w:val="36"/>
          <w:u w:val="single"/>
        </w:rPr>
        <w:drawing>
          <wp:anchor distT="0" distB="0" distL="114300" distR="114300" simplePos="0" relativeHeight="251741184" behindDoc="0" locked="0" layoutInCell="1" allowOverlap="1" wp14:anchorId="38B0BB37" wp14:editId="4E22392D">
            <wp:simplePos x="0" y="0"/>
            <wp:positionH relativeFrom="column">
              <wp:posOffset>1000125</wp:posOffset>
            </wp:positionH>
            <wp:positionV relativeFrom="paragraph">
              <wp:posOffset>166370</wp:posOffset>
            </wp:positionV>
            <wp:extent cx="2138045" cy="1737995"/>
            <wp:effectExtent l="0" t="0" r="0" b="0"/>
            <wp:wrapThrough wrapText="bothSides">
              <wp:wrapPolygon edited="0">
                <wp:start x="0" y="0"/>
                <wp:lineTo x="0" y="21308"/>
                <wp:lineTo x="21363" y="21308"/>
                <wp:lineTo x="21363" y="0"/>
                <wp:lineTo x="0" y="0"/>
              </wp:wrapPolygon>
            </wp:wrapThrough>
            <wp:docPr id="1754427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27677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045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36FB24" w14:textId="77777777" w:rsidR="00210E31" w:rsidRPr="00210E31" w:rsidRDefault="00210E31" w:rsidP="00210E31">
      <w:pPr>
        <w:rPr>
          <w:sz w:val="36"/>
          <w:szCs w:val="36"/>
        </w:rPr>
      </w:pPr>
    </w:p>
    <w:p w14:paraId="59E8A63D" w14:textId="77777777" w:rsidR="00210E31" w:rsidRPr="00210E31" w:rsidRDefault="00210E31" w:rsidP="00210E31">
      <w:pPr>
        <w:rPr>
          <w:sz w:val="36"/>
          <w:szCs w:val="36"/>
        </w:rPr>
      </w:pPr>
    </w:p>
    <w:p w14:paraId="695854C8" w14:textId="77777777" w:rsidR="00210E31" w:rsidRPr="00210E31" w:rsidRDefault="00210E31" w:rsidP="00210E31">
      <w:pPr>
        <w:rPr>
          <w:sz w:val="36"/>
          <w:szCs w:val="36"/>
        </w:rPr>
      </w:pPr>
    </w:p>
    <w:p w14:paraId="725F7C72" w14:textId="77777777" w:rsidR="00210E31" w:rsidRDefault="00210E31" w:rsidP="00210E31">
      <w:pPr>
        <w:rPr>
          <w:b/>
          <w:bCs/>
          <w:sz w:val="36"/>
          <w:szCs w:val="36"/>
          <w:u w:val="single"/>
        </w:rPr>
      </w:pPr>
    </w:p>
    <w:p w14:paraId="39E2D119" w14:textId="77777777" w:rsidR="00210E31" w:rsidRDefault="00210E31" w:rsidP="00210E31">
      <w:pPr>
        <w:jc w:val="center"/>
        <w:rPr>
          <w:sz w:val="36"/>
          <w:szCs w:val="36"/>
        </w:rPr>
      </w:pPr>
    </w:p>
    <w:p w14:paraId="3AB4FCBB" w14:textId="77777777" w:rsidR="00210E31" w:rsidRDefault="00210E31" w:rsidP="00210E31">
      <w:pPr>
        <w:jc w:val="center"/>
        <w:rPr>
          <w:sz w:val="36"/>
          <w:szCs w:val="36"/>
        </w:rPr>
      </w:pPr>
    </w:p>
    <w:p w14:paraId="41779CCE" w14:textId="77777777" w:rsidR="00210E31" w:rsidRDefault="00210E31" w:rsidP="00210E31">
      <w:pPr>
        <w:jc w:val="center"/>
        <w:rPr>
          <w:sz w:val="36"/>
          <w:szCs w:val="36"/>
        </w:rPr>
      </w:pPr>
    </w:p>
    <w:p w14:paraId="0EEA03FB" w14:textId="77777777" w:rsidR="00210E31" w:rsidRDefault="00210E31" w:rsidP="00210E31">
      <w:pPr>
        <w:jc w:val="center"/>
        <w:rPr>
          <w:sz w:val="36"/>
          <w:szCs w:val="36"/>
        </w:rPr>
      </w:pPr>
    </w:p>
    <w:p w14:paraId="2E120F9B" w14:textId="77777777" w:rsidR="00210E31" w:rsidRDefault="00210E31" w:rsidP="00210E31">
      <w:pPr>
        <w:jc w:val="center"/>
        <w:rPr>
          <w:sz w:val="36"/>
          <w:szCs w:val="36"/>
        </w:rPr>
      </w:pPr>
    </w:p>
    <w:p w14:paraId="048BECCD" w14:textId="77777777" w:rsidR="00210E31" w:rsidRDefault="00210E31" w:rsidP="00210E31">
      <w:pPr>
        <w:jc w:val="center"/>
        <w:rPr>
          <w:sz w:val="36"/>
          <w:szCs w:val="36"/>
        </w:rPr>
      </w:pPr>
    </w:p>
    <w:tbl>
      <w:tblPr>
        <w:tblStyle w:val="TableGrid"/>
        <w:tblpPr w:leftFromText="180" w:rightFromText="180" w:vertAnchor="page" w:horzAnchor="margin" w:tblpY="1456"/>
        <w:tblW w:w="10313" w:type="dxa"/>
        <w:tblLook w:val="04A0" w:firstRow="1" w:lastRow="0" w:firstColumn="1" w:lastColumn="0" w:noHBand="0" w:noVBand="1"/>
      </w:tblPr>
      <w:tblGrid>
        <w:gridCol w:w="1555"/>
        <w:gridCol w:w="4961"/>
        <w:gridCol w:w="3797"/>
      </w:tblGrid>
      <w:tr w:rsidR="00210E31" w:rsidRPr="00074481" w14:paraId="08D9E4DA" w14:textId="77777777" w:rsidTr="00D24425">
        <w:trPr>
          <w:trHeight w:val="416"/>
        </w:trPr>
        <w:tc>
          <w:tcPr>
            <w:tcW w:w="1555" w:type="dxa"/>
          </w:tcPr>
          <w:p w14:paraId="74816003" w14:textId="77777777" w:rsidR="00210E31" w:rsidRPr="00074481" w:rsidRDefault="00210E31" w:rsidP="00D24425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074481">
              <w:rPr>
                <w:b/>
                <w:bCs/>
                <w:sz w:val="24"/>
                <w:szCs w:val="24"/>
              </w:rPr>
              <w:lastRenderedPageBreak/>
              <w:t>S.No</w:t>
            </w:r>
            <w:proofErr w:type="spellEnd"/>
            <w:r w:rsidRPr="00074481">
              <w:rPr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4961" w:type="dxa"/>
          </w:tcPr>
          <w:p w14:paraId="224D4E59" w14:textId="77777777" w:rsidR="00210E31" w:rsidRPr="00074481" w:rsidRDefault="00210E31" w:rsidP="00D24425">
            <w:pPr>
              <w:jc w:val="center"/>
              <w:rPr>
                <w:b/>
                <w:bCs/>
                <w:sz w:val="24"/>
                <w:szCs w:val="24"/>
              </w:rPr>
            </w:pPr>
            <w:r w:rsidRPr="00074481">
              <w:rPr>
                <w:b/>
                <w:bCs/>
                <w:sz w:val="24"/>
                <w:szCs w:val="24"/>
              </w:rPr>
              <w:t>Errors</w:t>
            </w:r>
          </w:p>
        </w:tc>
        <w:tc>
          <w:tcPr>
            <w:tcW w:w="3797" w:type="dxa"/>
          </w:tcPr>
          <w:p w14:paraId="0AC37E88" w14:textId="77777777" w:rsidR="00210E31" w:rsidRPr="00074481" w:rsidRDefault="00210E31" w:rsidP="00D24425">
            <w:pPr>
              <w:jc w:val="center"/>
              <w:rPr>
                <w:b/>
                <w:bCs/>
                <w:sz w:val="24"/>
                <w:szCs w:val="24"/>
              </w:rPr>
            </w:pPr>
            <w:r w:rsidRPr="00074481">
              <w:rPr>
                <w:b/>
                <w:bCs/>
                <w:sz w:val="24"/>
                <w:szCs w:val="24"/>
              </w:rPr>
              <w:t>Rectification</w:t>
            </w:r>
          </w:p>
        </w:tc>
      </w:tr>
      <w:tr w:rsidR="00210E31" w:rsidRPr="00074481" w14:paraId="508652CA" w14:textId="77777777" w:rsidTr="00D24425">
        <w:trPr>
          <w:trHeight w:val="693"/>
        </w:trPr>
        <w:tc>
          <w:tcPr>
            <w:tcW w:w="1555" w:type="dxa"/>
          </w:tcPr>
          <w:p w14:paraId="2A2D3093" w14:textId="77777777" w:rsidR="00210E31" w:rsidRPr="00074481" w:rsidRDefault="00210E31" w:rsidP="00D24425">
            <w:pPr>
              <w:jc w:val="center"/>
              <w:rPr>
                <w:sz w:val="24"/>
                <w:szCs w:val="24"/>
              </w:rPr>
            </w:pPr>
            <w:r w:rsidRPr="00074481">
              <w:rPr>
                <w:sz w:val="24"/>
                <w:szCs w:val="24"/>
              </w:rPr>
              <w:t>1.</w:t>
            </w:r>
          </w:p>
        </w:tc>
        <w:tc>
          <w:tcPr>
            <w:tcW w:w="4961" w:type="dxa"/>
          </w:tcPr>
          <w:p w14:paraId="22AD45C8" w14:textId="77777777" w:rsidR="00210E31" w:rsidRPr="00BE03AE" w:rsidRDefault="00210E31" w:rsidP="00D24425">
            <w:pPr>
              <w:rPr>
                <w:sz w:val="24"/>
                <w:szCs w:val="24"/>
              </w:rPr>
            </w:pPr>
            <w:r w:rsidRPr="00BE03AE">
              <w:rPr>
                <w:sz w:val="24"/>
                <w:szCs w:val="24"/>
              </w:rPr>
              <w:t>error: ';' expected</w:t>
            </w:r>
          </w:p>
          <w:p w14:paraId="6C5ABCFB" w14:textId="77777777" w:rsidR="00210E31" w:rsidRPr="00074481" w:rsidRDefault="00210E31" w:rsidP="00D24425">
            <w:pPr>
              <w:rPr>
                <w:sz w:val="24"/>
                <w:szCs w:val="24"/>
              </w:rPr>
            </w:pPr>
            <w:r w:rsidRPr="00BE03AE">
              <w:rPr>
                <w:sz w:val="24"/>
                <w:szCs w:val="24"/>
              </w:rPr>
              <w:t xml:space="preserve">                        </w:t>
            </w:r>
            <w:proofErr w:type="spellStart"/>
            <w:r w:rsidRPr="00BE03AE">
              <w:rPr>
                <w:sz w:val="24"/>
                <w:szCs w:val="24"/>
              </w:rPr>
              <w:t>currbal</w:t>
            </w:r>
            <w:proofErr w:type="spellEnd"/>
            <w:r w:rsidRPr="00BE03AE">
              <w:rPr>
                <w:sz w:val="24"/>
                <w:szCs w:val="24"/>
              </w:rPr>
              <w:t>=</w:t>
            </w:r>
            <w:proofErr w:type="spellStart"/>
            <w:r w:rsidRPr="00BE03AE">
              <w:rPr>
                <w:sz w:val="24"/>
                <w:szCs w:val="24"/>
              </w:rPr>
              <w:t>currbal-W_amount</w:t>
            </w:r>
            <w:proofErr w:type="spellEnd"/>
          </w:p>
        </w:tc>
        <w:tc>
          <w:tcPr>
            <w:tcW w:w="3797" w:type="dxa"/>
          </w:tcPr>
          <w:p w14:paraId="7010D348" w14:textId="77777777" w:rsidR="00210E31" w:rsidRPr="00074481" w:rsidRDefault="00210E31" w:rsidP="00D24425">
            <w:pPr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Adding ;</w:t>
            </w:r>
            <w:proofErr w:type="gramEnd"/>
            <w:r>
              <w:rPr>
                <w:sz w:val="24"/>
                <w:szCs w:val="24"/>
              </w:rPr>
              <w:t xml:space="preserve"> at the end</w:t>
            </w:r>
          </w:p>
        </w:tc>
      </w:tr>
      <w:tr w:rsidR="00210E31" w14:paraId="31438C97" w14:textId="77777777" w:rsidTr="00D24425">
        <w:trPr>
          <w:trHeight w:val="693"/>
        </w:trPr>
        <w:tc>
          <w:tcPr>
            <w:tcW w:w="1555" w:type="dxa"/>
          </w:tcPr>
          <w:p w14:paraId="4C22DCEF" w14:textId="77777777" w:rsidR="00210E31" w:rsidRPr="00074481" w:rsidRDefault="00210E31" w:rsidP="00D2442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</w:t>
            </w:r>
          </w:p>
        </w:tc>
        <w:tc>
          <w:tcPr>
            <w:tcW w:w="4961" w:type="dxa"/>
          </w:tcPr>
          <w:p w14:paraId="70829696" w14:textId="77777777" w:rsidR="00210E31" w:rsidRPr="00A01507" w:rsidRDefault="00210E31" w:rsidP="00D24425">
            <w:pPr>
              <w:rPr>
                <w:sz w:val="24"/>
                <w:szCs w:val="24"/>
              </w:rPr>
            </w:pPr>
            <w:r w:rsidRPr="00A01507">
              <w:rPr>
                <w:sz w:val="24"/>
                <w:szCs w:val="24"/>
              </w:rPr>
              <w:t>error: cannot find symbol</w:t>
            </w:r>
          </w:p>
          <w:p w14:paraId="5CD7E98F" w14:textId="77777777" w:rsidR="00210E31" w:rsidRPr="00B63D3F" w:rsidRDefault="00210E31" w:rsidP="00D24425">
            <w:pPr>
              <w:rPr>
                <w:sz w:val="24"/>
                <w:szCs w:val="24"/>
              </w:rPr>
            </w:pPr>
            <w:r w:rsidRPr="00A01507">
              <w:rPr>
                <w:sz w:val="24"/>
                <w:szCs w:val="24"/>
              </w:rPr>
              <w:t xml:space="preserve">                </w:t>
            </w:r>
            <w:proofErr w:type="spellStart"/>
            <w:r w:rsidRPr="00A01507">
              <w:rPr>
                <w:sz w:val="24"/>
                <w:szCs w:val="24"/>
              </w:rPr>
              <w:t>thiscurrbal</w:t>
            </w:r>
            <w:proofErr w:type="spellEnd"/>
            <w:r w:rsidRPr="00A01507">
              <w:rPr>
                <w:sz w:val="24"/>
                <w:szCs w:val="24"/>
              </w:rPr>
              <w:t>=</w:t>
            </w:r>
            <w:proofErr w:type="spellStart"/>
            <w:r w:rsidRPr="00A01507">
              <w:rPr>
                <w:sz w:val="24"/>
                <w:szCs w:val="24"/>
              </w:rPr>
              <w:t>currbal</w:t>
            </w:r>
            <w:proofErr w:type="spellEnd"/>
            <w:r w:rsidRPr="00A01507">
              <w:rPr>
                <w:sz w:val="24"/>
                <w:szCs w:val="24"/>
              </w:rPr>
              <w:t>;</w:t>
            </w:r>
          </w:p>
        </w:tc>
        <w:tc>
          <w:tcPr>
            <w:tcW w:w="3797" w:type="dxa"/>
          </w:tcPr>
          <w:p w14:paraId="6227F088" w14:textId="77777777" w:rsidR="00210E31" w:rsidRDefault="00210E31" w:rsidP="00D24425">
            <w:pPr>
              <w:rPr>
                <w:sz w:val="24"/>
                <w:szCs w:val="24"/>
              </w:rPr>
            </w:pPr>
            <w:proofErr w:type="spellStart"/>
            <w:proofErr w:type="gramStart"/>
            <w:r w:rsidRPr="00ED4C05">
              <w:rPr>
                <w:sz w:val="24"/>
                <w:szCs w:val="24"/>
              </w:rPr>
              <w:t>this.</w:t>
            </w:r>
            <w:r>
              <w:rPr>
                <w:sz w:val="24"/>
                <w:szCs w:val="24"/>
              </w:rPr>
              <w:t>currbal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=</w:t>
            </w:r>
            <w:proofErr w:type="spellStart"/>
            <w:r>
              <w:rPr>
                <w:sz w:val="24"/>
                <w:szCs w:val="24"/>
              </w:rPr>
              <w:t>currbal</w:t>
            </w:r>
            <w:proofErr w:type="spellEnd"/>
            <w:r w:rsidRPr="00ED4C05">
              <w:rPr>
                <w:sz w:val="24"/>
                <w:szCs w:val="24"/>
              </w:rPr>
              <w:t>;</w:t>
            </w:r>
          </w:p>
        </w:tc>
      </w:tr>
    </w:tbl>
    <w:p w14:paraId="07754803" w14:textId="77777777" w:rsidR="00210E31" w:rsidRDefault="00210E31" w:rsidP="00210E31">
      <w:pPr>
        <w:rPr>
          <w:b/>
          <w:bCs/>
          <w:sz w:val="24"/>
          <w:szCs w:val="24"/>
        </w:rPr>
      </w:pPr>
      <w:r w:rsidRPr="00D131BF">
        <w:rPr>
          <w:b/>
          <w:bCs/>
          <w:sz w:val="24"/>
          <w:szCs w:val="24"/>
        </w:rPr>
        <w:t xml:space="preserve">   </w:t>
      </w:r>
    </w:p>
    <w:p w14:paraId="395855AF" w14:textId="77777777" w:rsidR="00210E31" w:rsidRDefault="00210E31" w:rsidP="00210E31">
      <w:pPr>
        <w:rPr>
          <w:b/>
          <w:bCs/>
          <w:sz w:val="24"/>
          <w:szCs w:val="24"/>
        </w:rPr>
      </w:pPr>
    </w:p>
    <w:p w14:paraId="0CDBF611" w14:textId="77777777" w:rsidR="00210E31" w:rsidRPr="00074481" w:rsidRDefault="00210E31" w:rsidP="00210E31">
      <w:pPr>
        <w:rPr>
          <w:b/>
          <w:bCs/>
          <w:sz w:val="24"/>
          <w:szCs w:val="24"/>
          <w:u w:val="single"/>
        </w:rPr>
      </w:pPr>
      <w:r w:rsidRPr="00D131BF">
        <w:rPr>
          <w:b/>
          <w:bCs/>
          <w:sz w:val="24"/>
          <w:szCs w:val="24"/>
        </w:rPr>
        <w:t xml:space="preserve"> </w:t>
      </w:r>
      <w:r w:rsidRPr="00074481">
        <w:rPr>
          <w:b/>
          <w:bCs/>
          <w:sz w:val="24"/>
          <w:szCs w:val="24"/>
          <w:u w:val="single"/>
        </w:rPr>
        <w:t>Concepts to be known:</w:t>
      </w:r>
    </w:p>
    <w:p w14:paraId="6D7B9555" w14:textId="77777777" w:rsidR="00210E31" w:rsidRPr="00074481" w:rsidRDefault="00210E31" w:rsidP="00210E31">
      <w:pPr>
        <w:rPr>
          <w:b/>
          <w:bCs/>
          <w:sz w:val="24"/>
          <w:szCs w:val="24"/>
          <w:u w:val="single"/>
        </w:rPr>
      </w:pPr>
    </w:p>
    <w:p w14:paraId="391CCFB2" w14:textId="77777777" w:rsidR="00210E31" w:rsidRPr="002D35D4" w:rsidRDefault="00210E31" w:rsidP="00210E31">
      <w:pPr>
        <w:pStyle w:val="ListParagraph"/>
        <w:numPr>
          <w:ilvl w:val="1"/>
          <w:numId w:val="49"/>
        </w:numPr>
        <w:rPr>
          <w:b/>
          <w:bCs/>
          <w:sz w:val="24"/>
          <w:szCs w:val="24"/>
        </w:rPr>
      </w:pPr>
      <w:proofErr w:type="spellStart"/>
      <w:r w:rsidRPr="002D35D4">
        <w:rPr>
          <w:sz w:val="24"/>
          <w:szCs w:val="24"/>
        </w:rPr>
        <w:t>System.out.println</w:t>
      </w:r>
      <w:proofErr w:type="spellEnd"/>
      <w:r w:rsidRPr="002D35D4">
        <w:rPr>
          <w:sz w:val="24"/>
          <w:szCs w:val="24"/>
        </w:rPr>
        <w:t>(" ")-to print the statement</w:t>
      </w:r>
    </w:p>
    <w:p w14:paraId="2158B635" w14:textId="77777777" w:rsidR="00210E31" w:rsidRPr="00074481" w:rsidRDefault="00210E31" w:rsidP="00210E31">
      <w:pPr>
        <w:pStyle w:val="ListParagraph"/>
        <w:numPr>
          <w:ilvl w:val="1"/>
          <w:numId w:val="49"/>
        </w:numPr>
        <w:rPr>
          <w:b/>
          <w:bCs/>
          <w:sz w:val="24"/>
          <w:szCs w:val="24"/>
        </w:rPr>
      </w:pPr>
      <w:r w:rsidRPr="00074481">
        <w:rPr>
          <w:sz w:val="24"/>
          <w:szCs w:val="24"/>
        </w:rPr>
        <w:t>String – to declare the data type as string</w:t>
      </w:r>
    </w:p>
    <w:p w14:paraId="6352E139" w14:textId="77777777" w:rsidR="00210E31" w:rsidRPr="00074481" w:rsidRDefault="00210E31" w:rsidP="00210E31">
      <w:pPr>
        <w:pStyle w:val="ListParagraph"/>
        <w:numPr>
          <w:ilvl w:val="1"/>
          <w:numId w:val="49"/>
        </w:numPr>
        <w:rPr>
          <w:b/>
          <w:bCs/>
          <w:sz w:val="24"/>
          <w:szCs w:val="24"/>
        </w:rPr>
      </w:pPr>
      <w:r w:rsidRPr="00074481">
        <w:rPr>
          <w:sz w:val="24"/>
          <w:szCs w:val="24"/>
        </w:rPr>
        <w:t>int – to declare the data types as integer</w:t>
      </w:r>
    </w:p>
    <w:p w14:paraId="7D973CF7" w14:textId="77777777" w:rsidR="00210E31" w:rsidRPr="00265406" w:rsidRDefault="00210E31" w:rsidP="00210E31">
      <w:pPr>
        <w:pStyle w:val="ListParagraph"/>
        <w:numPr>
          <w:ilvl w:val="1"/>
          <w:numId w:val="49"/>
        </w:numPr>
        <w:rPr>
          <w:b/>
          <w:bCs/>
          <w:sz w:val="24"/>
          <w:szCs w:val="24"/>
        </w:rPr>
      </w:pPr>
      <w:r w:rsidRPr="00074481">
        <w:rPr>
          <w:sz w:val="24"/>
          <w:szCs w:val="24"/>
        </w:rPr>
        <w:t xml:space="preserve">// - used to write comments </w:t>
      </w:r>
    </w:p>
    <w:p w14:paraId="2E0ADA33" w14:textId="77777777" w:rsidR="00210E31" w:rsidRPr="00074481" w:rsidRDefault="00210E31" w:rsidP="00210E31">
      <w:pPr>
        <w:pStyle w:val="ListParagraph"/>
        <w:numPr>
          <w:ilvl w:val="1"/>
          <w:numId w:val="49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this-</w:t>
      </w:r>
    </w:p>
    <w:p w14:paraId="7161A3C7" w14:textId="77777777" w:rsidR="00210E31" w:rsidRPr="00265406" w:rsidRDefault="00210E31" w:rsidP="00210E31">
      <w:pPr>
        <w:ind w:firstLine="720"/>
        <w:rPr>
          <w:sz w:val="24"/>
          <w:szCs w:val="24"/>
        </w:rPr>
      </w:pPr>
    </w:p>
    <w:p w14:paraId="49D4ED8C" w14:textId="77777777" w:rsidR="00210E31" w:rsidRPr="00265406" w:rsidRDefault="00210E31" w:rsidP="00210E31">
      <w:pPr>
        <w:rPr>
          <w:sz w:val="24"/>
          <w:szCs w:val="24"/>
        </w:rPr>
      </w:pPr>
    </w:p>
    <w:p w14:paraId="08A9EF33" w14:textId="77777777" w:rsidR="00210E31" w:rsidRPr="008311D9" w:rsidRDefault="00210E31" w:rsidP="00210E31">
      <w:pPr>
        <w:rPr>
          <w:b/>
          <w:bCs/>
          <w:sz w:val="28"/>
          <w:szCs w:val="28"/>
          <w:u w:val="single"/>
        </w:rPr>
      </w:pPr>
      <w:r w:rsidRPr="008311D9">
        <w:rPr>
          <w:b/>
          <w:bCs/>
          <w:sz w:val="28"/>
          <w:szCs w:val="28"/>
          <w:u w:val="single"/>
        </w:rPr>
        <w:t>Class Diagram</w:t>
      </w:r>
    </w:p>
    <w:p w14:paraId="7A4A3B1C" w14:textId="77777777" w:rsidR="00210E31" w:rsidRDefault="00210E31" w:rsidP="00210E31">
      <w:pPr>
        <w:rPr>
          <w:b/>
          <w:bCs/>
          <w:sz w:val="36"/>
          <w:szCs w:val="36"/>
          <w:u w:val="single"/>
        </w:rPr>
      </w:pPr>
    </w:p>
    <w:tbl>
      <w:tblPr>
        <w:tblStyle w:val="TableGrid"/>
        <w:tblpPr w:leftFromText="180" w:rightFromText="180" w:vertAnchor="page" w:horzAnchor="page" w:tblpX="2544" w:tblpY="7314"/>
        <w:tblW w:w="0" w:type="auto"/>
        <w:tblLook w:val="04A0" w:firstRow="1" w:lastRow="0" w:firstColumn="1" w:lastColumn="0" w:noHBand="0" w:noVBand="1"/>
      </w:tblPr>
      <w:tblGrid>
        <w:gridCol w:w="3669"/>
      </w:tblGrid>
      <w:tr w:rsidR="00A71C59" w14:paraId="20F3A915" w14:textId="77777777" w:rsidTr="00A71C59">
        <w:trPr>
          <w:trHeight w:val="421"/>
        </w:trPr>
        <w:tc>
          <w:tcPr>
            <w:tcW w:w="3669" w:type="dxa"/>
          </w:tcPr>
          <w:p w14:paraId="6E572A03" w14:textId="77777777" w:rsidR="00A71C59" w:rsidRPr="00A71C59" w:rsidRDefault="00A71C59" w:rsidP="00A71C59">
            <w:pPr>
              <w:jc w:val="center"/>
              <w:rPr>
                <w:sz w:val="24"/>
                <w:szCs w:val="24"/>
              </w:rPr>
            </w:pPr>
            <w:proofErr w:type="spellStart"/>
            <w:r w:rsidRPr="00A71C59">
              <w:rPr>
                <w:sz w:val="24"/>
                <w:szCs w:val="24"/>
              </w:rPr>
              <w:t>Myclass</w:t>
            </w:r>
            <w:proofErr w:type="spellEnd"/>
          </w:p>
        </w:tc>
      </w:tr>
      <w:tr w:rsidR="00A71C59" w14:paraId="0E28002E" w14:textId="77777777" w:rsidTr="00A71C59">
        <w:trPr>
          <w:trHeight w:val="414"/>
        </w:trPr>
        <w:tc>
          <w:tcPr>
            <w:tcW w:w="3669" w:type="dxa"/>
          </w:tcPr>
          <w:p w14:paraId="3EAA508A" w14:textId="77777777" w:rsidR="00A71C59" w:rsidRDefault="00A71C59" w:rsidP="00A71C59">
            <w:pPr>
              <w:rPr>
                <w:sz w:val="24"/>
                <w:szCs w:val="24"/>
              </w:rPr>
            </w:pPr>
            <w:r w:rsidRPr="00A71C59">
              <w:rPr>
                <w:sz w:val="24"/>
                <w:szCs w:val="24"/>
              </w:rPr>
              <w:t>count: static int</w:t>
            </w:r>
          </w:p>
          <w:p w14:paraId="26E083AB" w14:textId="77777777" w:rsidR="00A71C59" w:rsidRPr="00A71C59" w:rsidRDefault="00A71C59" w:rsidP="00A71C59">
            <w:pPr>
              <w:rPr>
                <w:sz w:val="24"/>
                <w:szCs w:val="24"/>
              </w:rPr>
            </w:pPr>
            <w:r w:rsidRPr="00A71C59">
              <w:rPr>
                <w:sz w:val="24"/>
                <w:szCs w:val="24"/>
              </w:rPr>
              <w:t>pi: final double</w:t>
            </w:r>
          </w:p>
        </w:tc>
      </w:tr>
      <w:tr w:rsidR="00A71C59" w14:paraId="2AE0AEE1" w14:textId="77777777" w:rsidTr="00A71C59">
        <w:trPr>
          <w:trHeight w:val="421"/>
        </w:trPr>
        <w:tc>
          <w:tcPr>
            <w:tcW w:w="3669" w:type="dxa"/>
          </w:tcPr>
          <w:p w14:paraId="2F9B9C02" w14:textId="77777777" w:rsidR="00A71C59" w:rsidRDefault="00A71C59" w:rsidP="00A71C59">
            <w:pPr>
              <w:rPr>
                <w:sz w:val="24"/>
                <w:szCs w:val="24"/>
              </w:rPr>
            </w:pPr>
            <w:r w:rsidRPr="00A71C59">
              <w:rPr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A71C59">
              <w:rPr>
                <w:sz w:val="24"/>
                <w:szCs w:val="24"/>
              </w:rPr>
              <w:t>Myclass</w:t>
            </w:r>
            <w:proofErr w:type="spellEnd"/>
            <w:r w:rsidRPr="00A71C59">
              <w:rPr>
                <w:sz w:val="24"/>
                <w:szCs w:val="24"/>
              </w:rPr>
              <w:t>(</w:t>
            </w:r>
            <w:proofErr w:type="gramEnd"/>
            <w:r w:rsidRPr="00A71C59">
              <w:rPr>
                <w:sz w:val="24"/>
                <w:szCs w:val="24"/>
              </w:rPr>
              <w:t xml:space="preserve">) </w:t>
            </w:r>
          </w:p>
          <w:p w14:paraId="7FBCD483" w14:textId="77777777" w:rsidR="00A71C59" w:rsidRDefault="00A71C59" w:rsidP="00A71C59">
            <w:pPr>
              <w:rPr>
                <w:sz w:val="24"/>
                <w:szCs w:val="24"/>
              </w:rPr>
            </w:pPr>
            <w:r w:rsidRPr="00A71C59">
              <w:rPr>
                <w:sz w:val="24"/>
                <w:szCs w:val="24"/>
              </w:rPr>
              <w:t xml:space="preserve">+ </w:t>
            </w:r>
            <w:proofErr w:type="gramStart"/>
            <w:r w:rsidRPr="00A71C59">
              <w:rPr>
                <w:sz w:val="24"/>
                <w:szCs w:val="24"/>
              </w:rPr>
              <w:t>display(</w:t>
            </w:r>
            <w:proofErr w:type="gramEnd"/>
            <w:r w:rsidRPr="00A71C59">
              <w:rPr>
                <w:sz w:val="24"/>
                <w:szCs w:val="24"/>
              </w:rPr>
              <w:t xml:space="preserve">): void </w:t>
            </w:r>
          </w:p>
          <w:p w14:paraId="0A3192FD" w14:textId="77777777" w:rsidR="00A71C59" w:rsidRPr="00A71C59" w:rsidRDefault="00A71C59" w:rsidP="00A71C59">
            <w:pPr>
              <w:rPr>
                <w:sz w:val="24"/>
                <w:szCs w:val="24"/>
              </w:rPr>
            </w:pPr>
            <w:r w:rsidRPr="00A71C59">
              <w:rPr>
                <w:sz w:val="24"/>
                <w:szCs w:val="24"/>
              </w:rPr>
              <w:t xml:space="preserve">+ </w:t>
            </w:r>
            <w:proofErr w:type="gramStart"/>
            <w:r w:rsidRPr="00A71C59">
              <w:rPr>
                <w:sz w:val="24"/>
                <w:szCs w:val="24"/>
              </w:rPr>
              <w:t>main(</w:t>
            </w:r>
            <w:proofErr w:type="gramEnd"/>
            <w:r w:rsidRPr="00A71C59">
              <w:rPr>
                <w:sz w:val="24"/>
                <w:szCs w:val="24"/>
              </w:rPr>
              <w:t>String[]): void</w:t>
            </w:r>
          </w:p>
        </w:tc>
      </w:tr>
    </w:tbl>
    <w:p w14:paraId="5C98A1FA" w14:textId="77777777" w:rsidR="00210E31" w:rsidRPr="00210E31" w:rsidRDefault="00210E31" w:rsidP="00210E31">
      <w:pPr>
        <w:rPr>
          <w:sz w:val="36"/>
          <w:szCs w:val="36"/>
        </w:rPr>
      </w:pPr>
    </w:p>
    <w:sectPr w:rsidR="00210E31" w:rsidRPr="00210E31">
      <w:pgSz w:w="12240" w:h="15840"/>
      <w:pgMar w:top="1320" w:right="960" w:bottom="280" w:left="960" w:header="776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56733F" w14:textId="77777777" w:rsidR="005C65DB" w:rsidRDefault="005C65DB">
      <w:r>
        <w:separator/>
      </w:r>
    </w:p>
  </w:endnote>
  <w:endnote w:type="continuationSeparator" w:id="0">
    <w:p w14:paraId="2DBA4D1E" w14:textId="77777777" w:rsidR="005C65DB" w:rsidRDefault="005C65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CC0BEE5" w14:textId="77777777" w:rsidR="005C65DB" w:rsidRDefault="005C65DB">
      <w:r>
        <w:separator/>
      </w:r>
    </w:p>
  </w:footnote>
  <w:footnote w:type="continuationSeparator" w:id="0">
    <w:p w14:paraId="4FF99160" w14:textId="77777777" w:rsidR="005C65DB" w:rsidRDefault="005C65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4199D7" w14:textId="6BDE12C0" w:rsidR="00486FF8" w:rsidRDefault="0093357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3E38A22B" wp14:editId="0B62E454">
              <wp:simplePos x="0" y="0"/>
              <wp:positionH relativeFrom="page">
                <wp:posOffset>6910705</wp:posOffset>
              </wp:positionH>
              <wp:positionV relativeFrom="page">
                <wp:posOffset>480060</wp:posOffset>
              </wp:positionV>
              <wp:extent cx="220980" cy="165735"/>
              <wp:effectExtent l="0" t="0" r="0" b="0"/>
              <wp:wrapNone/>
              <wp:docPr id="52495679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098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783F0B" w14:textId="77777777" w:rsidR="00486FF8" w:rsidRDefault="00000000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38A22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544.15pt;margin-top:37.8pt;width:17.4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" filled="f" stroked="f">
              <v:textbox inset="0,0,0,0">
                <w:txbxContent>
                  <w:p w14:paraId="36783F0B" w14:textId="77777777" w:rsidR="00486FF8" w:rsidRDefault="00000000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70AED"/>
    <w:multiLevelType w:val="hybridMultilevel"/>
    <w:tmpl w:val="C12E94DA"/>
    <w:lvl w:ilvl="0" w:tplc="40090017">
      <w:start w:val="1"/>
      <w:numFmt w:val="lowerLetter"/>
      <w:lvlText w:val="%1)"/>
      <w:lvlJc w:val="left"/>
      <w:pPr>
        <w:ind w:left="736" w:hanging="360"/>
      </w:pPr>
    </w:lvl>
    <w:lvl w:ilvl="1" w:tplc="40090019" w:tentative="1">
      <w:start w:val="1"/>
      <w:numFmt w:val="lowerLetter"/>
      <w:lvlText w:val="%2."/>
      <w:lvlJc w:val="left"/>
      <w:pPr>
        <w:ind w:left="1456" w:hanging="360"/>
      </w:pPr>
    </w:lvl>
    <w:lvl w:ilvl="2" w:tplc="4009001B" w:tentative="1">
      <w:start w:val="1"/>
      <w:numFmt w:val="lowerRoman"/>
      <w:lvlText w:val="%3."/>
      <w:lvlJc w:val="right"/>
      <w:pPr>
        <w:ind w:left="2176" w:hanging="180"/>
      </w:pPr>
    </w:lvl>
    <w:lvl w:ilvl="3" w:tplc="4009000F" w:tentative="1">
      <w:start w:val="1"/>
      <w:numFmt w:val="decimal"/>
      <w:lvlText w:val="%4."/>
      <w:lvlJc w:val="left"/>
      <w:pPr>
        <w:ind w:left="2896" w:hanging="360"/>
      </w:pPr>
    </w:lvl>
    <w:lvl w:ilvl="4" w:tplc="40090019" w:tentative="1">
      <w:start w:val="1"/>
      <w:numFmt w:val="lowerLetter"/>
      <w:lvlText w:val="%5."/>
      <w:lvlJc w:val="left"/>
      <w:pPr>
        <w:ind w:left="3616" w:hanging="360"/>
      </w:pPr>
    </w:lvl>
    <w:lvl w:ilvl="5" w:tplc="4009001B" w:tentative="1">
      <w:start w:val="1"/>
      <w:numFmt w:val="lowerRoman"/>
      <w:lvlText w:val="%6."/>
      <w:lvlJc w:val="right"/>
      <w:pPr>
        <w:ind w:left="4336" w:hanging="180"/>
      </w:pPr>
    </w:lvl>
    <w:lvl w:ilvl="6" w:tplc="4009000F" w:tentative="1">
      <w:start w:val="1"/>
      <w:numFmt w:val="decimal"/>
      <w:lvlText w:val="%7."/>
      <w:lvlJc w:val="left"/>
      <w:pPr>
        <w:ind w:left="5056" w:hanging="360"/>
      </w:pPr>
    </w:lvl>
    <w:lvl w:ilvl="7" w:tplc="40090019" w:tentative="1">
      <w:start w:val="1"/>
      <w:numFmt w:val="lowerLetter"/>
      <w:lvlText w:val="%8."/>
      <w:lvlJc w:val="left"/>
      <w:pPr>
        <w:ind w:left="5776" w:hanging="360"/>
      </w:pPr>
    </w:lvl>
    <w:lvl w:ilvl="8" w:tplc="4009001B" w:tentative="1">
      <w:start w:val="1"/>
      <w:numFmt w:val="lowerRoman"/>
      <w:lvlText w:val="%9."/>
      <w:lvlJc w:val="right"/>
      <w:pPr>
        <w:ind w:left="6496" w:hanging="180"/>
      </w:pPr>
    </w:lvl>
  </w:abstractNum>
  <w:abstractNum w:abstractNumId="1" w15:restartNumberingAfterBreak="0">
    <w:nsid w:val="03101A5F"/>
    <w:multiLevelType w:val="hybridMultilevel"/>
    <w:tmpl w:val="8736A9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E171E9"/>
    <w:multiLevelType w:val="hybridMultilevel"/>
    <w:tmpl w:val="A8BE2580"/>
    <w:lvl w:ilvl="0" w:tplc="E68C14DE">
      <w:start w:val="1"/>
      <w:numFmt w:val="lowerLetter"/>
      <w:lvlText w:val="%1)"/>
      <w:lvlJc w:val="left"/>
      <w:pPr>
        <w:ind w:left="932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DB3E7D24">
      <w:numFmt w:val="bullet"/>
      <w:lvlText w:val="•"/>
      <w:lvlJc w:val="left"/>
      <w:pPr>
        <w:ind w:left="1880" w:hanging="360"/>
      </w:pPr>
      <w:rPr>
        <w:rFonts w:hint="default"/>
        <w:lang w:val="en-US" w:eastAsia="en-US" w:bidi="ar-SA"/>
      </w:rPr>
    </w:lvl>
    <w:lvl w:ilvl="2" w:tplc="72FA4FF8">
      <w:numFmt w:val="bullet"/>
      <w:lvlText w:val="•"/>
      <w:lvlJc w:val="left"/>
      <w:pPr>
        <w:ind w:left="2828" w:hanging="360"/>
      </w:pPr>
      <w:rPr>
        <w:rFonts w:hint="default"/>
        <w:lang w:val="en-US" w:eastAsia="en-US" w:bidi="ar-SA"/>
      </w:rPr>
    </w:lvl>
    <w:lvl w:ilvl="3" w:tplc="4DCC1D66">
      <w:numFmt w:val="bullet"/>
      <w:lvlText w:val="•"/>
      <w:lvlJc w:val="left"/>
      <w:pPr>
        <w:ind w:left="3776" w:hanging="360"/>
      </w:pPr>
      <w:rPr>
        <w:rFonts w:hint="default"/>
        <w:lang w:val="en-US" w:eastAsia="en-US" w:bidi="ar-SA"/>
      </w:rPr>
    </w:lvl>
    <w:lvl w:ilvl="4" w:tplc="5C662C36">
      <w:numFmt w:val="bullet"/>
      <w:lvlText w:val="•"/>
      <w:lvlJc w:val="left"/>
      <w:pPr>
        <w:ind w:left="4724" w:hanging="360"/>
      </w:pPr>
      <w:rPr>
        <w:rFonts w:hint="default"/>
        <w:lang w:val="en-US" w:eastAsia="en-US" w:bidi="ar-SA"/>
      </w:rPr>
    </w:lvl>
    <w:lvl w:ilvl="5" w:tplc="82A2E48E">
      <w:numFmt w:val="bullet"/>
      <w:lvlText w:val="•"/>
      <w:lvlJc w:val="left"/>
      <w:pPr>
        <w:ind w:left="5672" w:hanging="360"/>
      </w:pPr>
      <w:rPr>
        <w:rFonts w:hint="default"/>
        <w:lang w:val="en-US" w:eastAsia="en-US" w:bidi="ar-SA"/>
      </w:rPr>
    </w:lvl>
    <w:lvl w:ilvl="6" w:tplc="C1C63ED6">
      <w:numFmt w:val="bullet"/>
      <w:lvlText w:val="•"/>
      <w:lvlJc w:val="left"/>
      <w:pPr>
        <w:ind w:left="6620" w:hanging="360"/>
      </w:pPr>
      <w:rPr>
        <w:rFonts w:hint="default"/>
        <w:lang w:val="en-US" w:eastAsia="en-US" w:bidi="ar-SA"/>
      </w:rPr>
    </w:lvl>
    <w:lvl w:ilvl="7" w:tplc="0CFA54C8">
      <w:numFmt w:val="bullet"/>
      <w:lvlText w:val="•"/>
      <w:lvlJc w:val="left"/>
      <w:pPr>
        <w:ind w:left="7568" w:hanging="360"/>
      </w:pPr>
      <w:rPr>
        <w:rFonts w:hint="default"/>
        <w:lang w:val="en-US" w:eastAsia="en-US" w:bidi="ar-SA"/>
      </w:rPr>
    </w:lvl>
    <w:lvl w:ilvl="8" w:tplc="ED4C2FDE">
      <w:numFmt w:val="bullet"/>
      <w:lvlText w:val="•"/>
      <w:lvlJc w:val="left"/>
      <w:pPr>
        <w:ind w:left="851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6855D17"/>
    <w:multiLevelType w:val="hybridMultilevel"/>
    <w:tmpl w:val="2138A4F8"/>
    <w:lvl w:ilvl="0" w:tplc="650E40D8">
      <w:start w:val="3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AB317D7"/>
    <w:multiLevelType w:val="hybridMultilevel"/>
    <w:tmpl w:val="CEE8462E"/>
    <w:lvl w:ilvl="0" w:tplc="CD98EF2A">
      <w:start w:val="1"/>
      <w:numFmt w:val="lowerLetter"/>
      <w:lvlText w:val="%1)"/>
      <w:lvlJc w:val="left"/>
      <w:pPr>
        <w:ind w:left="149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20" w:hanging="360"/>
      </w:pPr>
    </w:lvl>
    <w:lvl w:ilvl="2" w:tplc="4009001B" w:tentative="1">
      <w:start w:val="1"/>
      <w:numFmt w:val="lowerRoman"/>
      <w:lvlText w:val="%3."/>
      <w:lvlJc w:val="right"/>
      <w:pPr>
        <w:ind w:left="2640" w:hanging="180"/>
      </w:pPr>
    </w:lvl>
    <w:lvl w:ilvl="3" w:tplc="4009000F" w:tentative="1">
      <w:start w:val="1"/>
      <w:numFmt w:val="decimal"/>
      <w:lvlText w:val="%4."/>
      <w:lvlJc w:val="left"/>
      <w:pPr>
        <w:ind w:left="3360" w:hanging="360"/>
      </w:pPr>
    </w:lvl>
    <w:lvl w:ilvl="4" w:tplc="40090019" w:tentative="1">
      <w:start w:val="1"/>
      <w:numFmt w:val="lowerLetter"/>
      <w:lvlText w:val="%5."/>
      <w:lvlJc w:val="left"/>
      <w:pPr>
        <w:ind w:left="4080" w:hanging="360"/>
      </w:pPr>
    </w:lvl>
    <w:lvl w:ilvl="5" w:tplc="4009001B" w:tentative="1">
      <w:start w:val="1"/>
      <w:numFmt w:val="lowerRoman"/>
      <w:lvlText w:val="%6."/>
      <w:lvlJc w:val="right"/>
      <w:pPr>
        <w:ind w:left="4800" w:hanging="180"/>
      </w:pPr>
    </w:lvl>
    <w:lvl w:ilvl="6" w:tplc="4009000F" w:tentative="1">
      <w:start w:val="1"/>
      <w:numFmt w:val="decimal"/>
      <w:lvlText w:val="%7."/>
      <w:lvlJc w:val="left"/>
      <w:pPr>
        <w:ind w:left="5520" w:hanging="360"/>
      </w:pPr>
    </w:lvl>
    <w:lvl w:ilvl="7" w:tplc="40090019" w:tentative="1">
      <w:start w:val="1"/>
      <w:numFmt w:val="lowerLetter"/>
      <w:lvlText w:val="%8."/>
      <w:lvlJc w:val="left"/>
      <w:pPr>
        <w:ind w:left="6240" w:hanging="360"/>
      </w:pPr>
    </w:lvl>
    <w:lvl w:ilvl="8" w:tplc="40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5" w15:restartNumberingAfterBreak="0">
    <w:nsid w:val="0BEA3B1E"/>
    <w:multiLevelType w:val="hybridMultilevel"/>
    <w:tmpl w:val="208E512C"/>
    <w:lvl w:ilvl="0" w:tplc="4C1884C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F0D0E83"/>
    <w:multiLevelType w:val="hybridMultilevel"/>
    <w:tmpl w:val="0ED8B106"/>
    <w:lvl w:ilvl="0" w:tplc="8BDE432A">
      <w:start w:val="1"/>
      <w:numFmt w:val="upperLetter"/>
      <w:lvlText w:val="%1)"/>
      <w:lvlJc w:val="left"/>
      <w:pPr>
        <w:ind w:left="106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9" w:hanging="360"/>
      </w:pPr>
    </w:lvl>
    <w:lvl w:ilvl="2" w:tplc="4009001B" w:tentative="1">
      <w:start w:val="1"/>
      <w:numFmt w:val="lowerRoman"/>
      <w:lvlText w:val="%3."/>
      <w:lvlJc w:val="right"/>
      <w:pPr>
        <w:ind w:left="2509" w:hanging="180"/>
      </w:pPr>
    </w:lvl>
    <w:lvl w:ilvl="3" w:tplc="4009000F" w:tentative="1">
      <w:start w:val="1"/>
      <w:numFmt w:val="decimal"/>
      <w:lvlText w:val="%4."/>
      <w:lvlJc w:val="left"/>
      <w:pPr>
        <w:ind w:left="3229" w:hanging="360"/>
      </w:pPr>
    </w:lvl>
    <w:lvl w:ilvl="4" w:tplc="40090019" w:tentative="1">
      <w:start w:val="1"/>
      <w:numFmt w:val="lowerLetter"/>
      <w:lvlText w:val="%5."/>
      <w:lvlJc w:val="left"/>
      <w:pPr>
        <w:ind w:left="3949" w:hanging="360"/>
      </w:pPr>
    </w:lvl>
    <w:lvl w:ilvl="5" w:tplc="4009001B" w:tentative="1">
      <w:start w:val="1"/>
      <w:numFmt w:val="lowerRoman"/>
      <w:lvlText w:val="%6."/>
      <w:lvlJc w:val="right"/>
      <w:pPr>
        <w:ind w:left="4669" w:hanging="180"/>
      </w:pPr>
    </w:lvl>
    <w:lvl w:ilvl="6" w:tplc="4009000F" w:tentative="1">
      <w:start w:val="1"/>
      <w:numFmt w:val="decimal"/>
      <w:lvlText w:val="%7."/>
      <w:lvlJc w:val="left"/>
      <w:pPr>
        <w:ind w:left="5389" w:hanging="360"/>
      </w:pPr>
    </w:lvl>
    <w:lvl w:ilvl="7" w:tplc="40090019" w:tentative="1">
      <w:start w:val="1"/>
      <w:numFmt w:val="lowerLetter"/>
      <w:lvlText w:val="%8."/>
      <w:lvlJc w:val="left"/>
      <w:pPr>
        <w:ind w:left="6109" w:hanging="360"/>
      </w:pPr>
    </w:lvl>
    <w:lvl w:ilvl="8" w:tplc="40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0EB44C6"/>
    <w:multiLevelType w:val="hybridMultilevel"/>
    <w:tmpl w:val="CD864DC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171361"/>
    <w:multiLevelType w:val="hybridMultilevel"/>
    <w:tmpl w:val="3C18B298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3665D44"/>
    <w:multiLevelType w:val="hybridMultilevel"/>
    <w:tmpl w:val="895C1F0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8178AB"/>
    <w:multiLevelType w:val="hybridMultilevel"/>
    <w:tmpl w:val="81ECCC62"/>
    <w:lvl w:ilvl="0" w:tplc="A6047816">
      <w:start w:val="4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3A84DCD"/>
    <w:multiLevelType w:val="hybridMultilevel"/>
    <w:tmpl w:val="F10E5B36"/>
    <w:lvl w:ilvl="0" w:tplc="BFEA1756">
      <w:start w:val="1"/>
      <w:numFmt w:val="lowerLetter"/>
      <w:lvlText w:val="%1)"/>
      <w:lvlJc w:val="left"/>
      <w:pPr>
        <w:ind w:left="84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A984CE8A">
      <w:numFmt w:val="bullet"/>
      <w:lvlText w:val="•"/>
      <w:lvlJc w:val="left"/>
      <w:pPr>
        <w:ind w:left="1788" w:hanging="360"/>
      </w:pPr>
      <w:rPr>
        <w:rFonts w:hint="default"/>
        <w:lang w:val="en-US" w:eastAsia="en-US" w:bidi="ar-SA"/>
      </w:rPr>
    </w:lvl>
    <w:lvl w:ilvl="2" w:tplc="1F8E0AB8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92647B3E">
      <w:numFmt w:val="bullet"/>
      <w:lvlText w:val="•"/>
      <w:lvlJc w:val="left"/>
      <w:pPr>
        <w:ind w:left="3684" w:hanging="360"/>
      </w:pPr>
      <w:rPr>
        <w:rFonts w:hint="default"/>
        <w:lang w:val="en-US" w:eastAsia="en-US" w:bidi="ar-SA"/>
      </w:rPr>
    </w:lvl>
    <w:lvl w:ilvl="4" w:tplc="9AFA1768"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5" w:tplc="4D4E0B74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B80C4CF0"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7" w:tplc="F60824C0"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  <w:lvl w:ilvl="8" w:tplc="3496DCFA">
      <w:numFmt w:val="bullet"/>
      <w:lvlText w:val="•"/>
      <w:lvlJc w:val="left"/>
      <w:pPr>
        <w:ind w:left="8424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164B665B"/>
    <w:multiLevelType w:val="hybridMultilevel"/>
    <w:tmpl w:val="67E4342E"/>
    <w:lvl w:ilvl="0" w:tplc="42C0251E">
      <w:start w:val="1"/>
      <w:numFmt w:val="lowerLetter"/>
      <w:lvlText w:val="%1)"/>
      <w:lvlJc w:val="left"/>
      <w:pPr>
        <w:ind w:left="848" w:hanging="360"/>
      </w:pPr>
      <w:rPr>
        <w:rFonts w:hint="default"/>
        <w:b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568" w:hanging="360"/>
      </w:pPr>
    </w:lvl>
    <w:lvl w:ilvl="2" w:tplc="4009001B" w:tentative="1">
      <w:start w:val="1"/>
      <w:numFmt w:val="lowerRoman"/>
      <w:lvlText w:val="%3."/>
      <w:lvlJc w:val="right"/>
      <w:pPr>
        <w:ind w:left="2288" w:hanging="180"/>
      </w:pPr>
    </w:lvl>
    <w:lvl w:ilvl="3" w:tplc="4009000F" w:tentative="1">
      <w:start w:val="1"/>
      <w:numFmt w:val="decimal"/>
      <w:lvlText w:val="%4."/>
      <w:lvlJc w:val="left"/>
      <w:pPr>
        <w:ind w:left="3008" w:hanging="360"/>
      </w:pPr>
    </w:lvl>
    <w:lvl w:ilvl="4" w:tplc="40090019" w:tentative="1">
      <w:start w:val="1"/>
      <w:numFmt w:val="lowerLetter"/>
      <w:lvlText w:val="%5."/>
      <w:lvlJc w:val="left"/>
      <w:pPr>
        <w:ind w:left="3728" w:hanging="360"/>
      </w:pPr>
    </w:lvl>
    <w:lvl w:ilvl="5" w:tplc="4009001B" w:tentative="1">
      <w:start w:val="1"/>
      <w:numFmt w:val="lowerRoman"/>
      <w:lvlText w:val="%6."/>
      <w:lvlJc w:val="right"/>
      <w:pPr>
        <w:ind w:left="4448" w:hanging="180"/>
      </w:pPr>
    </w:lvl>
    <w:lvl w:ilvl="6" w:tplc="4009000F" w:tentative="1">
      <w:start w:val="1"/>
      <w:numFmt w:val="decimal"/>
      <w:lvlText w:val="%7."/>
      <w:lvlJc w:val="left"/>
      <w:pPr>
        <w:ind w:left="5168" w:hanging="360"/>
      </w:pPr>
    </w:lvl>
    <w:lvl w:ilvl="7" w:tplc="40090019" w:tentative="1">
      <w:start w:val="1"/>
      <w:numFmt w:val="lowerLetter"/>
      <w:lvlText w:val="%8."/>
      <w:lvlJc w:val="left"/>
      <w:pPr>
        <w:ind w:left="5888" w:hanging="360"/>
      </w:pPr>
    </w:lvl>
    <w:lvl w:ilvl="8" w:tplc="4009001B" w:tentative="1">
      <w:start w:val="1"/>
      <w:numFmt w:val="lowerRoman"/>
      <w:lvlText w:val="%9."/>
      <w:lvlJc w:val="right"/>
      <w:pPr>
        <w:ind w:left="6608" w:hanging="180"/>
      </w:pPr>
    </w:lvl>
  </w:abstractNum>
  <w:abstractNum w:abstractNumId="13" w15:restartNumberingAfterBreak="0">
    <w:nsid w:val="16905509"/>
    <w:multiLevelType w:val="hybridMultilevel"/>
    <w:tmpl w:val="D3E0B184"/>
    <w:lvl w:ilvl="0" w:tplc="2830FDD8">
      <w:start w:val="1"/>
      <w:numFmt w:val="lowerLetter"/>
      <w:lvlText w:val="%1)"/>
      <w:lvlJc w:val="left"/>
      <w:pPr>
        <w:ind w:left="1080" w:hanging="360"/>
      </w:pPr>
      <w:rPr>
        <w:rFonts w:ascii="Times New Roman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7E8437E"/>
    <w:multiLevelType w:val="hybridMultilevel"/>
    <w:tmpl w:val="8CAC11D0"/>
    <w:lvl w:ilvl="0" w:tplc="18ACD066">
      <w:start w:val="1"/>
      <w:numFmt w:val="lowerLetter"/>
      <w:lvlText w:val="%1)"/>
      <w:lvlJc w:val="left"/>
      <w:pPr>
        <w:ind w:left="83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59" w:hanging="360"/>
      </w:pPr>
    </w:lvl>
    <w:lvl w:ilvl="2" w:tplc="4009001B" w:tentative="1">
      <w:start w:val="1"/>
      <w:numFmt w:val="lowerRoman"/>
      <w:lvlText w:val="%3."/>
      <w:lvlJc w:val="right"/>
      <w:pPr>
        <w:ind w:left="2279" w:hanging="180"/>
      </w:pPr>
    </w:lvl>
    <w:lvl w:ilvl="3" w:tplc="4009000F" w:tentative="1">
      <w:start w:val="1"/>
      <w:numFmt w:val="decimal"/>
      <w:lvlText w:val="%4."/>
      <w:lvlJc w:val="left"/>
      <w:pPr>
        <w:ind w:left="2999" w:hanging="360"/>
      </w:pPr>
    </w:lvl>
    <w:lvl w:ilvl="4" w:tplc="40090019" w:tentative="1">
      <w:start w:val="1"/>
      <w:numFmt w:val="lowerLetter"/>
      <w:lvlText w:val="%5."/>
      <w:lvlJc w:val="left"/>
      <w:pPr>
        <w:ind w:left="3719" w:hanging="360"/>
      </w:pPr>
    </w:lvl>
    <w:lvl w:ilvl="5" w:tplc="4009001B" w:tentative="1">
      <w:start w:val="1"/>
      <w:numFmt w:val="lowerRoman"/>
      <w:lvlText w:val="%6."/>
      <w:lvlJc w:val="right"/>
      <w:pPr>
        <w:ind w:left="4439" w:hanging="180"/>
      </w:pPr>
    </w:lvl>
    <w:lvl w:ilvl="6" w:tplc="4009000F" w:tentative="1">
      <w:start w:val="1"/>
      <w:numFmt w:val="decimal"/>
      <w:lvlText w:val="%7."/>
      <w:lvlJc w:val="left"/>
      <w:pPr>
        <w:ind w:left="5159" w:hanging="360"/>
      </w:pPr>
    </w:lvl>
    <w:lvl w:ilvl="7" w:tplc="40090019" w:tentative="1">
      <w:start w:val="1"/>
      <w:numFmt w:val="lowerLetter"/>
      <w:lvlText w:val="%8."/>
      <w:lvlJc w:val="left"/>
      <w:pPr>
        <w:ind w:left="5879" w:hanging="360"/>
      </w:pPr>
    </w:lvl>
    <w:lvl w:ilvl="8" w:tplc="4009001B" w:tentative="1">
      <w:start w:val="1"/>
      <w:numFmt w:val="lowerRoman"/>
      <w:lvlText w:val="%9."/>
      <w:lvlJc w:val="right"/>
      <w:pPr>
        <w:ind w:left="6599" w:hanging="180"/>
      </w:pPr>
    </w:lvl>
  </w:abstractNum>
  <w:abstractNum w:abstractNumId="15" w15:restartNumberingAfterBreak="0">
    <w:nsid w:val="193F4DBE"/>
    <w:multiLevelType w:val="hybridMultilevel"/>
    <w:tmpl w:val="5D02B0E6"/>
    <w:lvl w:ilvl="0" w:tplc="D8D282DE">
      <w:start w:val="1"/>
      <w:numFmt w:val="lowerLetter"/>
      <w:lvlText w:val="%1)"/>
      <w:lvlJc w:val="left"/>
      <w:pPr>
        <w:ind w:left="84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F3A6CDE4">
      <w:numFmt w:val="bullet"/>
      <w:lvlText w:val="•"/>
      <w:lvlJc w:val="left"/>
      <w:pPr>
        <w:ind w:left="1788" w:hanging="360"/>
      </w:pPr>
      <w:rPr>
        <w:rFonts w:hint="default"/>
        <w:lang w:val="en-US" w:eastAsia="en-US" w:bidi="ar-SA"/>
      </w:rPr>
    </w:lvl>
    <w:lvl w:ilvl="2" w:tplc="2DDEF7C6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F9C21102">
      <w:numFmt w:val="bullet"/>
      <w:lvlText w:val="•"/>
      <w:lvlJc w:val="left"/>
      <w:pPr>
        <w:ind w:left="3684" w:hanging="360"/>
      </w:pPr>
      <w:rPr>
        <w:rFonts w:hint="default"/>
        <w:lang w:val="en-US" w:eastAsia="en-US" w:bidi="ar-SA"/>
      </w:rPr>
    </w:lvl>
    <w:lvl w:ilvl="4" w:tplc="BB2C1972"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5" w:tplc="919C76EC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D626EA2C"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7" w:tplc="206E734E"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  <w:lvl w:ilvl="8" w:tplc="0BC264CE">
      <w:numFmt w:val="bullet"/>
      <w:lvlText w:val="•"/>
      <w:lvlJc w:val="left"/>
      <w:pPr>
        <w:ind w:left="8424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19CD0CD8"/>
    <w:multiLevelType w:val="hybridMultilevel"/>
    <w:tmpl w:val="5B2C3522"/>
    <w:lvl w:ilvl="0" w:tplc="549E9E60">
      <w:start w:val="1"/>
      <w:numFmt w:val="lowerLetter"/>
      <w:lvlText w:val="%1)"/>
      <w:lvlJc w:val="left"/>
      <w:pPr>
        <w:ind w:left="83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59" w:hanging="360"/>
      </w:pPr>
    </w:lvl>
    <w:lvl w:ilvl="2" w:tplc="4009001B" w:tentative="1">
      <w:start w:val="1"/>
      <w:numFmt w:val="lowerRoman"/>
      <w:lvlText w:val="%3."/>
      <w:lvlJc w:val="right"/>
      <w:pPr>
        <w:ind w:left="2279" w:hanging="180"/>
      </w:pPr>
    </w:lvl>
    <w:lvl w:ilvl="3" w:tplc="4009000F" w:tentative="1">
      <w:start w:val="1"/>
      <w:numFmt w:val="decimal"/>
      <w:lvlText w:val="%4."/>
      <w:lvlJc w:val="left"/>
      <w:pPr>
        <w:ind w:left="2999" w:hanging="360"/>
      </w:pPr>
    </w:lvl>
    <w:lvl w:ilvl="4" w:tplc="40090019" w:tentative="1">
      <w:start w:val="1"/>
      <w:numFmt w:val="lowerLetter"/>
      <w:lvlText w:val="%5."/>
      <w:lvlJc w:val="left"/>
      <w:pPr>
        <w:ind w:left="3719" w:hanging="360"/>
      </w:pPr>
    </w:lvl>
    <w:lvl w:ilvl="5" w:tplc="4009001B" w:tentative="1">
      <w:start w:val="1"/>
      <w:numFmt w:val="lowerRoman"/>
      <w:lvlText w:val="%6."/>
      <w:lvlJc w:val="right"/>
      <w:pPr>
        <w:ind w:left="4439" w:hanging="180"/>
      </w:pPr>
    </w:lvl>
    <w:lvl w:ilvl="6" w:tplc="4009000F" w:tentative="1">
      <w:start w:val="1"/>
      <w:numFmt w:val="decimal"/>
      <w:lvlText w:val="%7."/>
      <w:lvlJc w:val="left"/>
      <w:pPr>
        <w:ind w:left="5159" w:hanging="360"/>
      </w:pPr>
    </w:lvl>
    <w:lvl w:ilvl="7" w:tplc="40090019" w:tentative="1">
      <w:start w:val="1"/>
      <w:numFmt w:val="lowerLetter"/>
      <w:lvlText w:val="%8."/>
      <w:lvlJc w:val="left"/>
      <w:pPr>
        <w:ind w:left="5879" w:hanging="360"/>
      </w:pPr>
    </w:lvl>
    <w:lvl w:ilvl="8" w:tplc="4009001B" w:tentative="1">
      <w:start w:val="1"/>
      <w:numFmt w:val="lowerRoman"/>
      <w:lvlText w:val="%9."/>
      <w:lvlJc w:val="right"/>
      <w:pPr>
        <w:ind w:left="6599" w:hanging="180"/>
      </w:pPr>
    </w:lvl>
  </w:abstractNum>
  <w:abstractNum w:abstractNumId="17" w15:restartNumberingAfterBreak="0">
    <w:nsid w:val="1C9A69F9"/>
    <w:multiLevelType w:val="hybridMultilevel"/>
    <w:tmpl w:val="4942B638"/>
    <w:lvl w:ilvl="0" w:tplc="B8D2089A">
      <w:start w:val="1"/>
      <w:numFmt w:val="lowerLetter"/>
      <w:lvlText w:val="%1)"/>
      <w:lvlJc w:val="left"/>
      <w:pPr>
        <w:ind w:left="1560" w:hanging="360"/>
      </w:pPr>
      <w:rPr>
        <w:rFonts w:ascii="Times New Roman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2280" w:hanging="360"/>
      </w:pPr>
    </w:lvl>
    <w:lvl w:ilvl="2" w:tplc="4009001B" w:tentative="1">
      <w:start w:val="1"/>
      <w:numFmt w:val="lowerRoman"/>
      <w:lvlText w:val="%3."/>
      <w:lvlJc w:val="right"/>
      <w:pPr>
        <w:ind w:left="3000" w:hanging="180"/>
      </w:pPr>
    </w:lvl>
    <w:lvl w:ilvl="3" w:tplc="4009000F" w:tentative="1">
      <w:start w:val="1"/>
      <w:numFmt w:val="decimal"/>
      <w:lvlText w:val="%4."/>
      <w:lvlJc w:val="left"/>
      <w:pPr>
        <w:ind w:left="3720" w:hanging="360"/>
      </w:pPr>
    </w:lvl>
    <w:lvl w:ilvl="4" w:tplc="40090019" w:tentative="1">
      <w:start w:val="1"/>
      <w:numFmt w:val="lowerLetter"/>
      <w:lvlText w:val="%5."/>
      <w:lvlJc w:val="left"/>
      <w:pPr>
        <w:ind w:left="4440" w:hanging="360"/>
      </w:pPr>
    </w:lvl>
    <w:lvl w:ilvl="5" w:tplc="4009001B" w:tentative="1">
      <w:start w:val="1"/>
      <w:numFmt w:val="lowerRoman"/>
      <w:lvlText w:val="%6."/>
      <w:lvlJc w:val="right"/>
      <w:pPr>
        <w:ind w:left="5160" w:hanging="180"/>
      </w:pPr>
    </w:lvl>
    <w:lvl w:ilvl="6" w:tplc="4009000F" w:tentative="1">
      <w:start w:val="1"/>
      <w:numFmt w:val="decimal"/>
      <w:lvlText w:val="%7."/>
      <w:lvlJc w:val="left"/>
      <w:pPr>
        <w:ind w:left="5880" w:hanging="360"/>
      </w:pPr>
    </w:lvl>
    <w:lvl w:ilvl="7" w:tplc="40090019" w:tentative="1">
      <w:start w:val="1"/>
      <w:numFmt w:val="lowerLetter"/>
      <w:lvlText w:val="%8."/>
      <w:lvlJc w:val="left"/>
      <w:pPr>
        <w:ind w:left="6600" w:hanging="360"/>
      </w:pPr>
    </w:lvl>
    <w:lvl w:ilvl="8" w:tplc="40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18" w15:restartNumberingAfterBreak="0">
    <w:nsid w:val="23257E54"/>
    <w:multiLevelType w:val="hybridMultilevel"/>
    <w:tmpl w:val="0750FE5C"/>
    <w:lvl w:ilvl="0" w:tplc="FFFFFFFF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8185DFF"/>
    <w:multiLevelType w:val="hybridMultilevel"/>
    <w:tmpl w:val="0750FE5C"/>
    <w:lvl w:ilvl="0" w:tplc="0FF6A114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29347A1B"/>
    <w:multiLevelType w:val="hybridMultilevel"/>
    <w:tmpl w:val="CFDE0574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9583F2F"/>
    <w:multiLevelType w:val="hybridMultilevel"/>
    <w:tmpl w:val="5D18E3CA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A5D6EB4"/>
    <w:multiLevelType w:val="hybridMultilevel"/>
    <w:tmpl w:val="6852766A"/>
    <w:lvl w:ilvl="0" w:tplc="34D8BE6E">
      <w:start w:val="1"/>
      <w:numFmt w:val="lowerLetter"/>
      <w:lvlText w:val="%1)"/>
      <w:lvlJc w:val="left"/>
      <w:pPr>
        <w:ind w:left="84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2282611A">
      <w:numFmt w:val="bullet"/>
      <w:lvlText w:val="•"/>
      <w:lvlJc w:val="left"/>
      <w:pPr>
        <w:ind w:left="1788" w:hanging="360"/>
      </w:pPr>
      <w:rPr>
        <w:rFonts w:hint="default"/>
        <w:lang w:val="en-US" w:eastAsia="en-US" w:bidi="ar-SA"/>
      </w:rPr>
    </w:lvl>
    <w:lvl w:ilvl="2" w:tplc="C1CE81E8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05B8C2C8">
      <w:numFmt w:val="bullet"/>
      <w:lvlText w:val="•"/>
      <w:lvlJc w:val="left"/>
      <w:pPr>
        <w:ind w:left="3684" w:hanging="360"/>
      </w:pPr>
      <w:rPr>
        <w:rFonts w:hint="default"/>
        <w:lang w:val="en-US" w:eastAsia="en-US" w:bidi="ar-SA"/>
      </w:rPr>
    </w:lvl>
    <w:lvl w:ilvl="4" w:tplc="2A7A06CA"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5" w:tplc="C1EACF62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8CB6CA40"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7" w:tplc="7B8AEB2A"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  <w:lvl w:ilvl="8" w:tplc="64F47518">
      <w:numFmt w:val="bullet"/>
      <w:lvlText w:val="•"/>
      <w:lvlJc w:val="left"/>
      <w:pPr>
        <w:ind w:left="8424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2CDB7AE5"/>
    <w:multiLevelType w:val="hybridMultilevel"/>
    <w:tmpl w:val="E4E497D0"/>
    <w:lvl w:ilvl="0" w:tplc="0DC0F0D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2E8E36F6"/>
    <w:multiLevelType w:val="hybridMultilevel"/>
    <w:tmpl w:val="7A0475F0"/>
    <w:lvl w:ilvl="0" w:tplc="F0047538">
      <w:start w:val="1"/>
      <w:numFmt w:val="lowerLetter"/>
      <w:lvlText w:val="%1)"/>
      <w:lvlJc w:val="left"/>
      <w:pPr>
        <w:ind w:left="84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74FEB7BE">
      <w:numFmt w:val="bullet"/>
      <w:lvlText w:val="•"/>
      <w:lvlJc w:val="left"/>
      <w:pPr>
        <w:ind w:left="1788" w:hanging="360"/>
      </w:pPr>
      <w:rPr>
        <w:rFonts w:hint="default"/>
        <w:lang w:val="en-US" w:eastAsia="en-US" w:bidi="ar-SA"/>
      </w:rPr>
    </w:lvl>
    <w:lvl w:ilvl="2" w:tplc="77EAF1D2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B73C30EC">
      <w:numFmt w:val="bullet"/>
      <w:lvlText w:val="•"/>
      <w:lvlJc w:val="left"/>
      <w:pPr>
        <w:ind w:left="3684" w:hanging="360"/>
      </w:pPr>
      <w:rPr>
        <w:rFonts w:hint="default"/>
        <w:lang w:val="en-US" w:eastAsia="en-US" w:bidi="ar-SA"/>
      </w:rPr>
    </w:lvl>
    <w:lvl w:ilvl="4" w:tplc="13FAE160"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5" w:tplc="A986203C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E07EDFA8"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7" w:tplc="E0C6B3C0"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  <w:lvl w:ilvl="8" w:tplc="7FEE4D54">
      <w:numFmt w:val="bullet"/>
      <w:lvlText w:val="•"/>
      <w:lvlJc w:val="left"/>
      <w:pPr>
        <w:ind w:left="8424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2ECF0264"/>
    <w:multiLevelType w:val="hybridMultilevel"/>
    <w:tmpl w:val="517208FE"/>
    <w:lvl w:ilvl="0" w:tplc="B054191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2F0D30D9"/>
    <w:multiLevelType w:val="hybridMultilevel"/>
    <w:tmpl w:val="409895D0"/>
    <w:lvl w:ilvl="0" w:tplc="EB5CCA96">
      <w:start w:val="1"/>
      <w:numFmt w:val="lowerLetter"/>
      <w:lvlText w:val="%1)"/>
      <w:lvlJc w:val="left"/>
      <w:pPr>
        <w:ind w:left="84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7200D99C">
      <w:numFmt w:val="bullet"/>
      <w:lvlText w:val="•"/>
      <w:lvlJc w:val="left"/>
      <w:pPr>
        <w:ind w:left="1788" w:hanging="360"/>
      </w:pPr>
      <w:rPr>
        <w:rFonts w:hint="default"/>
        <w:lang w:val="en-US" w:eastAsia="en-US" w:bidi="ar-SA"/>
      </w:rPr>
    </w:lvl>
    <w:lvl w:ilvl="2" w:tplc="C8EEC90E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98C8B1D0">
      <w:numFmt w:val="bullet"/>
      <w:lvlText w:val="•"/>
      <w:lvlJc w:val="left"/>
      <w:pPr>
        <w:ind w:left="3684" w:hanging="360"/>
      </w:pPr>
      <w:rPr>
        <w:rFonts w:hint="default"/>
        <w:lang w:val="en-US" w:eastAsia="en-US" w:bidi="ar-SA"/>
      </w:rPr>
    </w:lvl>
    <w:lvl w:ilvl="4" w:tplc="13340B9A"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5" w:tplc="6422C26E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7838645E"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7" w:tplc="08C6D5A6"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  <w:lvl w:ilvl="8" w:tplc="BB4E37A8">
      <w:numFmt w:val="bullet"/>
      <w:lvlText w:val="•"/>
      <w:lvlJc w:val="left"/>
      <w:pPr>
        <w:ind w:left="8424" w:hanging="360"/>
      </w:pPr>
      <w:rPr>
        <w:rFonts w:hint="default"/>
        <w:lang w:val="en-US" w:eastAsia="en-US" w:bidi="ar-SA"/>
      </w:rPr>
    </w:lvl>
  </w:abstractNum>
  <w:abstractNum w:abstractNumId="27" w15:restartNumberingAfterBreak="0">
    <w:nsid w:val="36F335A8"/>
    <w:multiLevelType w:val="hybridMultilevel"/>
    <w:tmpl w:val="FC10BF62"/>
    <w:lvl w:ilvl="0" w:tplc="5946530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A575A59"/>
    <w:multiLevelType w:val="hybridMultilevel"/>
    <w:tmpl w:val="C12E94DA"/>
    <w:lvl w:ilvl="0" w:tplc="FFFFFFFF">
      <w:start w:val="1"/>
      <w:numFmt w:val="lowerLetter"/>
      <w:lvlText w:val="%1)"/>
      <w:lvlJc w:val="left"/>
      <w:pPr>
        <w:ind w:left="736" w:hanging="360"/>
      </w:pPr>
    </w:lvl>
    <w:lvl w:ilvl="1" w:tplc="FFFFFFFF" w:tentative="1">
      <w:start w:val="1"/>
      <w:numFmt w:val="lowerLetter"/>
      <w:lvlText w:val="%2."/>
      <w:lvlJc w:val="left"/>
      <w:pPr>
        <w:ind w:left="1456" w:hanging="360"/>
      </w:pPr>
    </w:lvl>
    <w:lvl w:ilvl="2" w:tplc="FFFFFFFF" w:tentative="1">
      <w:start w:val="1"/>
      <w:numFmt w:val="lowerRoman"/>
      <w:lvlText w:val="%3."/>
      <w:lvlJc w:val="right"/>
      <w:pPr>
        <w:ind w:left="2176" w:hanging="180"/>
      </w:pPr>
    </w:lvl>
    <w:lvl w:ilvl="3" w:tplc="FFFFFFFF" w:tentative="1">
      <w:start w:val="1"/>
      <w:numFmt w:val="decimal"/>
      <w:lvlText w:val="%4."/>
      <w:lvlJc w:val="left"/>
      <w:pPr>
        <w:ind w:left="2896" w:hanging="360"/>
      </w:pPr>
    </w:lvl>
    <w:lvl w:ilvl="4" w:tplc="FFFFFFFF" w:tentative="1">
      <w:start w:val="1"/>
      <w:numFmt w:val="lowerLetter"/>
      <w:lvlText w:val="%5."/>
      <w:lvlJc w:val="left"/>
      <w:pPr>
        <w:ind w:left="3616" w:hanging="360"/>
      </w:pPr>
    </w:lvl>
    <w:lvl w:ilvl="5" w:tplc="FFFFFFFF" w:tentative="1">
      <w:start w:val="1"/>
      <w:numFmt w:val="lowerRoman"/>
      <w:lvlText w:val="%6."/>
      <w:lvlJc w:val="right"/>
      <w:pPr>
        <w:ind w:left="4336" w:hanging="180"/>
      </w:pPr>
    </w:lvl>
    <w:lvl w:ilvl="6" w:tplc="FFFFFFFF" w:tentative="1">
      <w:start w:val="1"/>
      <w:numFmt w:val="decimal"/>
      <w:lvlText w:val="%7."/>
      <w:lvlJc w:val="left"/>
      <w:pPr>
        <w:ind w:left="5056" w:hanging="360"/>
      </w:pPr>
    </w:lvl>
    <w:lvl w:ilvl="7" w:tplc="FFFFFFFF" w:tentative="1">
      <w:start w:val="1"/>
      <w:numFmt w:val="lowerLetter"/>
      <w:lvlText w:val="%8."/>
      <w:lvlJc w:val="left"/>
      <w:pPr>
        <w:ind w:left="5776" w:hanging="360"/>
      </w:pPr>
    </w:lvl>
    <w:lvl w:ilvl="8" w:tplc="FFFFFFFF" w:tentative="1">
      <w:start w:val="1"/>
      <w:numFmt w:val="lowerRoman"/>
      <w:lvlText w:val="%9."/>
      <w:lvlJc w:val="right"/>
      <w:pPr>
        <w:ind w:left="6496" w:hanging="180"/>
      </w:pPr>
    </w:lvl>
  </w:abstractNum>
  <w:abstractNum w:abstractNumId="29" w15:restartNumberingAfterBreak="0">
    <w:nsid w:val="3AF92CED"/>
    <w:multiLevelType w:val="hybridMultilevel"/>
    <w:tmpl w:val="5AB8A602"/>
    <w:lvl w:ilvl="0" w:tplc="0E80C0BC">
      <w:start w:val="1"/>
      <w:numFmt w:val="lowerLetter"/>
      <w:lvlText w:val="%1)"/>
      <w:lvlJc w:val="left"/>
      <w:pPr>
        <w:ind w:left="2628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97A04BBA">
      <w:numFmt w:val="bullet"/>
      <w:lvlText w:val="•"/>
      <w:lvlJc w:val="left"/>
      <w:pPr>
        <w:ind w:left="3575" w:hanging="360"/>
      </w:pPr>
      <w:rPr>
        <w:rFonts w:hint="default"/>
        <w:lang w:val="en-US" w:eastAsia="en-US" w:bidi="ar-SA"/>
      </w:rPr>
    </w:lvl>
    <w:lvl w:ilvl="2" w:tplc="960A8FCA">
      <w:numFmt w:val="bullet"/>
      <w:lvlText w:val="•"/>
      <w:lvlJc w:val="left"/>
      <w:pPr>
        <w:ind w:left="4513" w:hanging="360"/>
      </w:pPr>
      <w:rPr>
        <w:rFonts w:hint="default"/>
        <w:lang w:val="en-US" w:eastAsia="en-US" w:bidi="ar-SA"/>
      </w:rPr>
    </w:lvl>
    <w:lvl w:ilvl="3" w:tplc="C5E09B26">
      <w:numFmt w:val="bullet"/>
      <w:lvlText w:val="•"/>
      <w:lvlJc w:val="left"/>
      <w:pPr>
        <w:ind w:left="5451" w:hanging="360"/>
      </w:pPr>
      <w:rPr>
        <w:rFonts w:hint="default"/>
        <w:lang w:val="en-US" w:eastAsia="en-US" w:bidi="ar-SA"/>
      </w:rPr>
    </w:lvl>
    <w:lvl w:ilvl="4" w:tplc="7A5EDDA0">
      <w:numFmt w:val="bullet"/>
      <w:lvlText w:val="•"/>
      <w:lvlJc w:val="left"/>
      <w:pPr>
        <w:ind w:left="6389" w:hanging="360"/>
      </w:pPr>
      <w:rPr>
        <w:rFonts w:hint="default"/>
        <w:lang w:val="en-US" w:eastAsia="en-US" w:bidi="ar-SA"/>
      </w:rPr>
    </w:lvl>
    <w:lvl w:ilvl="5" w:tplc="FCFCF8B4">
      <w:numFmt w:val="bullet"/>
      <w:lvlText w:val="•"/>
      <w:lvlJc w:val="left"/>
      <w:pPr>
        <w:ind w:left="7327" w:hanging="360"/>
      </w:pPr>
      <w:rPr>
        <w:rFonts w:hint="default"/>
        <w:lang w:val="en-US" w:eastAsia="en-US" w:bidi="ar-SA"/>
      </w:rPr>
    </w:lvl>
    <w:lvl w:ilvl="6" w:tplc="B01E06EE">
      <w:numFmt w:val="bullet"/>
      <w:lvlText w:val="•"/>
      <w:lvlJc w:val="left"/>
      <w:pPr>
        <w:ind w:left="8265" w:hanging="360"/>
      </w:pPr>
      <w:rPr>
        <w:rFonts w:hint="default"/>
        <w:lang w:val="en-US" w:eastAsia="en-US" w:bidi="ar-SA"/>
      </w:rPr>
    </w:lvl>
    <w:lvl w:ilvl="7" w:tplc="189A3E52">
      <w:numFmt w:val="bullet"/>
      <w:lvlText w:val="•"/>
      <w:lvlJc w:val="left"/>
      <w:pPr>
        <w:ind w:left="9203" w:hanging="360"/>
      </w:pPr>
      <w:rPr>
        <w:rFonts w:hint="default"/>
        <w:lang w:val="en-US" w:eastAsia="en-US" w:bidi="ar-SA"/>
      </w:rPr>
    </w:lvl>
    <w:lvl w:ilvl="8" w:tplc="3DBCC8FA">
      <w:numFmt w:val="bullet"/>
      <w:lvlText w:val="•"/>
      <w:lvlJc w:val="left"/>
      <w:pPr>
        <w:ind w:left="10141" w:hanging="360"/>
      </w:pPr>
      <w:rPr>
        <w:rFonts w:hint="default"/>
        <w:lang w:val="en-US" w:eastAsia="en-US" w:bidi="ar-SA"/>
      </w:rPr>
    </w:lvl>
  </w:abstractNum>
  <w:abstractNum w:abstractNumId="30" w15:restartNumberingAfterBreak="0">
    <w:nsid w:val="3CAC51AB"/>
    <w:multiLevelType w:val="hybridMultilevel"/>
    <w:tmpl w:val="BBB6CA68"/>
    <w:lvl w:ilvl="0" w:tplc="FFFFFFFF">
      <w:start w:val="1"/>
      <w:numFmt w:val="lowerLetter"/>
      <w:lvlText w:val="%1)"/>
      <w:lvlJc w:val="left"/>
      <w:pPr>
        <w:ind w:left="736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CCF20E2"/>
    <w:multiLevelType w:val="hybridMultilevel"/>
    <w:tmpl w:val="84AAFA28"/>
    <w:lvl w:ilvl="0" w:tplc="D316AE26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20" w:hanging="360"/>
      </w:pPr>
    </w:lvl>
    <w:lvl w:ilvl="2" w:tplc="4009001B" w:tentative="1">
      <w:start w:val="1"/>
      <w:numFmt w:val="lowerRoman"/>
      <w:lvlText w:val="%3."/>
      <w:lvlJc w:val="right"/>
      <w:pPr>
        <w:ind w:left="2640" w:hanging="180"/>
      </w:pPr>
    </w:lvl>
    <w:lvl w:ilvl="3" w:tplc="4009000F" w:tentative="1">
      <w:start w:val="1"/>
      <w:numFmt w:val="decimal"/>
      <w:lvlText w:val="%4."/>
      <w:lvlJc w:val="left"/>
      <w:pPr>
        <w:ind w:left="3360" w:hanging="360"/>
      </w:pPr>
    </w:lvl>
    <w:lvl w:ilvl="4" w:tplc="40090019" w:tentative="1">
      <w:start w:val="1"/>
      <w:numFmt w:val="lowerLetter"/>
      <w:lvlText w:val="%5."/>
      <w:lvlJc w:val="left"/>
      <w:pPr>
        <w:ind w:left="4080" w:hanging="360"/>
      </w:pPr>
    </w:lvl>
    <w:lvl w:ilvl="5" w:tplc="4009001B" w:tentative="1">
      <w:start w:val="1"/>
      <w:numFmt w:val="lowerRoman"/>
      <w:lvlText w:val="%6."/>
      <w:lvlJc w:val="right"/>
      <w:pPr>
        <w:ind w:left="4800" w:hanging="180"/>
      </w:pPr>
    </w:lvl>
    <w:lvl w:ilvl="6" w:tplc="4009000F" w:tentative="1">
      <w:start w:val="1"/>
      <w:numFmt w:val="decimal"/>
      <w:lvlText w:val="%7."/>
      <w:lvlJc w:val="left"/>
      <w:pPr>
        <w:ind w:left="5520" w:hanging="360"/>
      </w:pPr>
    </w:lvl>
    <w:lvl w:ilvl="7" w:tplc="40090019" w:tentative="1">
      <w:start w:val="1"/>
      <w:numFmt w:val="lowerLetter"/>
      <w:lvlText w:val="%8."/>
      <w:lvlJc w:val="left"/>
      <w:pPr>
        <w:ind w:left="6240" w:hanging="360"/>
      </w:pPr>
    </w:lvl>
    <w:lvl w:ilvl="8" w:tplc="40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32" w15:restartNumberingAfterBreak="0">
    <w:nsid w:val="40164923"/>
    <w:multiLevelType w:val="hybridMultilevel"/>
    <w:tmpl w:val="776A8CEA"/>
    <w:lvl w:ilvl="0" w:tplc="8A869DC0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sz w:val="26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42A73D3E"/>
    <w:multiLevelType w:val="hybridMultilevel"/>
    <w:tmpl w:val="84AAFA28"/>
    <w:lvl w:ilvl="0" w:tplc="FFFFFFFF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20" w:hanging="360"/>
      </w:pPr>
    </w:lvl>
    <w:lvl w:ilvl="2" w:tplc="FFFFFFFF" w:tentative="1">
      <w:start w:val="1"/>
      <w:numFmt w:val="lowerRoman"/>
      <w:lvlText w:val="%3."/>
      <w:lvlJc w:val="right"/>
      <w:pPr>
        <w:ind w:left="2640" w:hanging="180"/>
      </w:pPr>
    </w:lvl>
    <w:lvl w:ilvl="3" w:tplc="FFFFFFFF" w:tentative="1">
      <w:start w:val="1"/>
      <w:numFmt w:val="decimal"/>
      <w:lvlText w:val="%4."/>
      <w:lvlJc w:val="left"/>
      <w:pPr>
        <w:ind w:left="3360" w:hanging="360"/>
      </w:pPr>
    </w:lvl>
    <w:lvl w:ilvl="4" w:tplc="FFFFFFFF" w:tentative="1">
      <w:start w:val="1"/>
      <w:numFmt w:val="lowerLetter"/>
      <w:lvlText w:val="%5."/>
      <w:lvlJc w:val="left"/>
      <w:pPr>
        <w:ind w:left="4080" w:hanging="360"/>
      </w:pPr>
    </w:lvl>
    <w:lvl w:ilvl="5" w:tplc="FFFFFFFF" w:tentative="1">
      <w:start w:val="1"/>
      <w:numFmt w:val="lowerRoman"/>
      <w:lvlText w:val="%6."/>
      <w:lvlJc w:val="right"/>
      <w:pPr>
        <w:ind w:left="4800" w:hanging="180"/>
      </w:pPr>
    </w:lvl>
    <w:lvl w:ilvl="6" w:tplc="FFFFFFFF" w:tentative="1">
      <w:start w:val="1"/>
      <w:numFmt w:val="decimal"/>
      <w:lvlText w:val="%7."/>
      <w:lvlJc w:val="left"/>
      <w:pPr>
        <w:ind w:left="5520" w:hanging="360"/>
      </w:pPr>
    </w:lvl>
    <w:lvl w:ilvl="7" w:tplc="FFFFFFFF" w:tentative="1">
      <w:start w:val="1"/>
      <w:numFmt w:val="lowerLetter"/>
      <w:lvlText w:val="%8."/>
      <w:lvlJc w:val="left"/>
      <w:pPr>
        <w:ind w:left="6240" w:hanging="360"/>
      </w:pPr>
    </w:lvl>
    <w:lvl w:ilvl="8" w:tplc="FFFFFFFF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34" w15:restartNumberingAfterBreak="0">
    <w:nsid w:val="4A1F45CD"/>
    <w:multiLevelType w:val="hybridMultilevel"/>
    <w:tmpl w:val="0750FE5C"/>
    <w:lvl w:ilvl="0" w:tplc="FFFFFFFF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2181E4C"/>
    <w:multiLevelType w:val="hybridMultilevel"/>
    <w:tmpl w:val="9B22DB78"/>
    <w:lvl w:ilvl="0" w:tplc="C4C080E0">
      <w:start w:val="1"/>
      <w:numFmt w:val="lowerLetter"/>
      <w:lvlText w:val="%1)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3053EBB"/>
    <w:multiLevelType w:val="hybridMultilevel"/>
    <w:tmpl w:val="BBB6CA68"/>
    <w:lvl w:ilvl="0" w:tplc="FFFFFFFF">
      <w:start w:val="1"/>
      <w:numFmt w:val="lowerLetter"/>
      <w:lvlText w:val="%1)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784" w:hanging="360"/>
      </w:pPr>
    </w:lvl>
    <w:lvl w:ilvl="2" w:tplc="FFFFFFFF" w:tentative="1">
      <w:start w:val="1"/>
      <w:numFmt w:val="lowerRoman"/>
      <w:lvlText w:val="%3."/>
      <w:lvlJc w:val="right"/>
      <w:pPr>
        <w:ind w:left="2504" w:hanging="180"/>
      </w:pPr>
    </w:lvl>
    <w:lvl w:ilvl="3" w:tplc="FFFFFFFF" w:tentative="1">
      <w:start w:val="1"/>
      <w:numFmt w:val="decimal"/>
      <w:lvlText w:val="%4."/>
      <w:lvlJc w:val="left"/>
      <w:pPr>
        <w:ind w:left="3224" w:hanging="360"/>
      </w:pPr>
    </w:lvl>
    <w:lvl w:ilvl="4" w:tplc="FFFFFFFF" w:tentative="1">
      <w:start w:val="1"/>
      <w:numFmt w:val="lowerLetter"/>
      <w:lvlText w:val="%5."/>
      <w:lvlJc w:val="left"/>
      <w:pPr>
        <w:ind w:left="3944" w:hanging="360"/>
      </w:pPr>
    </w:lvl>
    <w:lvl w:ilvl="5" w:tplc="FFFFFFFF" w:tentative="1">
      <w:start w:val="1"/>
      <w:numFmt w:val="lowerRoman"/>
      <w:lvlText w:val="%6."/>
      <w:lvlJc w:val="right"/>
      <w:pPr>
        <w:ind w:left="4664" w:hanging="180"/>
      </w:pPr>
    </w:lvl>
    <w:lvl w:ilvl="6" w:tplc="FFFFFFFF" w:tentative="1">
      <w:start w:val="1"/>
      <w:numFmt w:val="decimal"/>
      <w:lvlText w:val="%7."/>
      <w:lvlJc w:val="left"/>
      <w:pPr>
        <w:ind w:left="5384" w:hanging="360"/>
      </w:pPr>
    </w:lvl>
    <w:lvl w:ilvl="7" w:tplc="FFFFFFFF" w:tentative="1">
      <w:start w:val="1"/>
      <w:numFmt w:val="lowerLetter"/>
      <w:lvlText w:val="%8."/>
      <w:lvlJc w:val="left"/>
      <w:pPr>
        <w:ind w:left="6104" w:hanging="360"/>
      </w:pPr>
    </w:lvl>
    <w:lvl w:ilvl="8" w:tplc="FFFFFFFF" w:tentative="1">
      <w:start w:val="1"/>
      <w:numFmt w:val="lowerRoman"/>
      <w:lvlText w:val="%9."/>
      <w:lvlJc w:val="right"/>
      <w:pPr>
        <w:ind w:left="6824" w:hanging="180"/>
      </w:pPr>
    </w:lvl>
  </w:abstractNum>
  <w:abstractNum w:abstractNumId="37" w15:restartNumberingAfterBreak="0">
    <w:nsid w:val="53F0681C"/>
    <w:multiLevelType w:val="hybridMultilevel"/>
    <w:tmpl w:val="C12E94DA"/>
    <w:lvl w:ilvl="0" w:tplc="FFFFFFFF">
      <w:start w:val="1"/>
      <w:numFmt w:val="lowerLetter"/>
      <w:lvlText w:val="%1)"/>
      <w:lvlJc w:val="left"/>
      <w:pPr>
        <w:ind w:left="736" w:hanging="360"/>
      </w:pPr>
    </w:lvl>
    <w:lvl w:ilvl="1" w:tplc="FFFFFFFF" w:tentative="1">
      <w:start w:val="1"/>
      <w:numFmt w:val="lowerLetter"/>
      <w:lvlText w:val="%2."/>
      <w:lvlJc w:val="left"/>
      <w:pPr>
        <w:ind w:left="1456" w:hanging="360"/>
      </w:pPr>
    </w:lvl>
    <w:lvl w:ilvl="2" w:tplc="FFFFFFFF" w:tentative="1">
      <w:start w:val="1"/>
      <w:numFmt w:val="lowerRoman"/>
      <w:lvlText w:val="%3."/>
      <w:lvlJc w:val="right"/>
      <w:pPr>
        <w:ind w:left="2176" w:hanging="180"/>
      </w:pPr>
    </w:lvl>
    <w:lvl w:ilvl="3" w:tplc="FFFFFFFF" w:tentative="1">
      <w:start w:val="1"/>
      <w:numFmt w:val="decimal"/>
      <w:lvlText w:val="%4."/>
      <w:lvlJc w:val="left"/>
      <w:pPr>
        <w:ind w:left="2896" w:hanging="360"/>
      </w:pPr>
    </w:lvl>
    <w:lvl w:ilvl="4" w:tplc="FFFFFFFF" w:tentative="1">
      <w:start w:val="1"/>
      <w:numFmt w:val="lowerLetter"/>
      <w:lvlText w:val="%5."/>
      <w:lvlJc w:val="left"/>
      <w:pPr>
        <w:ind w:left="3616" w:hanging="360"/>
      </w:pPr>
    </w:lvl>
    <w:lvl w:ilvl="5" w:tplc="FFFFFFFF" w:tentative="1">
      <w:start w:val="1"/>
      <w:numFmt w:val="lowerRoman"/>
      <w:lvlText w:val="%6."/>
      <w:lvlJc w:val="right"/>
      <w:pPr>
        <w:ind w:left="4336" w:hanging="180"/>
      </w:pPr>
    </w:lvl>
    <w:lvl w:ilvl="6" w:tplc="FFFFFFFF" w:tentative="1">
      <w:start w:val="1"/>
      <w:numFmt w:val="decimal"/>
      <w:lvlText w:val="%7."/>
      <w:lvlJc w:val="left"/>
      <w:pPr>
        <w:ind w:left="5056" w:hanging="360"/>
      </w:pPr>
    </w:lvl>
    <w:lvl w:ilvl="7" w:tplc="FFFFFFFF" w:tentative="1">
      <w:start w:val="1"/>
      <w:numFmt w:val="lowerLetter"/>
      <w:lvlText w:val="%8."/>
      <w:lvlJc w:val="left"/>
      <w:pPr>
        <w:ind w:left="5776" w:hanging="360"/>
      </w:pPr>
    </w:lvl>
    <w:lvl w:ilvl="8" w:tplc="FFFFFFFF" w:tentative="1">
      <w:start w:val="1"/>
      <w:numFmt w:val="lowerRoman"/>
      <w:lvlText w:val="%9."/>
      <w:lvlJc w:val="right"/>
      <w:pPr>
        <w:ind w:left="6496" w:hanging="180"/>
      </w:pPr>
    </w:lvl>
  </w:abstractNum>
  <w:abstractNum w:abstractNumId="38" w15:restartNumberingAfterBreak="0">
    <w:nsid w:val="54087C50"/>
    <w:multiLevelType w:val="hybridMultilevel"/>
    <w:tmpl w:val="67E4342E"/>
    <w:lvl w:ilvl="0" w:tplc="FFFFFFFF">
      <w:start w:val="1"/>
      <w:numFmt w:val="lowerLetter"/>
      <w:lvlText w:val="%1)"/>
      <w:lvlJc w:val="left"/>
      <w:pPr>
        <w:ind w:left="848" w:hanging="360"/>
      </w:pPr>
      <w:rPr>
        <w:rFonts w:hint="default"/>
        <w:b w:val="0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568" w:hanging="360"/>
      </w:pPr>
    </w:lvl>
    <w:lvl w:ilvl="2" w:tplc="FFFFFFFF" w:tentative="1">
      <w:start w:val="1"/>
      <w:numFmt w:val="lowerRoman"/>
      <w:lvlText w:val="%3."/>
      <w:lvlJc w:val="right"/>
      <w:pPr>
        <w:ind w:left="2288" w:hanging="180"/>
      </w:pPr>
    </w:lvl>
    <w:lvl w:ilvl="3" w:tplc="FFFFFFFF" w:tentative="1">
      <w:start w:val="1"/>
      <w:numFmt w:val="decimal"/>
      <w:lvlText w:val="%4."/>
      <w:lvlJc w:val="left"/>
      <w:pPr>
        <w:ind w:left="3008" w:hanging="360"/>
      </w:pPr>
    </w:lvl>
    <w:lvl w:ilvl="4" w:tplc="FFFFFFFF" w:tentative="1">
      <w:start w:val="1"/>
      <w:numFmt w:val="lowerLetter"/>
      <w:lvlText w:val="%5."/>
      <w:lvlJc w:val="left"/>
      <w:pPr>
        <w:ind w:left="3728" w:hanging="360"/>
      </w:pPr>
    </w:lvl>
    <w:lvl w:ilvl="5" w:tplc="FFFFFFFF" w:tentative="1">
      <w:start w:val="1"/>
      <w:numFmt w:val="lowerRoman"/>
      <w:lvlText w:val="%6."/>
      <w:lvlJc w:val="right"/>
      <w:pPr>
        <w:ind w:left="4448" w:hanging="180"/>
      </w:pPr>
    </w:lvl>
    <w:lvl w:ilvl="6" w:tplc="FFFFFFFF" w:tentative="1">
      <w:start w:val="1"/>
      <w:numFmt w:val="decimal"/>
      <w:lvlText w:val="%7."/>
      <w:lvlJc w:val="left"/>
      <w:pPr>
        <w:ind w:left="5168" w:hanging="360"/>
      </w:pPr>
    </w:lvl>
    <w:lvl w:ilvl="7" w:tplc="FFFFFFFF" w:tentative="1">
      <w:start w:val="1"/>
      <w:numFmt w:val="lowerLetter"/>
      <w:lvlText w:val="%8."/>
      <w:lvlJc w:val="left"/>
      <w:pPr>
        <w:ind w:left="5888" w:hanging="360"/>
      </w:pPr>
    </w:lvl>
    <w:lvl w:ilvl="8" w:tplc="FFFFFFFF" w:tentative="1">
      <w:start w:val="1"/>
      <w:numFmt w:val="lowerRoman"/>
      <w:lvlText w:val="%9."/>
      <w:lvlJc w:val="right"/>
      <w:pPr>
        <w:ind w:left="6608" w:hanging="180"/>
      </w:pPr>
    </w:lvl>
  </w:abstractNum>
  <w:abstractNum w:abstractNumId="39" w15:restartNumberingAfterBreak="0">
    <w:nsid w:val="54F80162"/>
    <w:multiLevelType w:val="hybridMultilevel"/>
    <w:tmpl w:val="6750F7C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5718093B"/>
    <w:multiLevelType w:val="hybridMultilevel"/>
    <w:tmpl w:val="C12E94DA"/>
    <w:lvl w:ilvl="0" w:tplc="FFFFFFFF">
      <w:start w:val="1"/>
      <w:numFmt w:val="lowerLetter"/>
      <w:lvlText w:val="%1)"/>
      <w:lvlJc w:val="left"/>
      <w:pPr>
        <w:ind w:left="736" w:hanging="360"/>
      </w:pPr>
    </w:lvl>
    <w:lvl w:ilvl="1" w:tplc="FFFFFFFF" w:tentative="1">
      <w:start w:val="1"/>
      <w:numFmt w:val="lowerLetter"/>
      <w:lvlText w:val="%2."/>
      <w:lvlJc w:val="left"/>
      <w:pPr>
        <w:ind w:left="1456" w:hanging="360"/>
      </w:pPr>
    </w:lvl>
    <w:lvl w:ilvl="2" w:tplc="FFFFFFFF" w:tentative="1">
      <w:start w:val="1"/>
      <w:numFmt w:val="lowerRoman"/>
      <w:lvlText w:val="%3."/>
      <w:lvlJc w:val="right"/>
      <w:pPr>
        <w:ind w:left="2176" w:hanging="180"/>
      </w:pPr>
    </w:lvl>
    <w:lvl w:ilvl="3" w:tplc="FFFFFFFF" w:tentative="1">
      <w:start w:val="1"/>
      <w:numFmt w:val="decimal"/>
      <w:lvlText w:val="%4."/>
      <w:lvlJc w:val="left"/>
      <w:pPr>
        <w:ind w:left="2896" w:hanging="360"/>
      </w:pPr>
    </w:lvl>
    <w:lvl w:ilvl="4" w:tplc="FFFFFFFF" w:tentative="1">
      <w:start w:val="1"/>
      <w:numFmt w:val="lowerLetter"/>
      <w:lvlText w:val="%5."/>
      <w:lvlJc w:val="left"/>
      <w:pPr>
        <w:ind w:left="3616" w:hanging="360"/>
      </w:pPr>
    </w:lvl>
    <w:lvl w:ilvl="5" w:tplc="FFFFFFFF" w:tentative="1">
      <w:start w:val="1"/>
      <w:numFmt w:val="lowerRoman"/>
      <w:lvlText w:val="%6."/>
      <w:lvlJc w:val="right"/>
      <w:pPr>
        <w:ind w:left="4336" w:hanging="180"/>
      </w:pPr>
    </w:lvl>
    <w:lvl w:ilvl="6" w:tplc="FFFFFFFF" w:tentative="1">
      <w:start w:val="1"/>
      <w:numFmt w:val="decimal"/>
      <w:lvlText w:val="%7."/>
      <w:lvlJc w:val="left"/>
      <w:pPr>
        <w:ind w:left="5056" w:hanging="360"/>
      </w:pPr>
    </w:lvl>
    <w:lvl w:ilvl="7" w:tplc="FFFFFFFF" w:tentative="1">
      <w:start w:val="1"/>
      <w:numFmt w:val="lowerLetter"/>
      <w:lvlText w:val="%8."/>
      <w:lvlJc w:val="left"/>
      <w:pPr>
        <w:ind w:left="5776" w:hanging="360"/>
      </w:pPr>
    </w:lvl>
    <w:lvl w:ilvl="8" w:tplc="FFFFFFFF" w:tentative="1">
      <w:start w:val="1"/>
      <w:numFmt w:val="lowerRoman"/>
      <w:lvlText w:val="%9."/>
      <w:lvlJc w:val="right"/>
      <w:pPr>
        <w:ind w:left="6496" w:hanging="180"/>
      </w:pPr>
    </w:lvl>
  </w:abstractNum>
  <w:abstractNum w:abstractNumId="41" w15:restartNumberingAfterBreak="0">
    <w:nsid w:val="59DE70FA"/>
    <w:multiLevelType w:val="hybridMultilevel"/>
    <w:tmpl w:val="5C78E678"/>
    <w:lvl w:ilvl="0" w:tplc="8196E65E">
      <w:start w:val="1"/>
      <w:numFmt w:val="lowerLetter"/>
      <w:lvlText w:val="%1)"/>
      <w:lvlJc w:val="left"/>
      <w:pPr>
        <w:ind w:left="12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20" w:hanging="360"/>
      </w:pPr>
    </w:lvl>
    <w:lvl w:ilvl="2" w:tplc="4009001B" w:tentative="1">
      <w:start w:val="1"/>
      <w:numFmt w:val="lowerRoman"/>
      <w:lvlText w:val="%3."/>
      <w:lvlJc w:val="right"/>
      <w:pPr>
        <w:ind w:left="2640" w:hanging="180"/>
      </w:pPr>
    </w:lvl>
    <w:lvl w:ilvl="3" w:tplc="4009000F" w:tentative="1">
      <w:start w:val="1"/>
      <w:numFmt w:val="decimal"/>
      <w:lvlText w:val="%4."/>
      <w:lvlJc w:val="left"/>
      <w:pPr>
        <w:ind w:left="3360" w:hanging="360"/>
      </w:pPr>
    </w:lvl>
    <w:lvl w:ilvl="4" w:tplc="40090019" w:tentative="1">
      <w:start w:val="1"/>
      <w:numFmt w:val="lowerLetter"/>
      <w:lvlText w:val="%5."/>
      <w:lvlJc w:val="left"/>
      <w:pPr>
        <w:ind w:left="4080" w:hanging="360"/>
      </w:pPr>
    </w:lvl>
    <w:lvl w:ilvl="5" w:tplc="4009001B" w:tentative="1">
      <w:start w:val="1"/>
      <w:numFmt w:val="lowerRoman"/>
      <w:lvlText w:val="%6."/>
      <w:lvlJc w:val="right"/>
      <w:pPr>
        <w:ind w:left="4800" w:hanging="180"/>
      </w:pPr>
    </w:lvl>
    <w:lvl w:ilvl="6" w:tplc="4009000F" w:tentative="1">
      <w:start w:val="1"/>
      <w:numFmt w:val="decimal"/>
      <w:lvlText w:val="%7."/>
      <w:lvlJc w:val="left"/>
      <w:pPr>
        <w:ind w:left="5520" w:hanging="360"/>
      </w:pPr>
    </w:lvl>
    <w:lvl w:ilvl="7" w:tplc="40090019" w:tentative="1">
      <w:start w:val="1"/>
      <w:numFmt w:val="lowerLetter"/>
      <w:lvlText w:val="%8."/>
      <w:lvlJc w:val="left"/>
      <w:pPr>
        <w:ind w:left="6240" w:hanging="360"/>
      </w:pPr>
    </w:lvl>
    <w:lvl w:ilvl="8" w:tplc="40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42" w15:restartNumberingAfterBreak="0">
    <w:nsid w:val="5B5B7393"/>
    <w:multiLevelType w:val="hybridMultilevel"/>
    <w:tmpl w:val="ABF2F9CA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F700936"/>
    <w:multiLevelType w:val="hybridMultilevel"/>
    <w:tmpl w:val="895C1F00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FCC4FC1"/>
    <w:multiLevelType w:val="hybridMultilevel"/>
    <w:tmpl w:val="ABF2F9CA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23B47A7"/>
    <w:multiLevelType w:val="hybridMultilevel"/>
    <w:tmpl w:val="1EDC4024"/>
    <w:lvl w:ilvl="0" w:tplc="98243832">
      <w:start w:val="1"/>
      <w:numFmt w:val="lowerLetter"/>
      <w:lvlText w:val="%1)"/>
      <w:lvlJc w:val="left"/>
      <w:pPr>
        <w:ind w:left="83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559" w:hanging="360"/>
      </w:pPr>
    </w:lvl>
    <w:lvl w:ilvl="2" w:tplc="4009001B" w:tentative="1">
      <w:start w:val="1"/>
      <w:numFmt w:val="lowerRoman"/>
      <w:lvlText w:val="%3."/>
      <w:lvlJc w:val="right"/>
      <w:pPr>
        <w:ind w:left="2279" w:hanging="180"/>
      </w:pPr>
    </w:lvl>
    <w:lvl w:ilvl="3" w:tplc="4009000F" w:tentative="1">
      <w:start w:val="1"/>
      <w:numFmt w:val="decimal"/>
      <w:lvlText w:val="%4."/>
      <w:lvlJc w:val="left"/>
      <w:pPr>
        <w:ind w:left="2999" w:hanging="360"/>
      </w:pPr>
    </w:lvl>
    <w:lvl w:ilvl="4" w:tplc="40090019" w:tentative="1">
      <w:start w:val="1"/>
      <w:numFmt w:val="lowerLetter"/>
      <w:lvlText w:val="%5."/>
      <w:lvlJc w:val="left"/>
      <w:pPr>
        <w:ind w:left="3719" w:hanging="360"/>
      </w:pPr>
    </w:lvl>
    <w:lvl w:ilvl="5" w:tplc="4009001B" w:tentative="1">
      <w:start w:val="1"/>
      <w:numFmt w:val="lowerRoman"/>
      <w:lvlText w:val="%6."/>
      <w:lvlJc w:val="right"/>
      <w:pPr>
        <w:ind w:left="4439" w:hanging="180"/>
      </w:pPr>
    </w:lvl>
    <w:lvl w:ilvl="6" w:tplc="4009000F" w:tentative="1">
      <w:start w:val="1"/>
      <w:numFmt w:val="decimal"/>
      <w:lvlText w:val="%7."/>
      <w:lvlJc w:val="left"/>
      <w:pPr>
        <w:ind w:left="5159" w:hanging="360"/>
      </w:pPr>
    </w:lvl>
    <w:lvl w:ilvl="7" w:tplc="40090019" w:tentative="1">
      <w:start w:val="1"/>
      <w:numFmt w:val="lowerLetter"/>
      <w:lvlText w:val="%8."/>
      <w:lvlJc w:val="left"/>
      <w:pPr>
        <w:ind w:left="5879" w:hanging="360"/>
      </w:pPr>
    </w:lvl>
    <w:lvl w:ilvl="8" w:tplc="4009001B" w:tentative="1">
      <w:start w:val="1"/>
      <w:numFmt w:val="lowerRoman"/>
      <w:lvlText w:val="%9."/>
      <w:lvlJc w:val="right"/>
      <w:pPr>
        <w:ind w:left="6599" w:hanging="180"/>
      </w:pPr>
    </w:lvl>
  </w:abstractNum>
  <w:abstractNum w:abstractNumId="46" w15:restartNumberingAfterBreak="0">
    <w:nsid w:val="66AC28BE"/>
    <w:multiLevelType w:val="multilevel"/>
    <w:tmpl w:val="1C5E8A10"/>
    <w:lvl w:ilvl="0">
      <w:start w:val="1"/>
      <w:numFmt w:val="decimal"/>
      <w:lvlText w:val="%1)"/>
      <w:lvlJc w:val="left"/>
      <w:pPr>
        <w:tabs>
          <w:tab w:val="num" w:pos="1800"/>
        </w:tabs>
        <w:ind w:left="1800" w:hanging="360"/>
      </w:pPr>
    </w:lvl>
    <w:lvl w:ilvl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47" w15:restartNumberingAfterBreak="0">
    <w:nsid w:val="6AF16C18"/>
    <w:multiLevelType w:val="hybridMultilevel"/>
    <w:tmpl w:val="56F6B66C"/>
    <w:lvl w:ilvl="0" w:tplc="D22C7A1E">
      <w:start w:val="1"/>
      <w:numFmt w:val="lowerLetter"/>
      <w:lvlText w:val="%1)"/>
      <w:lvlJc w:val="left"/>
      <w:pPr>
        <w:ind w:left="84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4198E774">
      <w:numFmt w:val="bullet"/>
      <w:lvlText w:val="•"/>
      <w:lvlJc w:val="left"/>
      <w:pPr>
        <w:ind w:left="1788" w:hanging="360"/>
      </w:pPr>
      <w:rPr>
        <w:rFonts w:hint="default"/>
        <w:lang w:val="en-US" w:eastAsia="en-US" w:bidi="ar-SA"/>
      </w:rPr>
    </w:lvl>
    <w:lvl w:ilvl="2" w:tplc="D2DA9092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CC32311A">
      <w:numFmt w:val="bullet"/>
      <w:lvlText w:val="•"/>
      <w:lvlJc w:val="left"/>
      <w:pPr>
        <w:ind w:left="3684" w:hanging="360"/>
      </w:pPr>
      <w:rPr>
        <w:rFonts w:hint="default"/>
        <w:lang w:val="en-US" w:eastAsia="en-US" w:bidi="ar-SA"/>
      </w:rPr>
    </w:lvl>
    <w:lvl w:ilvl="4" w:tplc="00562238"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5" w:tplc="4B52DFB6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CAFCD148"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7" w:tplc="3B129514"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  <w:lvl w:ilvl="8" w:tplc="B1D6FAB8">
      <w:numFmt w:val="bullet"/>
      <w:lvlText w:val="•"/>
      <w:lvlJc w:val="left"/>
      <w:pPr>
        <w:ind w:left="8424" w:hanging="360"/>
      </w:pPr>
      <w:rPr>
        <w:rFonts w:hint="default"/>
        <w:lang w:val="en-US" w:eastAsia="en-US" w:bidi="ar-SA"/>
      </w:rPr>
    </w:lvl>
  </w:abstractNum>
  <w:abstractNum w:abstractNumId="48" w15:restartNumberingAfterBreak="0">
    <w:nsid w:val="6CA01163"/>
    <w:multiLevelType w:val="hybridMultilevel"/>
    <w:tmpl w:val="6A5CAA88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9" w15:restartNumberingAfterBreak="0">
    <w:nsid w:val="6F0B3DD3"/>
    <w:multiLevelType w:val="hybridMultilevel"/>
    <w:tmpl w:val="F12E1D40"/>
    <w:lvl w:ilvl="0" w:tplc="7BA02118">
      <w:start w:val="1"/>
      <w:numFmt w:val="lowerLetter"/>
      <w:lvlText w:val="%1)"/>
      <w:lvlJc w:val="left"/>
      <w:pPr>
        <w:ind w:left="1068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920" w:hanging="360"/>
      </w:pPr>
    </w:lvl>
    <w:lvl w:ilvl="2" w:tplc="4009001B" w:tentative="1">
      <w:start w:val="1"/>
      <w:numFmt w:val="lowerRoman"/>
      <w:lvlText w:val="%3."/>
      <w:lvlJc w:val="right"/>
      <w:pPr>
        <w:ind w:left="2640" w:hanging="180"/>
      </w:pPr>
    </w:lvl>
    <w:lvl w:ilvl="3" w:tplc="4009000F" w:tentative="1">
      <w:start w:val="1"/>
      <w:numFmt w:val="decimal"/>
      <w:lvlText w:val="%4."/>
      <w:lvlJc w:val="left"/>
      <w:pPr>
        <w:ind w:left="3360" w:hanging="360"/>
      </w:pPr>
    </w:lvl>
    <w:lvl w:ilvl="4" w:tplc="40090019" w:tentative="1">
      <w:start w:val="1"/>
      <w:numFmt w:val="lowerLetter"/>
      <w:lvlText w:val="%5."/>
      <w:lvlJc w:val="left"/>
      <w:pPr>
        <w:ind w:left="4080" w:hanging="360"/>
      </w:pPr>
    </w:lvl>
    <w:lvl w:ilvl="5" w:tplc="4009001B" w:tentative="1">
      <w:start w:val="1"/>
      <w:numFmt w:val="lowerRoman"/>
      <w:lvlText w:val="%6."/>
      <w:lvlJc w:val="right"/>
      <w:pPr>
        <w:ind w:left="4800" w:hanging="180"/>
      </w:pPr>
    </w:lvl>
    <w:lvl w:ilvl="6" w:tplc="4009000F" w:tentative="1">
      <w:start w:val="1"/>
      <w:numFmt w:val="decimal"/>
      <w:lvlText w:val="%7."/>
      <w:lvlJc w:val="left"/>
      <w:pPr>
        <w:ind w:left="5520" w:hanging="360"/>
      </w:pPr>
    </w:lvl>
    <w:lvl w:ilvl="7" w:tplc="40090019" w:tentative="1">
      <w:start w:val="1"/>
      <w:numFmt w:val="lowerLetter"/>
      <w:lvlText w:val="%8."/>
      <w:lvlJc w:val="left"/>
      <w:pPr>
        <w:ind w:left="6240" w:hanging="360"/>
      </w:pPr>
    </w:lvl>
    <w:lvl w:ilvl="8" w:tplc="40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50" w15:restartNumberingAfterBreak="0">
    <w:nsid w:val="726B402A"/>
    <w:multiLevelType w:val="hybridMultilevel"/>
    <w:tmpl w:val="8662DF06"/>
    <w:lvl w:ilvl="0" w:tplc="23E20142">
      <w:start w:val="1"/>
      <w:numFmt w:val="lowerLetter"/>
      <w:lvlText w:val="%1)"/>
      <w:lvlJc w:val="left"/>
      <w:pPr>
        <w:ind w:left="1081" w:hanging="360"/>
      </w:pPr>
      <w:rPr>
        <w:rFonts w:hint="default"/>
        <w:b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801" w:hanging="360"/>
      </w:pPr>
    </w:lvl>
    <w:lvl w:ilvl="2" w:tplc="4009001B" w:tentative="1">
      <w:start w:val="1"/>
      <w:numFmt w:val="lowerRoman"/>
      <w:lvlText w:val="%3."/>
      <w:lvlJc w:val="right"/>
      <w:pPr>
        <w:ind w:left="2521" w:hanging="180"/>
      </w:pPr>
    </w:lvl>
    <w:lvl w:ilvl="3" w:tplc="4009000F" w:tentative="1">
      <w:start w:val="1"/>
      <w:numFmt w:val="decimal"/>
      <w:lvlText w:val="%4."/>
      <w:lvlJc w:val="left"/>
      <w:pPr>
        <w:ind w:left="3241" w:hanging="360"/>
      </w:pPr>
    </w:lvl>
    <w:lvl w:ilvl="4" w:tplc="40090019" w:tentative="1">
      <w:start w:val="1"/>
      <w:numFmt w:val="lowerLetter"/>
      <w:lvlText w:val="%5."/>
      <w:lvlJc w:val="left"/>
      <w:pPr>
        <w:ind w:left="3961" w:hanging="360"/>
      </w:pPr>
    </w:lvl>
    <w:lvl w:ilvl="5" w:tplc="4009001B" w:tentative="1">
      <w:start w:val="1"/>
      <w:numFmt w:val="lowerRoman"/>
      <w:lvlText w:val="%6."/>
      <w:lvlJc w:val="right"/>
      <w:pPr>
        <w:ind w:left="4681" w:hanging="180"/>
      </w:pPr>
    </w:lvl>
    <w:lvl w:ilvl="6" w:tplc="4009000F" w:tentative="1">
      <w:start w:val="1"/>
      <w:numFmt w:val="decimal"/>
      <w:lvlText w:val="%7."/>
      <w:lvlJc w:val="left"/>
      <w:pPr>
        <w:ind w:left="5401" w:hanging="360"/>
      </w:pPr>
    </w:lvl>
    <w:lvl w:ilvl="7" w:tplc="40090019" w:tentative="1">
      <w:start w:val="1"/>
      <w:numFmt w:val="lowerLetter"/>
      <w:lvlText w:val="%8."/>
      <w:lvlJc w:val="left"/>
      <w:pPr>
        <w:ind w:left="6121" w:hanging="360"/>
      </w:pPr>
    </w:lvl>
    <w:lvl w:ilvl="8" w:tplc="4009001B" w:tentative="1">
      <w:start w:val="1"/>
      <w:numFmt w:val="lowerRoman"/>
      <w:lvlText w:val="%9."/>
      <w:lvlJc w:val="right"/>
      <w:pPr>
        <w:ind w:left="6841" w:hanging="180"/>
      </w:pPr>
    </w:lvl>
  </w:abstractNum>
  <w:abstractNum w:abstractNumId="51" w15:restartNumberingAfterBreak="0">
    <w:nsid w:val="72C8305D"/>
    <w:multiLevelType w:val="hybridMultilevel"/>
    <w:tmpl w:val="3CAA938C"/>
    <w:lvl w:ilvl="0" w:tplc="08006ACA">
      <w:start w:val="1"/>
      <w:numFmt w:val="lowerLetter"/>
      <w:lvlText w:val="%1)"/>
      <w:lvlJc w:val="left"/>
      <w:pPr>
        <w:ind w:left="84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2E7E1BC4">
      <w:numFmt w:val="bullet"/>
      <w:lvlText w:val="•"/>
      <w:lvlJc w:val="left"/>
      <w:pPr>
        <w:ind w:left="1788" w:hanging="360"/>
      </w:pPr>
      <w:rPr>
        <w:rFonts w:hint="default"/>
        <w:lang w:val="en-US" w:eastAsia="en-US" w:bidi="ar-SA"/>
      </w:rPr>
    </w:lvl>
    <w:lvl w:ilvl="2" w:tplc="99640A32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8DB4D2B8">
      <w:numFmt w:val="bullet"/>
      <w:lvlText w:val="•"/>
      <w:lvlJc w:val="left"/>
      <w:pPr>
        <w:ind w:left="3684" w:hanging="360"/>
      </w:pPr>
      <w:rPr>
        <w:rFonts w:hint="default"/>
        <w:lang w:val="en-US" w:eastAsia="en-US" w:bidi="ar-SA"/>
      </w:rPr>
    </w:lvl>
    <w:lvl w:ilvl="4" w:tplc="644C17DE"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5" w:tplc="DF5A3FF8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56DCACAE"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7" w:tplc="2B32A850"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  <w:lvl w:ilvl="8" w:tplc="9AA66100">
      <w:numFmt w:val="bullet"/>
      <w:lvlText w:val="•"/>
      <w:lvlJc w:val="left"/>
      <w:pPr>
        <w:ind w:left="8424" w:hanging="360"/>
      </w:pPr>
      <w:rPr>
        <w:rFonts w:hint="default"/>
        <w:lang w:val="en-US" w:eastAsia="en-US" w:bidi="ar-SA"/>
      </w:rPr>
    </w:lvl>
  </w:abstractNum>
  <w:abstractNum w:abstractNumId="52" w15:restartNumberingAfterBreak="0">
    <w:nsid w:val="73F145A5"/>
    <w:multiLevelType w:val="hybridMultilevel"/>
    <w:tmpl w:val="2664142C"/>
    <w:lvl w:ilvl="0" w:tplc="5B08C53C">
      <w:start w:val="1"/>
      <w:numFmt w:val="lowerLetter"/>
      <w:lvlText w:val="%1)"/>
      <w:lvlJc w:val="left"/>
      <w:pPr>
        <w:ind w:left="840" w:hanging="36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122C945E">
      <w:numFmt w:val="bullet"/>
      <w:lvlText w:val="•"/>
      <w:lvlJc w:val="left"/>
      <w:pPr>
        <w:ind w:left="1788" w:hanging="360"/>
      </w:pPr>
      <w:rPr>
        <w:rFonts w:hint="default"/>
        <w:lang w:val="en-US" w:eastAsia="en-US" w:bidi="ar-SA"/>
      </w:rPr>
    </w:lvl>
    <w:lvl w:ilvl="2" w:tplc="5822AD50">
      <w:numFmt w:val="bullet"/>
      <w:lvlText w:val="•"/>
      <w:lvlJc w:val="left"/>
      <w:pPr>
        <w:ind w:left="2736" w:hanging="360"/>
      </w:pPr>
      <w:rPr>
        <w:rFonts w:hint="default"/>
        <w:lang w:val="en-US" w:eastAsia="en-US" w:bidi="ar-SA"/>
      </w:rPr>
    </w:lvl>
    <w:lvl w:ilvl="3" w:tplc="8BF83810">
      <w:numFmt w:val="bullet"/>
      <w:lvlText w:val="•"/>
      <w:lvlJc w:val="left"/>
      <w:pPr>
        <w:ind w:left="3684" w:hanging="360"/>
      </w:pPr>
      <w:rPr>
        <w:rFonts w:hint="default"/>
        <w:lang w:val="en-US" w:eastAsia="en-US" w:bidi="ar-SA"/>
      </w:rPr>
    </w:lvl>
    <w:lvl w:ilvl="4" w:tplc="44F28B78">
      <w:numFmt w:val="bullet"/>
      <w:lvlText w:val="•"/>
      <w:lvlJc w:val="left"/>
      <w:pPr>
        <w:ind w:left="4632" w:hanging="360"/>
      </w:pPr>
      <w:rPr>
        <w:rFonts w:hint="default"/>
        <w:lang w:val="en-US" w:eastAsia="en-US" w:bidi="ar-SA"/>
      </w:rPr>
    </w:lvl>
    <w:lvl w:ilvl="5" w:tplc="0F9AE328">
      <w:numFmt w:val="bullet"/>
      <w:lvlText w:val="•"/>
      <w:lvlJc w:val="left"/>
      <w:pPr>
        <w:ind w:left="5580" w:hanging="360"/>
      </w:pPr>
      <w:rPr>
        <w:rFonts w:hint="default"/>
        <w:lang w:val="en-US" w:eastAsia="en-US" w:bidi="ar-SA"/>
      </w:rPr>
    </w:lvl>
    <w:lvl w:ilvl="6" w:tplc="3AA8CAB0">
      <w:numFmt w:val="bullet"/>
      <w:lvlText w:val="•"/>
      <w:lvlJc w:val="left"/>
      <w:pPr>
        <w:ind w:left="6528" w:hanging="360"/>
      </w:pPr>
      <w:rPr>
        <w:rFonts w:hint="default"/>
        <w:lang w:val="en-US" w:eastAsia="en-US" w:bidi="ar-SA"/>
      </w:rPr>
    </w:lvl>
    <w:lvl w:ilvl="7" w:tplc="4FAAB0DE"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  <w:lvl w:ilvl="8" w:tplc="DB7A818C">
      <w:numFmt w:val="bullet"/>
      <w:lvlText w:val="•"/>
      <w:lvlJc w:val="left"/>
      <w:pPr>
        <w:ind w:left="8424" w:hanging="360"/>
      </w:pPr>
      <w:rPr>
        <w:rFonts w:hint="default"/>
        <w:lang w:val="en-US" w:eastAsia="en-US" w:bidi="ar-SA"/>
      </w:rPr>
    </w:lvl>
  </w:abstractNum>
  <w:abstractNum w:abstractNumId="53" w15:restartNumberingAfterBreak="0">
    <w:nsid w:val="769D3645"/>
    <w:multiLevelType w:val="hybridMultilevel"/>
    <w:tmpl w:val="BFBACD12"/>
    <w:lvl w:ilvl="0" w:tplc="078A7C1C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4" w15:restartNumberingAfterBreak="0">
    <w:nsid w:val="772402FA"/>
    <w:multiLevelType w:val="multilevel"/>
    <w:tmpl w:val="8FD2F7D6"/>
    <w:lvl w:ilvl="0">
      <w:start w:val="1"/>
      <w:numFmt w:val="decimal"/>
      <w:lvlText w:val="%1)"/>
      <w:lvlJc w:val="left"/>
      <w:pPr>
        <w:tabs>
          <w:tab w:val="num" w:pos="502"/>
        </w:tabs>
        <w:ind w:left="502" w:hanging="360"/>
      </w:pPr>
      <w:rPr>
        <w:b w:val="0"/>
        <w:bCs w:val="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8AE77B3"/>
    <w:multiLevelType w:val="hybridMultilevel"/>
    <w:tmpl w:val="DBC6F71E"/>
    <w:lvl w:ilvl="0" w:tplc="4822A0CA">
      <w:start w:val="1"/>
      <w:numFmt w:val="lowerLetter"/>
      <w:lvlText w:val="%1)"/>
      <w:lvlJc w:val="left"/>
      <w:pPr>
        <w:ind w:left="1080" w:hanging="360"/>
      </w:pPr>
      <w:rPr>
        <w:rFonts w:ascii="Times New Roman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 w15:restartNumberingAfterBreak="0">
    <w:nsid w:val="79A87FD4"/>
    <w:multiLevelType w:val="hybridMultilevel"/>
    <w:tmpl w:val="52F05B46"/>
    <w:lvl w:ilvl="0" w:tplc="17383C00">
      <w:start w:val="1"/>
      <w:numFmt w:val="lowerLetter"/>
      <w:lvlText w:val="%1)"/>
      <w:lvlJc w:val="left"/>
      <w:pPr>
        <w:ind w:left="4241" w:hanging="413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1DD4BF98">
      <w:numFmt w:val="bullet"/>
      <w:lvlText w:val="•"/>
      <w:lvlJc w:val="left"/>
      <w:pPr>
        <w:ind w:left="5189" w:hanging="413"/>
      </w:pPr>
      <w:rPr>
        <w:rFonts w:hint="default"/>
        <w:lang w:val="en-US" w:eastAsia="en-US" w:bidi="ar-SA"/>
      </w:rPr>
    </w:lvl>
    <w:lvl w:ilvl="2" w:tplc="DA7C3F4E">
      <w:numFmt w:val="bullet"/>
      <w:lvlText w:val="•"/>
      <w:lvlJc w:val="left"/>
      <w:pPr>
        <w:ind w:left="6137" w:hanging="413"/>
      </w:pPr>
      <w:rPr>
        <w:rFonts w:hint="default"/>
        <w:lang w:val="en-US" w:eastAsia="en-US" w:bidi="ar-SA"/>
      </w:rPr>
    </w:lvl>
    <w:lvl w:ilvl="3" w:tplc="E51E33A4">
      <w:numFmt w:val="bullet"/>
      <w:lvlText w:val="•"/>
      <w:lvlJc w:val="left"/>
      <w:pPr>
        <w:ind w:left="7085" w:hanging="413"/>
      </w:pPr>
      <w:rPr>
        <w:rFonts w:hint="default"/>
        <w:lang w:val="en-US" w:eastAsia="en-US" w:bidi="ar-SA"/>
      </w:rPr>
    </w:lvl>
    <w:lvl w:ilvl="4" w:tplc="96DCF640">
      <w:numFmt w:val="bullet"/>
      <w:lvlText w:val="•"/>
      <w:lvlJc w:val="left"/>
      <w:pPr>
        <w:ind w:left="8033" w:hanging="413"/>
      </w:pPr>
      <w:rPr>
        <w:rFonts w:hint="default"/>
        <w:lang w:val="en-US" w:eastAsia="en-US" w:bidi="ar-SA"/>
      </w:rPr>
    </w:lvl>
    <w:lvl w:ilvl="5" w:tplc="912842C4">
      <w:numFmt w:val="bullet"/>
      <w:lvlText w:val="•"/>
      <w:lvlJc w:val="left"/>
      <w:pPr>
        <w:ind w:left="8981" w:hanging="413"/>
      </w:pPr>
      <w:rPr>
        <w:rFonts w:hint="default"/>
        <w:lang w:val="en-US" w:eastAsia="en-US" w:bidi="ar-SA"/>
      </w:rPr>
    </w:lvl>
    <w:lvl w:ilvl="6" w:tplc="C78A92CE">
      <w:numFmt w:val="bullet"/>
      <w:lvlText w:val="•"/>
      <w:lvlJc w:val="left"/>
      <w:pPr>
        <w:ind w:left="9929" w:hanging="413"/>
      </w:pPr>
      <w:rPr>
        <w:rFonts w:hint="default"/>
        <w:lang w:val="en-US" w:eastAsia="en-US" w:bidi="ar-SA"/>
      </w:rPr>
    </w:lvl>
    <w:lvl w:ilvl="7" w:tplc="9496CD44">
      <w:numFmt w:val="bullet"/>
      <w:lvlText w:val="•"/>
      <w:lvlJc w:val="left"/>
      <w:pPr>
        <w:ind w:left="10877" w:hanging="413"/>
      </w:pPr>
      <w:rPr>
        <w:rFonts w:hint="default"/>
        <w:lang w:val="en-US" w:eastAsia="en-US" w:bidi="ar-SA"/>
      </w:rPr>
    </w:lvl>
    <w:lvl w:ilvl="8" w:tplc="5150DAA8">
      <w:numFmt w:val="bullet"/>
      <w:lvlText w:val="•"/>
      <w:lvlJc w:val="left"/>
      <w:pPr>
        <w:ind w:left="11825" w:hanging="413"/>
      </w:pPr>
      <w:rPr>
        <w:rFonts w:hint="default"/>
        <w:lang w:val="en-US" w:eastAsia="en-US" w:bidi="ar-SA"/>
      </w:rPr>
    </w:lvl>
  </w:abstractNum>
  <w:abstractNum w:abstractNumId="57" w15:restartNumberingAfterBreak="0">
    <w:nsid w:val="7CDB2E8A"/>
    <w:multiLevelType w:val="hybridMultilevel"/>
    <w:tmpl w:val="3C18B298"/>
    <w:lvl w:ilvl="0" w:tplc="24F6710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8" w15:restartNumberingAfterBreak="0">
    <w:nsid w:val="7D2B39EA"/>
    <w:multiLevelType w:val="hybridMultilevel"/>
    <w:tmpl w:val="84AAFA28"/>
    <w:lvl w:ilvl="0" w:tplc="FFFFFFFF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920" w:hanging="360"/>
      </w:pPr>
    </w:lvl>
    <w:lvl w:ilvl="2" w:tplc="FFFFFFFF" w:tentative="1">
      <w:start w:val="1"/>
      <w:numFmt w:val="lowerRoman"/>
      <w:lvlText w:val="%3."/>
      <w:lvlJc w:val="right"/>
      <w:pPr>
        <w:ind w:left="2640" w:hanging="180"/>
      </w:pPr>
    </w:lvl>
    <w:lvl w:ilvl="3" w:tplc="FFFFFFFF" w:tentative="1">
      <w:start w:val="1"/>
      <w:numFmt w:val="decimal"/>
      <w:lvlText w:val="%4."/>
      <w:lvlJc w:val="left"/>
      <w:pPr>
        <w:ind w:left="3360" w:hanging="360"/>
      </w:pPr>
    </w:lvl>
    <w:lvl w:ilvl="4" w:tplc="FFFFFFFF" w:tentative="1">
      <w:start w:val="1"/>
      <w:numFmt w:val="lowerLetter"/>
      <w:lvlText w:val="%5."/>
      <w:lvlJc w:val="left"/>
      <w:pPr>
        <w:ind w:left="4080" w:hanging="360"/>
      </w:pPr>
    </w:lvl>
    <w:lvl w:ilvl="5" w:tplc="FFFFFFFF" w:tentative="1">
      <w:start w:val="1"/>
      <w:numFmt w:val="lowerRoman"/>
      <w:lvlText w:val="%6."/>
      <w:lvlJc w:val="right"/>
      <w:pPr>
        <w:ind w:left="4800" w:hanging="180"/>
      </w:pPr>
    </w:lvl>
    <w:lvl w:ilvl="6" w:tplc="FFFFFFFF" w:tentative="1">
      <w:start w:val="1"/>
      <w:numFmt w:val="decimal"/>
      <w:lvlText w:val="%7."/>
      <w:lvlJc w:val="left"/>
      <w:pPr>
        <w:ind w:left="5520" w:hanging="360"/>
      </w:pPr>
    </w:lvl>
    <w:lvl w:ilvl="7" w:tplc="FFFFFFFF" w:tentative="1">
      <w:start w:val="1"/>
      <w:numFmt w:val="lowerLetter"/>
      <w:lvlText w:val="%8."/>
      <w:lvlJc w:val="left"/>
      <w:pPr>
        <w:ind w:left="6240" w:hanging="360"/>
      </w:pPr>
    </w:lvl>
    <w:lvl w:ilvl="8" w:tplc="FFFFFFFF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59" w15:restartNumberingAfterBreak="0">
    <w:nsid w:val="7D45266B"/>
    <w:multiLevelType w:val="hybridMultilevel"/>
    <w:tmpl w:val="CFDE0574"/>
    <w:lvl w:ilvl="0" w:tplc="FB60291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87823462">
    <w:abstractNumId w:val="26"/>
  </w:num>
  <w:num w:numId="2" w16cid:durableId="1011638">
    <w:abstractNumId w:val="51"/>
  </w:num>
  <w:num w:numId="3" w16cid:durableId="377509100">
    <w:abstractNumId w:val="24"/>
  </w:num>
  <w:num w:numId="4" w16cid:durableId="2112502907">
    <w:abstractNumId w:val="11"/>
  </w:num>
  <w:num w:numId="5" w16cid:durableId="943807167">
    <w:abstractNumId w:val="52"/>
  </w:num>
  <w:num w:numId="6" w16cid:durableId="350029605">
    <w:abstractNumId w:val="2"/>
  </w:num>
  <w:num w:numId="7" w16cid:durableId="1684362438">
    <w:abstractNumId w:val="15"/>
  </w:num>
  <w:num w:numId="8" w16cid:durableId="1040327762">
    <w:abstractNumId w:val="22"/>
  </w:num>
  <w:num w:numId="9" w16cid:durableId="1083070577">
    <w:abstractNumId w:val="56"/>
  </w:num>
  <w:num w:numId="10" w16cid:durableId="1757239739">
    <w:abstractNumId w:val="47"/>
  </w:num>
  <w:num w:numId="11" w16cid:durableId="1964730599">
    <w:abstractNumId w:val="29"/>
  </w:num>
  <w:num w:numId="12" w16cid:durableId="989671146">
    <w:abstractNumId w:val="53"/>
  </w:num>
  <w:num w:numId="13" w16cid:durableId="694111831">
    <w:abstractNumId w:val="12"/>
  </w:num>
  <w:num w:numId="14" w16cid:durableId="1493328829">
    <w:abstractNumId w:val="38"/>
  </w:num>
  <w:num w:numId="15" w16cid:durableId="814373697">
    <w:abstractNumId w:val="50"/>
  </w:num>
  <w:num w:numId="16" w16cid:durableId="921568579">
    <w:abstractNumId w:val="19"/>
  </w:num>
  <w:num w:numId="17" w16cid:durableId="248000562">
    <w:abstractNumId w:val="34"/>
  </w:num>
  <w:num w:numId="18" w16cid:durableId="160245823">
    <w:abstractNumId w:val="32"/>
  </w:num>
  <w:num w:numId="19" w16cid:durableId="952633703">
    <w:abstractNumId w:val="25"/>
  </w:num>
  <w:num w:numId="20" w16cid:durableId="934168186">
    <w:abstractNumId w:val="18"/>
  </w:num>
  <w:num w:numId="21" w16cid:durableId="129637315">
    <w:abstractNumId w:val="3"/>
  </w:num>
  <w:num w:numId="22" w16cid:durableId="28605697">
    <w:abstractNumId w:val="10"/>
  </w:num>
  <w:num w:numId="23" w16cid:durableId="1371999625">
    <w:abstractNumId w:val="4"/>
  </w:num>
  <w:num w:numId="24" w16cid:durableId="468321495">
    <w:abstractNumId w:val="7"/>
  </w:num>
  <w:num w:numId="25" w16cid:durableId="1999990461">
    <w:abstractNumId w:val="14"/>
  </w:num>
  <w:num w:numId="26" w16cid:durableId="602493429">
    <w:abstractNumId w:val="35"/>
  </w:num>
  <w:num w:numId="27" w16cid:durableId="102843222">
    <w:abstractNumId w:val="48"/>
  </w:num>
  <w:num w:numId="28" w16cid:durableId="1760636419">
    <w:abstractNumId w:val="31"/>
  </w:num>
  <w:num w:numId="29" w16cid:durableId="748237437">
    <w:abstractNumId w:val="55"/>
  </w:num>
  <w:num w:numId="30" w16cid:durableId="865944913">
    <w:abstractNumId w:val="59"/>
  </w:num>
  <w:num w:numId="31" w16cid:durableId="835458883">
    <w:abstractNumId w:val="20"/>
  </w:num>
  <w:num w:numId="32" w16cid:durableId="1140339435">
    <w:abstractNumId w:val="33"/>
  </w:num>
  <w:num w:numId="33" w16cid:durableId="392772843">
    <w:abstractNumId w:val="58"/>
  </w:num>
  <w:num w:numId="34" w16cid:durableId="1946036327">
    <w:abstractNumId w:val="49"/>
  </w:num>
  <w:num w:numId="35" w16cid:durableId="1603340016">
    <w:abstractNumId w:val="6"/>
  </w:num>
  <w:num w:numId="36" w16cid:durableId="1083453906">
    <w:abstractNumId w:val="57"/>
  </w:num>
  <w:num w:numId="37" w16cid:durableId="485049844">
    <w:abstractNumId w:val="8"/>
  </w:num>
  <w:num w:numId="38" w16cid:durableId="9381830">
    <w:abstractNumId w:val="23"/>
  </w:num>
  <w:num w:numId="39" w16cid:durableId="1073238166">
    <w:abstractNumId w:val="41"/>
  </w:num>
  <w:num w:numId="40" w16cid:durableId="972293609">
    <w:abstractNumId w:val="17"/>
  </w:num>
  <w:num w:numId="41" w16cid:durableId="1323774425">
    <w:abstractNumId w:val="13"/>
  </w:num>
  <w:num w:numId="42" w16cid:durableId="574509012">
    <w:abstractNumId w:val="27"/>
  </w:num>
  <w:num w:numId="43" w16cid:durableId="598835006">
    <w:abstractNumId w:val="45"/>
  </w:num>
  <w:num w:numId="44" w16cid:durableId="937712656">
    <w:abstractNumId w:val="5"/>
  </w:num>
  <w:num w:numId="45" w16cid:durableId="320502736">
    <w:abstractNumId w:val="16"/>
  </w:num>
  <w:num w:numId="46" w16cid:durableId="113057420">
    <w:abstractNumId w:val="5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111170199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1720981740">
    <w:abstractNumId w:val="39"/>
  </w:num>
  <w:num w:numId="49" w16cid:durableId="371923622">
    <w:abstractNumId w:val="1"/>
  </w:num>
  <w:num w:numId="50" w16cid:durableId="1071661833">
    <w:abstractNumId w:val="0"/>
  </w:num>
  <w:num w:numId="51" w16cid:durableId="1076783479">
    <w:abstractNumId w:val="37"/>
  </w:num>
  <w:num w:numId="52" w16cid:durableId="1620868588">
    <w:abstractNumId w:val="40"/>
  </w:num>
  <w:num w:numId="53" w16cid:durableId="687489626">
    <w:abstractNumId w:val="30"/>
  </w:num>
  <w:num w:numId="54" w16cid:durableId="1239753852">
    <w:abstractNumId w:val="28"/>
  </w:num>
  <w:num w:numId="55" w16cid:durableId="1502550922">
    <w:abstractNumId w:val="36"/>
  </w:num>
  <w:num w:numId="56" w16cid:durableId="223218260">
    <w:abstractNumId w:val="44"/>
  </w:num>
  <w:num w:numId="57" w16cid:durableId="1724400424">
    <w:abstractNumId w:val="9"/>
  </w:num>
  <w:num w:numId="58" w16cid:durableId="296301939">
    <w:abstractNumId w:val="42"/>
  </w:num>
  <w:num w:numId="59" w16cid:durableId="377240136">
    <w:abstractNumId w:val="43"/>
  </w:num>
  <w:num w:numId="60" w16cid:durableId="416100309">
    <w:abstractNumId w:val="2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kiranastha3010@outlook.com">
    <w15:presenceInfo w15:providerId="Windows Live" w15:userId="d4bd20e0de4189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FF8"/>
    <w:rsid w:val="00005AA7"/>
    <w:rsid w:val="000363C2"/>
    <w:rsid w:val="00037532"/>
    <w:rsid w:val="00050E6C"/>
    <w:rsid w:val="000536D5"/>
    <w:rsid w:val="00054250"/>
    <w:rsid w:val="0005461C"/>
    <w:rsid w:val="00055989"/>
    <w:rsid w:val="00061831"/>
    <w:rsid w:val="000658BC"/>
    <w:rsid w:val="00074481"/>
    <w:rsid w:val="000778CD"/>
    <w:rsid w:val="000A32E9"/>
    <w:rsid w:val="000D5050"/>
    <w:rsid w:val="000F58E3"/>
    <w:rsid w:val="00100024"/>
    <w:rsid w:val="001238B9"/>
    <w:rsid w:val="00126957"/>
    <w:rsid w:val="001327AE"/>
    <w:rsid w:val="0014248B"/>
    <w:rsid w:val="0014681A"/>
    <w:rsid w:val="00162E66"/>
    <w:rsid w:val="00164796"/>
    <w:rsid w:val="00185C82"/>
    <w:rsid w:val="00193884"/>
    <w:rsid w:val="001C286F"/>
    <w:rsid w:val="001D1213"/>
    <w:rsid w:val="001E0A08"/>
    <w:rsid w:val="001F243F"/>
    <w:rsid w:val="00210E31"/>
    <w:rsid w:val="00211B14"/>
    <w:rsid w:val="0022531A"/>
    <w:rsid w:val="00226014"/>
    <w:rsid w:val="00245369"/>
    <w:rsid w:val="00256EED"/>
    <w:rsid w:val="00265406"/>
    <w:rsid w:val="002B3ABD"/>
    <w:rsid w:val="002C53B7"/>
    <w:rsid w:val="002D0039"/>
    <w:rsid w:val="002D35D4"/>
    <w:rsid w:val="002D360A"/>
    <w:rsid w:val="002E47A3"/>
    <w:rsid w:val="002F1932"/>
    <w:rsid w:val="002F4F99"/>
    <w:rsid w:val="00310737"/>
    <w:rsid w:val="00312C58"/>
    <w:rsid w:val="00313C64"/>
    <w:rsid w:val="003140BC"/>
    <w:rsid w:val="00334198"/>
    <w:rsid w:val="003512E1"/>
    <w:rsid w:val="00374D6E"/>
    <w:rsid w:val="00381BC6"/>
    <w:rsid w:val="0038285F"/>
    <w:rsid w:val="003B4C75"/>
    <w:rsid w:val="003C6FBA"/>
    <w:rsid w:val="003D0086"/>
    <w:rsid w:val="003D493A"/>
    <w:rsid w:val="003E78C6"/>
    <w:rsid w:val="003E7D23"/>
    <w:rsid w:val="00407A6C"/>
    <w:rsid w:val="0042702A"/>
    <w:rsid w:val="0044027F"/>
    <w:rsid w:val="0044583B"/>
    <w:rsid w:val="00457236"/>
    <w:rsid w:val="00470DDA"/>
    <w:rsid w:val="00486FF8"/>
    <w:rsid w:val="00491819"/>
    <w:rsid w:val="00494097"/>
    <w:rsid w:val="004A1C73"/>
    <w:rsid w:val="004A39D1"/>
    <w:rsid w:val="004C0C5E"/>
    <w:rsid w:val="00502A03"/>
    <w:rsid w:val="00515566"/>
    <w:rsid w:val="00520AC0"/>
    <w:rsid w:val="00525F44"/>
    <w:rsid w:val="00531E7D"/>
    <w:rsid w:val="005466A8"/>
    <w:rsid w:val="00550FDC"/>
    <w:rsid w:val="005574F6"/>
    <w:rsid w:val="0056250A"/>
    <w:rsid w:val="0057034E"/>
    <w:rsid w:val="00570BA3"/>
    <w:rsid w:val="00590E82"/>
    <w:rsid w:val="005C65DB"/>
    <w:rsid w:val="005D2035"/>
    <w:rsid w:val="005F2A27"/>
    <w:rsid w:val="005F532D"/>
    <w:rsid w:val="0062757F"/>
    <w:rsid w:val="00633045"/>
    <w:rsid w:val="00646966"/>
    <w:rsid w:val="00657625"/>
    <w:rsid w:val="00662927"/>
    <w:rsid w:val="00664F1F"/>
    <w:rsid w:val="00666AC5"/>
    <w:rsid w:val="00683D6B"/>
    <w:rsid w:val="006846B5"/>
    <w:rsid w:val="006A5B74"/>
    <w:rsid w:val="006A6BC2"/>
    <w:rsid w:val="006A7EDE"/>
    <w:rsid w:val="006C4233"/>
    <w:rsid w:val="006C5ABA"/>
    <w:rsid w:val="006E1B20"/>
    <w:rsid w:val="006E2E7C"/>
    <w:rsid w:val="006E76AB"/>
    <w:rsid w:val="006F6A76"/>
    <w:rsid w:val="00703577"/>
    <w:rsid w:val="0072006F"/>
    <w:rsid w:val="00723736"/>
    <w:rsid w:val="00736EA2"/>
    <w:rsid w:val="00755973"/>
    <w:rsid w:val="00761A88"/>
    <w:rsid w:val="00763DBF"/>
    <w:rsid w:val="00773721"/>
    <w:rsid w:val="00775409"/>
    <w:rsid w:val="00792579"/>
    <w:rsid w:val="00797D2E"/>
    <w:rsid w:val="007A2105"/>
    <w:rsid w:val="007C0C57"/>
    <w:rsid w:val="007C12B7"/>
    <w:rsid w:val="007C5FBF"/>
    <w:rsid w:val="00813384"/>
    <w:rsid w:val="00820CA9"/>
    <w:rsid w:val="0082307D"/>
    <w:rsid w:val="008311D9"/>
    <w:rsid w:val="008437DF"/>
    <w:rsid w:val="0088535B"/>
    <w:rsid w:val="0088747D"/>
    <w:rsid w:val="00891FE5"/>
    <w:rsid w:val="008A7CB2"/>
    <w:rsid w:val="008E1498"/>
    <w:rsid w:val="008E5D29"/>
    <w:rsid w:val="008E636B"/>
    <w:rsid w:val="008F0139"/>
    <w:rsid w:val="009072E7"/>
    <w:rsid w:val="00923B33"/>
    <w:rsid w:val="0092743D"/>
    <w:rsid w:val="00933577"/>
    <w:rsid w:val="0093585D"/>
    <w:rsid w:val="009434EA"/>
    <w:rsid w:val="00944F4D"/>
    <w:rsid w:val="00945856"/>
    <w:rsid w:val="00955080"/>
    <w:rsid w:val="009558CB"/>
    <w:rsid w:val="00994C61"/>
    <w:rsid w:val="009A0FEA"/>
    <w:rsid w:val="009A1181"/>
    <w:rsid w:val="009B43EE"/>
    <w:rsid w:val="009C6786"/>
    <w:rsid w:val="009D60DF"/>
    <w:rsid w:val="009D70C9"/>
    <w:rsid w:val="009D73A5"/>
    <w:rsid w:val="009E68DE"/>
    <w:rsid w:val="009F201A"/>
    <w:rsid w:val="009F5981"/>
    <w:rsid w:val="00A01507"/>
    <w:rsid w:val="00A13790"/>
    <w:rsid w:val="00A15734"/>
    <w:rsid w:val="00A2602F"/>
    <w:rsid w:val="00A2701F"/>
    <w:rsid w:val="00A33924"/>
    <w:rsid w:val="00A46425"/>
    <w:rsid w:val="00A473AD"/>
    <w:rsid w:val="00A642CB"/>
    <w:rsid w:val="00A71C59"/>
    <w:rsid w:val="00A817A9"/>
    <w:rsid w:val="00A84A6F"/>
    <w:rsid w:val="00A86C56"/>
    <w:rsid w:val="00A941B7"/>
    <w:rsid w:val="00AC7649"/>
    <w:rsid w:val="00AD00D2"/>
    <w:rsid w:val="00AE2DBD"/>
    <w:rsid w:val="00B02101"/>
    <w:rsid w:val="00B119A2"/>
    <w:rsid w:val="00B14729"/>
    <w:rsid w:val="00B50B38"/>
    <w:rsid w:val="00B63D3F"/>
    <w:rsid w:val="00B91AA1"/>
    <w:rsid w:val="00BB6F39"/>
    <w:rsid w:val="00BC3A9E"/>
    <w:rsid w:val="00BD08B9"/>
    <w:rsid w:val="00BD16CD"/>
    <w:rsid w:val="00BD4AB0"/>
    <w:rsid w:val="00BD4E68"/>
    <w:rsid w:val="00BE03AE"/>
    <w:rsid w:val="00BE4E3A"/>
    <w:rsid w:val="00C00FDC"/>
    <w:rsid w:val="00C02C62"/>
    <w:rsid w:val="00C0538C"/>
    <w:rsid w:val="00C2439C"/>
    <w:rsid w:val="00C47F9B"/>
    <w:rsid w:val="00C622B7"/>
    <w:rsid w:val="00C6788A"/>
    <w:rsid w:val="00C82EE9"/>
    <w:rsid w:val="00C83A79"/>
    <w:rsid w:val="00C937F4"/>
    <w:rsid w:val="00C94DCF"/>
    <w:rsid w:val="00C96494"/>
    <w:rsid w:val="00CA5569"/>
    <w:rsid w:val="00CC2BC8"/>
    <w:rsid w:val="00CD56B5"/>
    <w:rsid w:val="00CE1344"/>
    <w:rsid w:val="00CE32C7"/>
    <w:rsid w:val="00CE744E"/>
    <w:rsid w:val="00CE765F"/>
    <w:rsid w:val="00CF0B5D"/>
    <w:rsid w:val="00CF77AF"/>
    <w:rsid w:val="00D10FFF"/>
    <w:rsid w:val="00D12956"/>
    <w:rsid w:val="00D131BF"/>
    <w:rsid w:val="00D13DB7"/>
    <w:rsid w:val="00D14379"/>
    <w:rsid w:val="00D17317"/>
    <w:rsid w:val="00D24D21"/>
    <w:rsid w:val="00D27F2E"/>
    <w:rsid w:val="00D439B3"/>
    <w:rsid w:val="00D55F87"/>
    <w:rsid w:val="00D577CD"/>
    <w:rsid w:val="00D63FE8"/>
    <w:rsid w:val="00D86BE7"/>
    <w:rsid w:val="00D91488"/>
    <w:rsid w:val="00DB2057"/>
    <w:rsid w:val="00DD71EE"/>
    <w:rsid w:val="00DF74B2"/>
    <w:rsid w:val="00E011BC"/>
    <w:rsid w:val="00E21164"/>
    <w:rsid w:val="00E338A5"/>
    <w:rsid w:val="00E41BE5"/>
    <w:rsid w:val="00E43EE8"/>
    <w:rsid w:val="00E53B0C"/>
    <w:rsid w:val="00E67D13"/>
    <w:rsid w:val="00E8219B"/>
    <w:rsid w:val="00EB097F"/>
    <w:rsid w:val="00EB41C4"/>
    <w:rsid w:val="00EC11D3"/>
    <w:rsid w:val="00EC76BA"/>
    <w:rsid w:val="00ED4C05"/>
    <w:rsid w:val="00EE2F42"/>
    <w:rsid w:val="00EF3A08"/>
    <w:rsid w:val="00F12517"/>
    <w:rsid w:val="00F13C51"/>
    <w:rsid w:val="00F22441"/>
    <w:rsid w:val="00F26F92"/>
    <w:rsid w:val="00F42CD9"/>
    <w:rsid w:val="00F5603E"/>
    <w:rsid w:val="00F56BA3"/>
    <w:rsid w:val="00F65BD1"/>
    <w:rsid w:val="00F67543"/>
    <w:rsid w:val="00F77D15"/>
    <w:rsid w:val="00FB3EE6"/>
    <w:rsid w:val="00FC590F"/>
    <w:rsid w:val="00FD4603"/>
    <w:rsid w:val="00FD6A3A"/>
    <w:rsid w:val="00FF0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8EAC65"/>
  <w15:docId w15:val="{0AAE5759-7727-4836-9ABB-471B98F97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840" w:hanging="36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692" w:right="1691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84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1437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1437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1437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14379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FD6A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0658BC"/>
    <w:pPr>
      <w:widowControl/>
      <w:autoSpaceDE/>
      <w:autoSpaceDN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220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0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8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0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4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69A193-98A6-4621-9AB6-9EFC20BBE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947</TotalTime>
  <Pages>21</Pages>
  <Words>1760</Words>
  <Characters>10036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pooji jonnala</dc:creator>
  <cp:lastModifiedBy>kiranastha3010@outlook.com</cp:lastModifiedBy>
  <cp:revision>60</cp:revision>
  <cp:lastPrinted>2024-12-15T14:59:00Z</cp:lastPrinted>
  <dcterms:created xsi:type="dcterms:W3CDTF">2025-01-31T13:51:00Z</dcterms:created>
  <dcterms:modified xsi:type="dcterms:W3CDTF">2025-03-09T16:38:00Z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2024-11-29T00:00:00Z</vt:filetime>
  </property>
</Properties>
</file>